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11EF0" w14:textId="77777777" w:rsidR="0093622B" w:rsidRDefault="0093622B">
      <w:pPr>
        <w:pStyle w:val="BodyText"/>
        <w:widowControl/>
        <w:jc w:val="center"/>
        <w:rPr>
          <w:sz w:val="20"/>
        </w:rPr>
      </w:pPr>
      <w:bookmarkStart w:id="0" w:name="_Hlk99299105"/>
      <w:bookmarkEnd w:id="0"/>
    </w:p>
    <w:p w14:paraId="051CA246" w14:textId="77777777" w:rsidR="0093622B" w:rsidRDefault="0093622B">
      <w:pPr>
        <w:pStyle w:val="BodyText"/>
        <w:widowControl/>
        <w:jc w:val="center"/>
        <w:rPr>
          <w:sz w:val="20"/>
        </w:rPr>
      </w:pPr>
    </w:p>
    <w:p w14:paraId="368A1D0A" w14:textId="77777777" w:rsidR="0093622B" w:rsidRDefault="0093622B">
      <w:pPr>
        <w:pStyle w:val="BodyText"/>
        <w:widowControl/>
        <w:jc w:val="center"/>
        <w:rPr>
          <w:sz w:val="20"/>
        </w:rPr>
      </w:pPr>
    </w:p>
    <w:p w14:paraId="6B88D8A7" w14:textId="77777777" w:rsidR="0093622B" w:rsidRDefault="0093622B">
      <w:pPr>
        <w:pStyle w:val="BodyText"/>
        <w:widowControl/>
        <w:jc w:val="center"/>
        <w:rPr>
          <w:sz w:val="20"/>
        </w:rPr>
      </w:pPr>
    </w:p>
    <w:p w14:paraId="7BEC7E91" w14:textId="77777777" w:rsidR="0093622B" w:rsidRDefault="0093622B">
      <w:pPr>
        <w:pStyle w:val="BodyText"/>
        <w:widowControl/>
        <w:rPr>
          <w:sz w:val="20"/>
        </w:rPr>
      </w:pPr>
    </w:p>
    <w:p w14:paraId="3AC08347" w14:textId="77777777" w:rsidR="0093622B" w:rsidRDefault="0093622B">
      <w:pPr>
        <w:pStyle w:val="BodyText"/>
        <w:widowControl/>
        <w:jc w:val="center"/>
        <w:rPr>
          <w:sz w:val="20"/>
        </w:rPr>
      </w:pPr>
    </w:p>
    <w:p w14:paraId="0679055A" w14:textId="77777777" w:rsidR="0093622B" w:rsidRDefault="0093622B">
      <w:pPr>
        <w:pStyle w:val="BodyText"/>
        <w:widowControl/>
        <w:spacing w:before="11"/>
        <w:jc w:val="center"/>
        <w:rPr>
          <w:rFonts w:ascii="Book Antiqua" w:hAnsi="Book Antiqua"/>
          <w:sz w:val="16"/>
        </w:rPr>
      </w:pPr>
    </w:p>
    <w:p w14:paraId="6BCEF6E7" w14:textId="77777777" w:rsidR="0093622B" w:rsidRDefault="009F4868">
      <w:pPr>
        <w:widowControl/>
        <w:spacing w:before="105"/>
        <w:jc w:val="center"/>
        <w:rPr>
          <w:rFonts w:ascii="Book Antiqua" w:hAnsi="Book Antiqua"/>
          <w:b/>
          <w:sz w:val="26"/>
          <w:szCs w:val="26"/>
        </w:rPr>
      </w:pPr>
      <w:r>
        <w:rPr>
          <w:rFonts w:ascii="Book Antiqua" w:hAnsi="Book Antiqua"/>
          <w:b/>
          <w:sz w:val="26"/>
          <w:szCs w:val="26"/>
        </w:rPr>
        <w:t>UNIVERSIDAD</w:t>
      </w:r>
      <w:r>
        <w:rPr>
          <w:rFonts w:ascii="Book Antiqua" w:hAnsi="Book Antiqua"/>
          <w:b/>
          <w:spacing w:val="33"/>
          <w:sz w:val="26"/>
          <w:szCs w:val="26"/>
        </w:rPr>
        <w:t xml:space="preserve"> </w:t>
      </w:r>
      <w:r>
        <w:rPr>
          <w:rFonts w:ascii="Book Antiqua" w:hAnsi="Book Antiqua"/>
          <w:b/>
          <w:sz w:val="26"/>
          <w:szCs w:val="26"/>
        </w:rPr>
        <w:t>AUTÓNOMA</w:t>
      </w:r>
      <w:r>
        <w:rPr>
          <w:rFonts w:ascii="Book Antiqua" w:hAnsi="Book Antiqua"/>
          <w:b/>
          <w:spacing w:val="33"/>
          <w:sz w:val="26"/>
          <w:szCs w:val="26"/>
        </w:rPr>
        <w:t xml:space="preserve"> </w:t>
      </w:r>
      <w:r>
        <w:rPr>
          <w:rFonts w:ascii="Book Antiqua" w:hAnsi="Book Antiqua"/>
          <w:b/>
          <w:sz w:val="26"/>
          <w:szCs w:val="26"/>
        </w:rPr>
        <w:t>DE</w:t>
      </w:r>
      <w:r>
        <w:rPr>
          <w:rFonts w:ascii="Book Antiqua" w:hAnsi="Book Antiqua"/>
          <w:b/>
          <w:spacing w:val="33"/>
          <w:sz w:val="26"/>
          <w:szCs w:val="26"/>
        </w:rPr>
        <w:t xml:space="preserve"> </w:t>
      </w:r>
      <w:r>
        <w:rPr>
          <w:rFonts w:ascii="Book Antiqua" w:hAnsi="Book Antiqua"/>
          <w:b/>
          <w:sz w:val="26"/>
          <w:szCs w:val="26"/>
        </w:rPr>
        <w:t>MADRID</w:t>
      </w:r>
    </w:p>
    <w:p w14:paraId="7DE2F85F" w14:textId="77777777" w:rsidR="0093622B" w:rsidRDefault="009F4868">
      <w:pPr>
        <w:widowControl/>
        <w:spacing w:before="62"/>
        <w:jc w:val="center"/>
        <w:rPr>
          <w:rFonts w:ascii="Book Antiqua" w:hAnsi="Book Antiqua"/>
          <w:b/>
        </w:rPr>
      </w:pPr>
      <w:r>
        <w:rPr>
          <w:rFonts w:ascii="Book Antiqua" w:hAnsi="Book Antiqua"/>
          <w:b/>
        </w:rPr>
        <w:t>ESCUELA</w:t>
      </w:r>
      <w:r>
        <w:rPr>
          <w:rFonts w:ascii="Book Antiqua" w:hAnsi="Book Antiqua"/>
          <w:b/>
          <w:spacing w:val="-6"/>
        </w:rPr>
        <w:t xml:space="preserve"> </w:t>
      </w:r>
      <w:r>
        <w:rPr>
          <w:rFonts w:ascii="Book Antiqua" w:hAnsi="Book Antiqua"/>
          <w:b/>
        </w:rPr>
        <w:t>POLITÉCNICA</w:t>
      </w:r>
      <w:r>
        <w:rPr>
          <w:rFonts w:ascii="Book Antiqua" w:hAnsi="Book Antiqua"/>
          <w:b/>
          <w:spacing w:val="-6"/>
        </w:rPr>
        <w:t xml:space="preserve"> </w:t>
      </w:r>
      <w:r>
        <w:rPr>
          <w:rFonts w:ascii="Book Antiqua" w:hAnsi="Book Antiqua"/>
          <w:b/>
        </w:rPr>
        <w:t>SUPERIOR</w:t>
      </w:r>
    </w:p>
    <w:p w14:paraId="075F497B" w14:textId="77777777" w:rsidR="0093622B" w:rsidRDefault="0093622B">
      <w:pPr>
        <w:pStyle w:val="BodyText"/>
        <w:widowControl/>
        <w:jc w:val="center"/>
        <w:rPr>
          <w:rFonts w:ascii="Book Antiqua" w:hAnsi="Book Antiqua"/>
          <w:b/>
          <w:sz w:val="22"/>
          <w:szCs w:val="22"/>
        </w:rPr>
      </w:pPr>
    </w:p>
    <w:p w14:paraId="6D9295A0" w14:textId="77777777" w:rsidR="0093622B" w:rsidRDefault="0093622B">
      <w:pPr>
        <w:pStyle w:val="BodyText"/>
        <w:widowControl/>
        <w:jc w:val="center"/>
        <w:rPr>
          <w:rFonts w:ascii="Book Antiqua" w:hAnsi="Book Antiqua"/>
          <w:b/>
          <w:sz w:val="22"/>
          <w:szCs w:val="22"/>
        </w:rPr>
      </w:pPr>
    </w:p>
    <w:p w14:paraId="2B82FFD5" w14:textId="77777777" w:rsidR="0093622B" w:rsidRDefault="0093622B">
      <w:pPr>
        <w:pStyle w:val="BodyText"/>
        <w:widowControl/>
        <w:jc w:val="center"/>
        <w:rPr>
          <w:rFonts w:ascii="Book Antiqua" w:hAnsi="Book Antiqua"/>
          <w:b/>
          <w:sz w:val="22"/>
          <w:szCs w:val="22"/>
        </w:rPr>
      </w:pPr>
    </w:p>
    <w:p w14:paraId="5B9D46A6" w14:textId="77777777" w:rsidR="0093622B" w:rsidRDefault="009F4868">
      <w:pPr>
        <w:pStyle w:val="BodyText"/>
        <w:widowControl/>
        <w:jc w:val="center"/>
        <w:rPr>
          <w:rFonts w:ascii="Book Antiqua" w:hAnsi="Book Antiqua"/>
          <w:b/>
          <w:sz w:val="20"/>
        </w:rPr>
      </w:pPr>
      <w:r>
        <w:rPr>
          <w:rFonts w:ascii="Book Antiqua" w:hAnsi="Book Antiqua"/>
          <w:b/>
          <w:noProof/>
          <w:sz w:val="20"/>
        </w:rPr>
        <w:drawing>
          <wp:anchor distT="0" distB="0" distL="0" distR="0" simplePos="0" relativeHeight="251658242" behindDoc="0" locked="0" layoutInCell="1" allowOverlap="1" wp14:anchorId="1DAAEB63" wp14:editId="4114EE96">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Pr>
          <w:rFonts w:ascii="Book Antiqua" w:hAnsi="Book Antiqua"/>
          <w:b/>
          <w:noProof/>
          <w:sz w:val="20"/>
        </w:rPr>
        <w:drawing>
          <wp:anchor distT="0" distB="0" distL="0" distR="0" simplePos="0" relativeHeight="251658243" behindDoc="0" locked="0" layoutInCell="1" allowOverlap="1" wp14:anchorId="5B11BE1E" wp14:editId="52B765A1">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3BAC37F4" w14:textId="77777777" w:rsidR="0093622B" w:rsidRDefault="0093622B">
      <w:pPr>
        <w:pStyle w:val="BodyText"/>
        <w:widowControl/>
        <w:jc w:val="center"/>
        <w:rPr>
          <w:rFonts w:ascii="Book Antiqua" w:hAnsi="Book Antiqua"/>
          <w:b/>
          <w:sz w:val="22"/>
          <w:szCs w:val="22"/>
        </w:rPr>
      </w:pPr>
    </w:p>
    <w:p w14:paraId="58EB69D3" w14:textId="77777777" w:rsidR="0093622B" w:rsidRDefault="0093622B">
      <w:pPr>
        <w:pStyle w:val="BodyText"/>
        <w:widowControl/>
        <w:jc w:val="center"/>
        <w:rPr>
          <w:rFonts w:ascii="Book Antiqua" w:hAnsi="Book Antiqua"/>
          <w:b/>
          <w:sz w:val="22"/>
          <w:szCs w:val="22"/>
        </w:rPr>
      </w:pPr>
    </w:p>
    <w:p w14:paraId="5A47A9DA" w14:textId="77777777" w:rsidR="0093622B" w:rsidRDefault="0093622B">
      <w:pPr>
        <w:pStyle w:val="BodyText"/>
        <w:widowControl/>
        <w:spacing w:before="4"/>
        <w:jc w:val="center"/>
        <w:rPr>
          <w:rFonts w:ascii="Book Antiqua" w:hAnsi="Book Antiqua"/>
          <w:b/>
          <w:sz w:val="22"/>
          <w:szCs w:val="22"/>
        </w:rPr>
      </w:pPr>
    </w:p>
    <w:p w14:paraId="0A4C071C" w14:textId="77777777" w:rsidR="0093622B" w:rsidRDefault="0093622B">
      <w:pPr>
        <w:pStyle w:val="BodyText"/>
        <w:widowControl/>
        <w:rPr>
          <w:rFonts w:ascii="Book Antiqua" w:hAnsi="Book Antiqua"/>
          <w:b/>
          <w:sz w:val="22"/>
          <w:szCs w:val="22"/>
        </w:rPr>
      </w:pPr>
    </w:p>
    <w:p w14:paraId="21B97AC4" w14:textId="77777777" w:rsidR="0093622B" w:rsidRDefault="0093622B">
      <w:pPr>
        <w:pStyle w:val="BodyText"/>
        <w:widowControl/>
        <w:spacing w:before="10"/>
        <w:jc w:val="center"/>
        <w:rPr>
          <w:rFonts w:ascii="Book Antiqua" w:hAnsi="Book Antiqua"/>
          <w:b/>
          <w:sz w:val="25"/>
        </w:rPr>
      </w:pPr>
    </w:p>
    <w:p w14:paraId="63A77084" w14:textId="24E87AC5" w:rsidR="0093622B" w:rsidRDefault="009F4868">
      <w:pPr>
        <w:widowControl/>
        <w:spacing w:before="98"/>
        <w:jc w:val="center"/>
        <w:rPr>
          <w:rFonts w:ascii="Book Antiqua" w:hAnsi="Book Antiqua"/>
          <w:b/>
        </w:rPr>
      </w:pPr>
      <w:r>
        <w:rPr>
          <w:rFonts w:ascii="Book Antiqua" w:hAnsi="Book Antiqua"/>
          <w:b/>
        </w:rPr>
        <w:t xml:space="preserve">Grado en Ingeniería </w:t>
      </w:r>
      <w:r w:rsidR="002F3FA0">
        <w:rPr>
          <w:rFonts w:ascii="Book Antiqua" w:hAnsi="Book Antiqua"/>
          <w:b/>
        </w:rPr>
        <w:t>Informática</w:t>
      </w:r>
    </w:p>
    <w:p w14:paraId="29946473" w14:textId="77777777" w:rsidR="0093622B" w:rsidRDefault="0093622B">
      <w:pPr>
        <w:pStyle w:val="BodyText"/>
        <w:widowControl/>
        <w:jc w:val="center"/>
        <w:rPr>
          <w:rFonts w:ascii="Book Antiqua" w:hAnsi="Book Antiqua"/>
          <w:b/>
          <w:sz w:val="30"/>
        </w:rPr>
      </w:pPr>
    </w:p>
    <w:p w14:paraId="3CDE6A37" w14:textId="77777777" w:rsidR="0093622B" w:rsidRDefault="0093622B">
      <w:pPr>
        <w:pStyle w:val="BodyText"/>
        <w:widowControl/>
        <w:spacing w:before="11"/>
        <w:jc w:val="center"/>
        <w:rPr>
          <w:rFonts w:ascii="Book Antiqua" w:hAnsi="Book Antiqua"/>
          <w:b/>
          <w:sz w:val="27"/>
        </w:rPr>
      </w:pPr>
    </w:p>
    <w:p w14:paraId="3B9DA309" w14:textId="77777777" w:rsidR="0093622B" w:rsidRDefault="009F4868">
      <w:pPr>
        <w:widowControl/>
        <w:jc w:val="center"/>
        <w:rPr>
          <w:rFonts w:ascii="Book Antiqua" w:hAnsi="Book Antiqua"/>
          <w:b/>
          <w:sz w:val="41"/>
        </w:rPr>
      </w:pPr>
      <w:r>
        <w:rPr>
          <w:rFonts w:ascii="Book Antiqua" w:hAnsi="Book Antiqua"/>
          <w:b/>
          <w:sz w:val="40"/>
          <w:szCs w:val="40"/>
        </w:rPr>
        <w:t>TRABAJO</w:t>
      </w:r>
      <w:r>
        <w:rPr>
          <w:rFonts w:ascii="Book Antiqua" w:hAnsi="Book Antiqua"/>
          <w:b/>
          <w:spacing w:val="9"/>
          <w:sz w:val="41"/>
        </w:rPr>
        <w:t xml:space="preserve"> </w:t>
      </w:r>
      <w:r>
        <w:rPr>
          <w:rFonts w:ascii="Book Antiqua" w:hAnsi="Book Antiqua"/>
          <w:b/>
          <w:sz w:val="41"/>
        </w:rPr>
        <w:t>FIN</w:t>
      </w:r>
      <w:r>
        <w:rPr>
          <w:rFonts w:ascii="Book Antiqua" w:hAnsi="Book Antiqua"/>
          <w:b/>
          <w:spacing w:val="9"/>
          <w:sz w:val="41"/>
        </w:rPr>
        <w:t xml:space="preserve"> </w:t>
      </w:r>
      <w:r>
        <w:rPr>
          <w:rFonts w:ascii="Book Antiqua" w:hAnsi="Book Antiqua"/>
          <w:b/>
          <w:sz w:val="41"/>
        </w:rPr>
        <w:t>DE</w:t>
      </w:r>
      <w:r>
        <w:rPr>
          <w:rFonts w:ascii="Book Antiqua" w:hAnsi="Book Antiqua"/>
          <w:b/>
          <w:spacing w:val="9"/>
          <w:sz w:val="41"/>
        </w:rPr>
        <w:t xml:space="preserve"> </w:t>
      </w:r>
      <w:r>
        <w:rPr>
          <w:rFonts w:ascii="Book Antiqua" w:hAnsi="Book Antiqua"/>
          <w:b/>
          <w:sz w:val="41"/>
        </w:rPr>
        <w:t>GRADO</w:t>
      </w:r>
    </w:p>
    <w:p w14:paraId="29846F0E" w14:textId="77777777" w:rsidR="0093622B" w:rsidRDefault="0093622B">
      <w:pPr>
        <w:pStyle w:val="BodyText"/>
        <w:widowControl/>
        <w:spacing w:before="11"/>
        <w:jc w:val="center"/>
        <w:rPr>
          <w:rFonts w:ascii="Book Antiqua" w:hAnsi="Book Antiqua"/>
          <w:b/>
          <w:sz w:val="63"/>
        </w:rPr>
      </w:pPr>
    </w:p>
    <w:p w14:paraId="74543100" w14:textId="4DFE765D" w:rsidR="0093622B" w:rsidRDefault="00981727" w:rsidP="218C818F">
      <w:pPr>
        <w:widowControl/>
        <w:spacing w:before="1"/>
        <w:jc w:val="center"/>
        <w:rPr>
          <w:rFonts w:ascii="Book Antiqua" w:hAnsi="Book Antiqua"/>
          <w:b/>
          <w:bCs/>
          <w:sz w:val="28"/>
          <w:szCs w:val="28"/>
        </w:rPr>
      </w:pPr>
      <w:r w:rsidRPr="218C818F">
        <w:rPr>
          <w:rFonts w:ascii="Book Antiqua" w:hAnsi="Book Antiqua"/>
          <w:b/>
          <w:sz w:val="24"/>
          <w:szCs w:val="24"/>
        </w:rPr>
        <w:t xml:space="preserve">Caracterización </w:t>
      </w:r>
      <w:r w:rsidR="00DF1B5D" w:rsidRPr="218C818F">
        <w:rPr>
          <w:rFonts w:ascii="Book Antiqua" w:hAnsi="Book Antiqua"/>
          <w:b/>
          <w:sz w:val="24"/>
          <w:szCs w:val="24"/>
        </w:rPr>
        <w:t xml:space="preserve">de series temporales de tráfico de red </w:t>
      </w:r>
    </w:p>
    <w:p w14:paraId="58A53D4F" w14:textId="5DE12BC5" w:rsidR="0093622B" w:rsidRDefault="00DF1B5D">
      <w:pPr>
        <w:widowControl/>
        <w:spacing w:before="1"/>
        <w:jc w:val="center"/>
        <w:rPr>
          <w:rFonts w:ascii="Book Antiqua" w:hAnsi="Book Antiqua"/>
          <w:b/>
          <w:sz w:val="28"/>
          <w:szCs w:val="28"/>
        </w:rPr>
      </w:pPr>
      <w:r w:rsidRPr="218C818F">
        <w:rPr>
          <w:rFonts w:ascii="Book Antiqua" w:hAnsi="Book Antiqua"/>
          <w:b/>
          <w:sz w:val="24"/>
          <w:szCs w:val="24"/>
        </w:rPr>
        <w:t>mediante la transformada Wavelet</w:t>
      </w:r>
    </w:p>
    <w:p w14:paraId="562DD5A4" w14:textId="77777777" w:rsidR="0093622B" w:rsidRDefault="0093622B">
      <w:pPr>
        <w:widowControl/>
        <w:spacing w:before="262"/>
        <w:jc w:val="center"/>
        <w:rPr>
          <w:rFonts w:ascii="Book Antiqua" w:hAnsi="Book Antiqua"/>
          <w:b/>
          <w:sz w:val="24"/>
        </w:rPr>
      </w:pPr>
    </w:p>
    <w:p w14:paraId="3769DB88" w14:textId="77777777" w:rsidR="0093622B" w:rsidRDefault="0093622B">
      <w:pPr>
        <w:pStyle w:val="BodyText"/>
        <w:widowControl/>
        <w:jc w:val="center"/>
        <w:rPr>
          <w:rFonts w:ascii="Book Antiqua" w:hAnsi="Book Antiqua"/>
          <w:b/>
          <w:sz w:val="30"/>
        </w:rPr>
      </w:pPr>
    </w:p>
    <w:p w14:paraId="7317B9E8" w14:textId="77777777" w:rsidR="0093622B" w:rsidRDefault="0093622B">
      <w:pPr>
        <w:pStyle w:val="BodyText"/>
        <w:widowControl/>
        <w:jc w:val="center"/>
        <w:rPr>
          <w:rFonts w:ascii="Book Antiqua" w:hAnsi="Book Antiqua"/>
          <w:b/>
          <w:sz w:val="30"/>
        </w:rPr>
      </w:pPr>
    </w:p>
    <w:p w14:paraId="704400C0" w14:textId="77777777" w:rsidR="0093622B" w:rsidRDefault="0093622B">
      <w:pPr>
        <w:pStyle w:val="BodyText"/>
        <w:widowControl/>
        <w:jc w:val="center"/>
        <w:rPr>
          <w:rFonts w:ascii="Book Antiqua" w:hAnsi="Book Antiqua"/>
          <w:b/>
          <w:sz w:val="30"/>
        </w:rPr>
      </w:pPr>
    </w:p>
    <w:p w14:paraId="7BDDAF2C" w14:textId="77777777" w:rsidR="0093622B" w:rsidRDefault="0093622B">
      <w:pPr>
        <w:pStyle w:val="BodyText"/>
        <w:widowControl/>
        <w:jc w:val="center"/>
        <w:rPr>
          <w:rFonts w:ascii="Book Antiqua" w:hAnsi="Book Antiqua"/>
          <w:b/>
          <w:sz w:val="30"/>
        </w:rPr>
      </w:pPr>
    </w:p>
    <w:p w14:paraId="02961AB5" w14:textId="77777777" w:rsidR="0093622B" w:rsidRDefault="0093622B">
      <w:pPr>
        <w:pStyle w:val="BodyText"/>
        <w:widowControl/>
        <w:spacing w:before="1"/>
        <w:jc w:val="center"/>
        <w:rPr>
          <w:rFonts w:ascii="Book Antiqua" w:hAnsi="Book Antiqua"/>
          <w:b/>
          <w:sz w:val="40"/>
        </w:rPr>
      </w:pPr>
    </w:p>
    <w:p w14:paraId="538B3EA3" w14:textId="468F254E" w:rsidR="0093622B" w:rsidRPr="004A0CC0" w:rsidRDefault="009F4868">
      <w:pPr>
        <w:widowControl/>
        <w:spacing w:line="300" w:lineRule="auto"/>
        <w:jc w:val="center"/>
        <w:rPr>
          <w:rFonts w:ascii="Book Antiqua" w:hAnsi="Book Antiqua"/>
          <w:b/>
        </w:rPr>
      </w:pPr>
      <w:r w:rsidRPr="004A0CC0">
        <w:rPr>
          <w:rFonts w:ascii="Book Antiqua" w:hAnsi="Book Antiqua"/>
          <w:b/>
        </w:rPr>
        <w:t xml:space="preserve">Autor: </w:t>
      </w:r>
      <w:r w:rsidR="002F3FA0" w:rsidRPr="004A0CC0">
        <w:rPr>
          <w:rFonts w:ascii="Book Antiqua" w:hAnsi="Book Antiqua"/>
          <w:b/>
        </w:rPr>
        <w:t>Álvaro Delgado Sancho</w:t>
      </w:r>
    </w:p>
    <w:p w14:paraId="1FEEC57E" w14:textId="332A5614" w:rsidR="0093622B" w:rsidRPr="002F3FA0" w:rsidRDefault="009F4868">
      <w:pPr>
        <w:widowControl/>
        <w:spacing w:line="300" w:lineRule="auto"/>
        <w:jc w:val="center"/>
        <w:rPr>
          <w:rFonts w:ascii="Book Antiqua" w:hAnsi="Book Antiqua"/>
          <w:b/>
          <w:sz w:val="24"/>
        </w:rPr>
      </w:pPr>
      <w:r w:rsidRPr="002F3FA0">
        <w:rPr>
          <w:rFonts w:ascii="Book Antiqua" w:hAnsi="Book Antiqua"/>
          <w:b/>
        </w:rPr>
        <w:t xml:space="preserve">Tutor: </w:t>
      </w:r>
      <w:r w:rsidR="002F3FA0" w:rsidRPr="002F3FA0">
        <w:rPr>
          <w:rFonts w:ascii="Book Antiqua" w:hAnsi="Book Antiqua"/>
          <w:b/>
        </w:rPr>
        <w:t>Daniel Perdices Burrero</w:t>
      </w:r>
    </w:p>
    <w:p w14:paraId="261B27D3" w14:textId="77777777" w:rsidR="0093622B" w:rsidRPr="002F3FA0" w:rsidRDefault="0093622B">
      <w:pPr>
        <w:pStyle w:val="BodyText"/>
        <w:widowControl/>
        <w:jc w:val="center"/>
        <w:rPr>
          <w:rFonts w:ascii="Book Antiqua" w:hAnsi="Book Antiqua"/>
          <w:b/>
          <w:sz w:val="28"/>
          <w:szCs w:val="20"/>
        </w:rPr>
      </w:pPr>
    </w:p>
    <w:p w14:paraId="7AD39434" w14:textId="77777777" w:rsidR="0093622B" w:rsidRPr="002F3FA0" w:rsidRDefault="0093622B">
      <w:pPr>
        <w:pStyle w:val="BodyText"/>
        <w:widowControl/>
        <w:jc w:val="center"/>
        <w:rPr>
          <w:rFonts w:ascii="Book Antiqua" w:hAnsi="Book Antiqua"/>
          <w:b/>
          <w:sz w:val="24"/>
          <w:szCs w:val="18"/>
        </w:rPr>
      </w:pPr>
    </w:p>
    <w:p w14:paraId="21E984D4" w14:textId="2767CF5C" w:rsidR="0093622B" w:rsidRDefault="00310137">
      <w:pPr>
        <w:widowControl/>
        <w:spacing w:before="227"/>
        <w:jc w:val="center"/>
        <w:rPr>
          <w:rFonts w:ascii="Book Antiqua" w:hAnsi="Book Antiqua"/>
          <w:b/>
        </w:rPr>
        <w:sectPr w:rsidR="0093622B">
          <w:footerReference w:type="default" r:id="rId10"/>
          <w:pgSz w:w="11906" w:h="16838"/>
          <w:pgMar w:top="1582" w:right="680" w:bottom="777" w:left="1758" w:header="0" w:footer="720" w:gutter="0"/>
          <w:cols w:space="720"/>
          <w:formProt w:val="0"/>
          <w:docGrid w:linePitch="100" w:charSpace="4096"/>
        </w:sectPr>
      </w:pPr>
      <w:r>
        <w:rPr>
          <w:rFonts w:ascii="Book Antiqua" w:hAnsi="Book Antiqua"/>
          <w:b/>
        </w:rPr>
        <w:t>j</w:t>
      </w:r>
      <w:r w:rsidR="002F3FA0">
        <w:rPr>
          <w:rFonts w:ascii="Book Antiqua" w:hAnsi="Book Antiqua"/>
          <w:b/>
        </w:rPr>
        <w:t>unio 2024</w:t>
      </w:r>
    </w:p>
    <w:p w14:paraId="16998F43" w14:textId="77777777" w:rsidR="0093622B" w:rsidRDefault="0093622B">
      <w:pPr>
        <w:widowControl/>
        <w:spacing w:line="336" w:lineRule="auto"/>
        <w:jc w:val="both"/>
        <w:rPr>
          <w:sz w:val="17"/>
        </w:rPr>
        <w:sectPr w:rsidR="0093622B">
          <w:footerReference w:type="even" r:id="rId11"/>
          <w:footerReference w:type="default" r:id="rId12"/>
          <w:pgSz w:w="11906" w:h="16838"/>
          <w:pgMar w:top="1134" w:right="680" w:bottom="1134" w:left="1758" w:header="0" w:footer="720" w:gutter="0"/>
          <w:cols w:space="720"/>
          <w:formProt w:val="0"/>
          <w:docGrid w:linePitch="100" w:charSpace="4096"/>
        </w:sectPr>
      </w:pPr>
    </w:p>
    <w:p w14:paraId="2105AF13" w14:textId="612850A9" w:rsidR="0093622B" w:rsidRPr="002F3FA0" w:rsidRDefault="009F4868" w:rsidP="002F3FA0">
      <w:pPr>
        <w:pStyle w:val="Heading3"/>
        <w:widowControl/>
        <w:pBdr>
          <w:bottom w:val="single" w:sz="24" w:space="1" w:color="9A7248"/>
        </w:pBdr>
        <w:tabs>
          <w:tab w:val="left" w:pos="9472"/>
        </w:tabs>
        <w:spacing w:line="240" w:lineRule="auto"/>
        <w:ind w:left="0"/>
        <w:jc w:val="both"/>
        <w:rPr>
          <w:u w:val="none"/>
        </w:rPr>
      </w:pPr>
      <w:bookmarkStart w:id="1" w:name="_Toc169600365"/>
      <w:r w:rsidRPr="00C55655">
        <w:rPr>
          <w:u w:val="none"/>
        </w:rPr>
        <w:t>Agradecimientos</w:t>
      </w:r>
      <w:bookmarkEnd w:id="1"/>
    </w:p>
    <w:p w14:paraId="5B2C740A" w14:textId="6A7EEC67" w:rsidR="002F3FA0" w:rsidRPr="007C592C" w:rsidRDefault="0DC3C6B2" w:rsidP="3C3B26A3">
      <w:pPr>
        <w:pStyle w:val="BodyText"/>
        <w:widowControl/>
        <w:spacing w:before="408" w:line="288" w:lineRule="auto"/>
        <w:jc w:val="both"/>
        <w:rPr>
          <w:sz w:val="24"/>
          <w:szCs w:val="24"/>
          <w:lang w:val="es-ES"/>
        </w:rPr>
      </w:pPr>
      <w:r w:rsidRPr="007C592C">
        <w:rPr>
          <w:sz w:val="24"/>
          <w:szCs w:val="24"/>
          <w:lang w:val="es-ES"/>
        </w:rPr>
        <w:t>Me gustaría mostrar mi agradecimiento, en primer lugar, a mi tutor Daniel Perdices por su gran ayuda y disposición a lo largo de todo el desarrollo de este trabajo, así como a la totalidad del grupo de investigación HPCN (</w:t>
      </w:r>
      <w:r w:rsidRPr="007C592C">
        <w:rPr>
          <w:i/>
          <w:iCs/>
          <w:sz w:val="24"/>
          <w:szCs w:val="24"/>
          <w:lang w:val="es-ES"/>
        </w:rPr>
        <w:t>High Processing Computing and Networking</w:t>
      </w:r>
      <w:r w:rsidRPr="007C592C">
        <w:rPr>
          <w:sz w:val="24"/>
          <w:szCs w:val="24"/>
          <w:lang w:val="es-ES"/>
        </w:rPr>
        <w:t>) de la EPS (Escuela Politécnica Superior) de la UAM (Universidad Autónoma de Madrid).</w:t>
      </w:r>
    </w:p>
    <w:p w14:paraId="536C9A2B" w14:textId="77777777" w:rsidR="002F3FA0" w:rsidRPr="007C592C" w:rsidRDefault="3C3B26A3" w:rsidP="3C3B26A3">
      <w:pPr>
        <w:pStyle w:val="BodyText"/>
        <w:widowControl/>
        <w:spacing w:before="408" w:line="288" w:lineRule="auto"/>
        <w:jc w:val="both"/>
        <w:rPr>
          <w:sz w:val="24"/>
          <w:szCs w:val="24"/>
          <w:lang w:val="es-ES"/>
        </w:rPr>
      </w:pPr>
      <w:r w:rsidRPr="007C592C">
        <w:rPr>
          <w:sz w:val="24"/>
          <w:szCs w:val="24"/>
          <w:lang w:val="es-ES"/>
        </w:rPr>
        <w:t>Además, dar las gracias a todo el equipo docente de la EPS por acompañarme durante estos 4 años de grado poniendo su tiempo a disposición de una formación de calidad, y por su alta exigencia y motivación que me han ayudado a ser un mejor estudiante y profesional.</w:t>
      </w:r>
    </w:p>
    <w:p w14:paraId="08634B1A" w14:textId="77777777" w:rsidR="002F3FA0" w:rsidRPr="007C592C" w:rsidRDefault="002F3FA0" w:rsidP="002F3FA0">
      <w:pPr>
        <w:pStyle w:val="BodyText"/>
        <w:widowControl/>
        <w:spacing w:before="408" w:line="288" w:lineRule="auto"/>
        <w:jc w:val="both"/>
        <w:rPr>
          <w:sz w:val="24"/>
          <w:szCs w:val="24"/>
        </w:rPr>
      </w:pPr>
      <w:r w:rsidRPr="007C592C">
        <w:rPr>
          <w:sz w:val="24"/>
          <w:szCs w:val="24"/>
        </w:rPr>
        <w:t>Por otro lado, agradecer a mis padres, Francisco Javier y María de los Milagros, y hermanos, Francisco Javier y Verónica, junto al resto de familiares y amigos por el afecto y apoyo incondicional mostrado durante todo este proceso de aprendizaje universitario. Finalmente, agradecer a mi pareja Paula por su cariño y motivación.</w:t>
      </w:r>
    </w:p>
    <w:p w14:paraId="1C77B184" w14:textId="110DB0FF" w:rsidR="0093622B" w:rsidRPr="007C592C" w:rsidRDefault="0DC3C6B2" w:rsidP="007C592C">
      <w:pPr>
        <w:pStyle w:val="BodyText"/>
        <w:widowControl/>
        <w:spacing w:before="408" w:line="288" w:lineRule="auto"/>
        <w:jc w:val="both"/>
        <w:rPr>
          <w:sz w:val="24"/>
          <w:szCs w:val="24"/>
        </w:rPr>
      </w:pPr>
      <w:r w:rsidRPr="007C592C">
        <w:rPr>
          <w:sz w:val="24"/>
          <w:szCs w:val="24"/>
        </w:rPr>
        <w:t>En resumen, agradecer a todas las personas que hayan podido ayudar o tener un impacto, con mayor o menor intensidad, en la realización de este Trabajo Fin de Grado y que han hecho posible que este trabajo haya llegado a buen término.</w:t>
      </w:r>
    </w:p>
    <w:p w14:paraId="38F3DEAC" w14:textId="77777777" w:rsidR="0093622B" w:rsidRDefault="0093622B">
      <w:pPr>
        <w:widowControl/>
        <w:spacing w:line="336" w:lineRule="auto"/>
        <w:jc w:val="both"/>
        <w:rPr>
          <w:sz w:val="32"/>
        </w:rPr>
        <w:sectPr w:rsidR="0093622B">
          <w:headerReference w:type="even" r:id="rId13"/>
          <w:headerReference w:type="default" r:id="rId14"/>
          <w:footerReference w:type="even" r:id="rId15"/>
          <w:footerReference w:type="default" r:id="rId16"/>
          <w:pgSz w:w="11906" w:h="16838"/>
          <w:pgMar w:top="1134" w:right="680" w:bottom="1134" w:left="1758" w:header="0" w:footer="409" w:gutter="0"/>
          <w:pgNumType w:fmt="upperRoman"/>
          <w:cols w:space="720"/>
          <w:formProt w:val="0"/>
          <w:docGrid w:linePitch="100" w:charSpace="4096"/>
        </w:sectPr>
      </w:pPr>
      <w:bookmarkStart w:id="2" w:name="_Hlk98972296"/>
      <w:bookmarkEnd w:id="2"/>
    </w:p>
    <w:p w14:paraId="15EACABA" w14:textId="37E3C16F" w:rsidR="0093622B" w:rsidRPr="007C592C" w:rsidRDefault="0093622B" w:rsidP="007C592C">
      <w:pPr>
        <w:rPr>
          <w:rFonts w:eastAsia="Calibri"/>
          <w:b/>
          <w:color w:val="9A7248"/>
          <w:spacing w:val="-1"/>
          <w:w w:val="101"/>
          <w:sz w:val="64"/>
          <w:szCs w:val="64"/>
          <w:u w:val="single" w:color="9A7248"/>
        </w:rPr>
        <w:sectPr w:rsidR="0093622B" w:rsidRPr="007C592C">
          <w:headerReference w:type="even" r:id="rId17"/>
          <w:headerReference w:type="default" r:id="rId18"/>
          <w:footerReference w:type="even" r:id="rId19"/>
          <w:footerReference w:type="default" r:id="rId20"/>
          <w:pgSz w:w="11906" w:h="16838"/>
          <w:pgMar w:top="1134" w:right="680" w:bottom="1134" w:left="1758" w:header="0" w:footer="409" w:gutter="0"/>
          <w:pgNumType w:fmt="upperRoman"/>
          <w:cols w:space="720"/>
          <w:formProt w:val="0"/>
          <w:docGrid w:linePitch="100" w:charSpace="4096"/>
        </w:sectPr>
      </w:pPr>
    </w:p>
    <w:p w14:paraId="6B7001EE" w14:textId="3B693648" w:rsidR="0093622B" w:rsidRPr="00734DF9" w:rsidRDefault="009F4868" w:rsidP="0032369C">
      <w:pPr>
        <w:pStyle w:val="Heading3"/>
        <w:widowControl/>
        <w:pBdr>
          <w:bottom w:val="single" w:sz="24" w:space="1" w:color="9A7248"/>
        </w:pBdr>
        <w:tabs>
          <w:tab w:val="left" w:pos="9472"/>
        </w:tabs>
        <w:spacing w:line="240" w:lineRule="auto"/>
        <w:ind w:left="0"/>
        <w:jc w:val="both"/>
        <w:rPr>
          <w:u w:val="none"/>
        </w:rPr>
      </w:pPr>
      <w:bookmarkStart w:id="3" w:name="_Toc169600366"/>
      <w:r w:rsidRPr="00734DF9">
        <w:rPr>
          <w:u w:val="none"/>
        </w:rPr>
        <w:t>R</w:t>
      </w:r>
      <w:bookmarkStart w:id="4" w:name="_Toc99744979"/>
      <w:bookmarkStart w:id="5" w:name="_Toc99573217"/>
      <w:bookmarkStart w:id="6" w:name="_Toc98971268"/>
      <w:bookmarkStart w:id="7" w:name="_Toc98970303"/>
      <w:bookmarkStart w:id="8" w:name="_Toc98967505"/>
      <w:r w:rsidRPr="00734DF9">
        <w:rPr>
          <w:u w:val="none"/>
        </w:rPr>
        <w:t>esumen</w:t>
      </w:r>
      <w:bookmarkEnd w:id="4"/>
      <w:bookmarkEnd w:id="5"/>
      <w:bookmarkEnd w:id="6"/>
      <w:bookmarkEnd w:id="7"/>
      <w:bookmarkEnd w:id="8"/>
      <w:bookmarkEnd w:id="3"/>
    </w:p>
    <w:p w14:paraId="165D84C9" w14:textId="14B5FA50" w:rsidR="00D65FA6" w:rsidRPr="00000E3A" w:rsidRDefault="3C3B26A3" w:rsidP="3C3B26A3">
      <w:pPr>
        <w:pStyle w:val="BodyText"/>
        <w:widowControl/>
        <w:spacing w:before="240" w:line="288" w:lineRule="auto"/>
        <w:ind w:firstLine="567"/>
        <w:jc w:val="both"/>
        <w:rPr>
          <w:sz w:val="24"/>
          <w:szCs w:val="24"/>
          <w:lang w:val="es-ES"/>
        </w:rPr>
      </w:pPr>
      <w:r w:rsidRPr="3C3B26A3">
        <w:rPr>
          <w:sz w:val="24"/>
          <w:szCs w:val="24"/>
          <w:lang w:val="es-ES"/>
        </w:rPr>
        <w:t xml:space="preserve">El panorama actual de los sistemas de monitorización y gestión de redes de comunicaciones y sistemas augura un futuro lleno de novedades y cambios en el paradigma de actuación. Ahora mismo, la mayoría de las organizaciones utilizan sistemas basados en líneas base, los cuales se basan en el comportamiento anterior en el tiempo para dar predicciones futuras. </w:t>
      </w:r>
    </w:p>
    <w:p w14:paraId="11D34421" w14:textId="09E07D26" w:rsidR="003D4B56" w:rsidRPr="00000E3A" w:rsidRDefault="003D4B56" w:rsidP="00E774F4">
      <w:pPr>
        <w:pStyle w:val="BodyText"/>
        <w:widowControl/>
        <w:spacing w:before="240" w:line="288" w:lineRule="auto"/>
        <w:ind w:firstLine="567"/>
        <w:jc w:val="both"/>
        <w:rPr>
          <w:sz w:val="24"/>
          <w:szCs w:val="24"/>
        </w:rPr>
      </w:pPr>
      <w:r w:rsidRPr="00000E3A">
        <w:rPr>
          <w:sz w:val="24"/>
          <w:szCs w:val="24"/>
        </w:rPr>
        <w:t xml:space="preserve">El objetivo de este trabajo </w:t>
      </w:r>
      <w:r w:rsidR="00F91912" w:rsidRPr="00000E3A">
        <w:rPr>
          <w:sz w:val="24"/>
          <w:szCs w:val="24"/>
        </w:rPr>
        <w:t xml:space="preserve">es introducir un nuevo método de caracterización de series temporales </w:t>
      </w:r>
      <w:r w:rsidR="00D518B2" w:rsidRPr="00000E3A">
        <w:rPr>
          <w:sz w:val="24"/>
          <w:szCs w:val="24"/>
        </w:rPr>
        <w:t>de</w:t>
      </w:r>
      <w:r w:rsidR="00F91912" w:rsidRPr="00000E3A">
        <w:rPr>
          <w:sz w:val="24"/>
          <w:szCs w:val="24"/>
        </w:rPr>
        <w:t xml:space="preserve"> segmentos de red </w:t>
      </w:r>
      <w:r w:rsidR="00D518B2" w:rsidRPr="00000E3A">
        <w:rPr>
          <w:sz w:val="24"/>
          <w:szCs w:val="24"/>
        </w:rPr>
        <w:t>para</w:t>
      </w:r>
      <w:r w:rsidR="004B536E" w:rsidRPr="00000E3A">
        <w:rPr>
          <w:sz w:val="24"/>
          <w:szCs w:val="24"/>
        </w:rPr>
        <w:t xml:space="preserve"> detectar comportamiento</w:t>
      </w:r>
      <w:r w:rsidR="00D518B2" w:rsidRPr="00000E3A">
        <w:rPr>
          <w:sz w:val="24"/>
          <w:szCs w:val="24"/>
        </w:rPr>
        <w:t>s</w:t>
      </w:r>
      <w:r w:rsidR="004B536E" w:rsidRPr="00000E3A">
        <w:rPr>
          <w:sz w:val="24"/>
          <w:szCs w:val="24"/>
        </w:rPr>
        <w:t xml:space="preserve"> anómalo</w:t>
      </w:r>
      <w:r w:rsidR="00D518B2" w:rsidRPr="00000E3A">
        <w:rPr>
          <w:sz w:val="24"/>
          <w:szCs w:val="24"/>
        </w:rPr>
        <w:t>s</w:t>
      </w:r>
      <w:r w:rsidR="006C25B2" w:rsidRPr="00000E3A">
        <w:rPr>
          <w:sz w:val="24"/>
          <w:szCs w:val="24"/>
        </w:rPr>
        <w:t xml:space="preserve"> </w:t>
      </w:r>
      <w:r w:rsidR="00EA3C43" w:rsidRPr="00000E3A">
        <w:rPr>
          <w:sz w:val="24"/>
          <w:szCs w:val="24"/>
        </w:rPr>
        <w:t xml:space="preserve">y </w:t>
      </w:r>
      <w:r w:rsidR="00D40841" w:rsidRPr="00000E3A">
        <w:rPr>
          <w:sz w:val="24"/>
          <w:szCs w:val="24"/>
        </w:rPr>
        <w:t xml:space="preserve">evitar problemas de seguridad </w:t>
      </w:r>
      <w:r w:rsidR="00F84208" w:rsidRPr="00000E3A">
        <w:rPr>
          <w:sz w:val="24"/>
          <w:szCs w:val="24"/>
        </w:rPr>
        <w:t xml:space="preserve">en la </w:t>
      </w:r>
      <w:r w:rsidR="00DD23E8" w:rsidRPr="00000E3A">
        <w:rPr>
          <w:sz w:val="24"/>
          <w:szCs w:val="24"/>
        </w:rPr>
        <w:t>infra</w:t>
      </w:r>
      <w:r w:rsidR="00F84208" w:rsidRPr="00000E3A">
        <w:rPr>
          <w:sz w:val="24"/>
          <w:szCs w:val="24"/>
        </w:rPr>
        <w:t>estructura de los sistemas.</w:t>
      </w:r>
      <w:r w:rsidR="00AE62BC" w:rsidRPr="00000E3A">
        <w:rPr>
          <w:sz w:val="24"/>
          <w:szCs w:val="24"/>
        </w:rPr>
        <w:t xml:space="preserve"> </w:t>
      </w:r>
      <w:r w:rsidR="00B44660" w:rsidRPr="00000E3A">
        <w:rPr>
          <w:sz w:val="24"/>
          <w:szCs w:val="24"/>
        </w:rPr>
        <w:t>Nuestra</w:t>
      </w:r>
      <w:r w:rsidR="00AE62BC" w:rsidRPr="00000E3A">
        <w:rPr>
          <w:sz w:val="24"/>
          <w:szCs w:val="24"/>
        </w:rPr>
        <w:t xml:space="preserve"> propuesta se basa </w:t>
      </w:r>
      <w:r w:rsidR="005A0B19" w:rsidRPr="00000E3A">
        <w:rPr>
          <w:sz w:val="24"/>
          <w:szCs w:val="24"/>
        </w:rPr>
        <w:t xml:space="preserve">en la eliminación de la componente temporal </w:t>
      </w:r>
      <w:r w:rsidR="00B31C00" w:rsidRPr="00000E3A">
        <w:rPr>
          <w:sz w:val="24"/>
          <w:szCs w:val="24"/>
        </w:rPr>
        <w:t xml:space="preserve">en las series de cara a poder identificar </w:t>
      </w:r>
      <w:r w:rsidR="00263309" w:rsidRPr="00000E3A">
        <w:rPr>
          <w:sz w:val="24"/>
          <w:szCs w:val="24"/>
        </w:rPr>
        <w:t xml:space="preserve">series temporales con cierta similitud </w:t>
      </w:r>
      <w:r w:rsidR="0090760E" w:rsidRPr="00000E3A">
        <w:rPr>
          <w:sz w:val="24"/>
          <w:szCs w:val="24"/>
        </w:rPr>
        <w:t xml:space="preserve">en el tipo de </w:t>
      </w:r>
      <w:r w:rsidR="00484DE3" w:rsidRPr="00000E3A">
        <w:rPr>
          <w:sz w:val="24"/>
          <w:szCs w:val="24"/>
        </w:rPr>
        <w:t>comportamiento,</w:t>
      </w:r>
      <w:r w:rsidR="0090760E" w:rsidRPr="00000E3A">
        <w:rPr>
          <w:sz w:val="24"/>
          <w:szCs w:val="24"/>
        </w:rPr>
        <w:t xml:space="preserve"> pero muy difíciles de predecir</w:t>
      </w:r>
      <w:r w:rsidR="00642E37" w:rsidRPr="00000E3A">
        <w:rPr>
          <w:sz w:val="24"/>
          <w:szCs w:val="24"/>
        </w:rPr>
        <w:t>.</w:t>
      </w:r>
    </w:p>
    <w:p w14:paraId="46A97A52" w14:textId="48957484" w:rsidR="00864729" w:rsidRPr="00000E3A" w:rsidRDefault="00864729" w:rsidP="00E774F4">
      <w:pPr>
        <w:pStyle w:val="BodyText"/>
        <w:widowControl/>
        <w:spacing w:before="240" w:line="288" w:lineRule="auto"/>
        <w:ind w:firstLine="567"/>
        <w:jc w:val="both"/>
        <w:rPr>
          <w:sz w:val="24"/>
          <w:szCs w:val="24"/>
        </w:rPr>
      </w:pPr>
      <w:r w:rsidRPr="00000E3A">
        <w:rPr>
          <w:sz w:val="24"/>
          <w:szCs w:val="24"/>
          <w:lang w:val="es-ES"/>
        </w:rPr>
        <w:t>A partir de esta idea</w:t>
      </w:r>
      <w:r w:rsidRPr="00000E3A">
        <w:rPr>
          <w:sz w:val="24"/>
          <w:szCs w:val="24"/>
        </w:rPr>
        <w:t xml:space="preserve"> </w:t>
      </w:r>
      <w:r w:rsidR="007E2A4E" w:rsidRPr="00000E3A">
        <w:rPr>
          <w:sz w:val="24"/>
          <w:szCs w:val="24"/>
        </w:rPr>
        <w:t>hemos</w:t>
      </w:r>
      <w:r w:rsidRPr="00000E3A">
        <w:rPr>
          <w:sz w:val="24"/>
          <w:szCs w:val="24"/>
        </w:rPr>
        <w:t xml:space="preserve"> desarrollado </w:t>
      </w:r>
      <w:r w:rsidR="00C94CAF" w:rsidRPr="00000E3A">
        <w:rPr>
          <w:sz w:val="24"/>
          <w:szCs w:val="24"/>
        </w:rPr>
        <w:t>distintos métodos para conseguir es</w:t>
      </w:r>
      <w:r w:rsidR="001243F8" w:rsidRPr="00000E3A">
        <w:rPr>
          <w:sz w:val="24"/>
          <w:szCs w:val="24"/>
        </w:rPr>
        <w:t>t</w:t>
      </w:r>
      <w:r w:rsidR="00BE42D4" w:rsidRPr="00000E3A">
        <w:rPr>
          <w:sz w:val="24"/>
          <w:szCs w:val="24"/>
        </w:rPr>
        <w:t>e objetivo</w:t>
      </w:r>
      <w:r w:rsidR="001243F8" w:rsidRPr="00000E3A">
        <w:rPr>
          <w:sz w:val="24"/>
          <w:szCs w:val="24"/>
        </w:rPr>
        <w:t xml:space="preserve">, junto a una serie de pruebas y experimentos </w:t>
      </w:r>
      <w:r w:rsidR="007A3C5A" w:rsidRPr="00000E3A">
        <w:rPr>
          <w:sz w:val="24"/>
          <w:szCs w:val="24"/>
        </w:rPr>
        <w:t xml:space="preserve">sobre un conjunto </w:t>
      </w:r>
      <w:r w:rsidR="00BE42D4" w:rsidRPr="00000E3A">
        <w:rPr>
          <w:sz w:val="24"/>
          <w:szCs w:val="24"/>
        </w:rPr>
        <w:t xml:space="preserve">masivo </w:t>
      </w:r>
      <w:r w:rsidR="007A3C5A" w:rsidRPr="00000E3A">
        <w:rPr>
          <w:sz w:val="24"/>
          <w:szCs w:val="24"/>
        </w:rPr>
        <w:t xml:space="preserve">de datos </w:t>
      </w:r>
      <w:r w:rsidR="00BE42D4" w:rsidRPr="00000E3A">
        <w:rPr>
          <w:sz w:val="24"/>
          <w:szCs w:val="24"/>
        </w:rPr>
        <w:t>reales</w:t>
      </w:r>
      <w:r w:rsidR="007A3C5A" w:rsidRPr="00000E3A">
        <w:rPr>
          <w:sz w:val="24"/>
          <w:szCs w:val="24"/>
        </w:rPr>
        <w:t xml:space="preserve"> que n</w:t>
      </w:r>
      <w:r w:rsidR="004F4831" w:rsidRPr="00000E3A">
        <w:rPr>
          <w:sz w:val="24"/>
          <w:szCs w:val="24"/>
        </w:rPr>
        <w:t>os han permitido observar el comportamiento de los algoritmos implementados.</w:t>
      </w:r>
      <w:r w:rsidR="007774F7" w:rsidRPr="00000E3A">
        <w:rPr>
          <w:sz w:val="24"/>
          <w:szCs w:val="24"/>
        </w:rPr>
        <w:t xml:space="preserve"> </w:t>
      </w:r>
    </w:p>
    <w:p w14:paraId="25C944F4" w14:textId="373DBAE2" w:rsidR="00851157" w:rsidRPr="00000E3A" w:rsidRDefault="003154E5" w:rsidP="00E774F4">
      <w:pPr>
        <w:pStyle w:val="BodyText"/>
        <w:widowControl/>
        <w:spacing w:before="240" w:line="288" w:lineRule="auto"/>
        <w:ind w:firstLine="567"/>
        <w:jc w:val="both"/>
        <w:rPr>
          <w:sz w:val="24"/>
          <w:szCs w:val="24"/>
          <w:lang w:val="es-ES"/>
        </w:rPr>
      </w:pPr>
      <w:r w:rsidRPr="00000E3A">
        <w:rPr>
          <w:sz w:val="24"/>
          <w:szCs w:val="24"/>
        </w:rPr>
        <w:t>Como resultado de</w:t>
      </w:r>
      <w:r w:rsidR="00851157" w:rsidRPr="00000E3A">
        <w:rPr>
          <w:sz w:val="24"/>
          <w:szCs w:val="24"/>
        </w:rPr>
        <w:t xml:space="preserve"> este trabajo</w:t>
      </w:r>
      <w:r w:rsidR="004D3B93" w:rsidRPr="00000E3A">
        <w:rPr>
          <w:sz w:val="24"/>
          <w:szCs w:val="24"/>
        </w:rPr>
        <w:t xml:space="preserve">, </w:t>
      </w:r>
      <w:r w:rsidR="00484DE3" w:rsidRPr="00000E3A">
        <w:rPr>
          <w:sz w:val="24"/>
          <w:szCs w:val="24"/>
        </w:rPr>
        <w:t>hemos sido capaces de proveer una nueva manera de modelar el comportamiento de los sistemas y usuarios, lo que permite</w:t>
      </w:r>
      <w:r w:rsidR="00E43F75" w:rsidRPr="00000E3A">
        <w:rPr>
          <w:sz w:val="24"/>
          <w:szCs w:val="24"/>
        </w:rPr>
        <w:t xml:space="preserve"> detectar incidencias </w:t>
      </w:r>
      <w:r w:rsidR="00C45C39" w:rsidRPr="00000E3A">
        <w:rPr>
          <w:sz w:val="24"/>
          <w:szCs w:val="24"/>
        </w:rPr>
        <w:t>de manera automatizada descargando de responsabilidad y carga de trabajo a los admin</w:t>
      </w:r>
      <w:r w:rsidR="006233C5" w:rsidRPr="00000E3A">
        <w:rPr>
          <w:sz w:val="24"/>
          <w:szCs w:val="24"/>
        </w:rPr>
        <w:t>istradores de sistemas.</w:t>
      </w:r>
    </w:p>
    <w:p w14:paraId="48D41BAD" w14:textId="27BD42F9" w:rsidR="00353C4D" w:rsidRDefault="00353C4D" w:rsidP="00353C4D">
      <w:pPr>
        <w:pStyle w:val="BodyText"/>
        <w:widowControl/>
        <w:spacing w:before="408" w:line="336" w:lineRule="auto"/>
        <w:jc w:val="both"/>
        <w:rPr>
          <w:sz w:val="22"/>
          <w:szCs w:val="22"/>
          <w:lang w:val="es-ES"/>
        </w:rPr>
      </w:pPr>
    </w:p>
    <w:p w14:paraId="144E9808" w14:textId="77777777" w:rsidR="00F01DB5" w:rsidRDefault="00F01DB5" w:rsidP="00353C4D">
      <w:pPr>
        <w:pStyle w:val="BodyText"/>
        <w:widowControl/>
        <w:spacing w:before="408" w:line="336" w:lineRule="auto"/>
        <w:jc w:val="both"/>
        <w:rPr>
          <w:sz w:val="22"/>
          <w:szCs w:val="22"/>
          <w:lang w:val="es-ES"/>
        </w:rPr>
      </w:pPr>
    </w:p>
    <w:p w14:paraId="60F6F33A" w14:textId="77777777" w:rsidR="00F01DB5" w:rsidRDefault="00F01DB5" w:rsidP="00353C4D">
      <w:pPr>
        <w:pStyle w:val="BodyText"/>
        <w:widowControl/>
        <w:spacing w:before="408" w:line="336" w:lineRule="auto"/>
        <w:jc w:val="both"/>
        <w:rPr>
          <w:sz w:val="22"/>
          <w:szCs w:val="22"/>
          <w:lang w:val="es-ES"/>
        </w:rPr>
      </w:pPr>
    </w:p>
    <w:p w14:paraId="437961A6" w14:textId="77777777" w:rsidR="00F01DB5" w:rsidRDefault="00F01DB5" w:rsidP="00353C4D">
      <w:pPr>
        <w:pStyle w:val="BodyText"/>
        <w:widowControl/>
        <w:spacing w:before="408" w:line="336" w:lineRule="auto"/>
        <w:jc w:val="both"/>
        <w:rPr>
          <w:sz w:val="22"/>
          <w:szCs w:val="22"/>
          <w:lang w:val="es-ES"/>
        </w:rPr>
      </w:pPr>
    </w:p>
    <w:p w14:paraId="31EAF3A9" w14:textId="77777777" w:rsidR="00F01DB5" w:rsidRDefault="00F01DB5" w:rsidP="00353C4D">
      <w:pPr>
        <w:pStyle w:val="BodyText"/>
        <w:widowControl/>
        <w:spacing w:before="408" w:line="336" w:lineRule="auto"/>
        <w:jc w:val="both"/>
        <w:rPr>
          <w:sz w:val="22"/>
          <w:szCs w:val="22"/>
          <w:lang w:val="es-ES"/>
        </w:rPr>
      </w:pPr>
    </w:p>
    <w:p w14:paraId="72156406" w14:textId="77777777" w:rsidR="00AB6243" w:rsidRDefault="00AB6243" w:rsidP="00AB6243">
      <w:pPr>
        <w:pStyle w:val="BodyText"/>
        <w:widowControl/>
        <w:spacing w:line="288" w:lineRule="auto"/>
        <w:jc w:val="both"/>
        <w:rPr>
          <w:sz w:val="22"/>
          <w:szCs w:val="22"/>
          <w:lang w:val="es-ES"/>
        </w:rPr>
      </w:pPr>
    </w:p>
    <w:p w14:paraId="2F91CE07" w14:textId="77777777" w:rsidR="00AB6243" w:rsidRPr="00864729" w:rsidRDefault="00AB6243" w:rsidP="00AB6243">
      <w:pPr>
        <w:pStyle w:val="BodyText"/>
        <w:widowControl/>
        <w:spacing w:line="288" w:lineRule="auto"/>
        <w:jc w:val="both"/>
        <w:rPr>
          <w:sz w:val="22"/>
          <w:szCs w:val="22"/>
          <w:lang w:val="es-ES"/>
        </w:rPr>
      </w:pPr>
    </w:p>
    <w:p w14:paraId="1BD753A8" w14:textId="77777777" w:rsidR="0093622B" w:rsidRDefault="009F4868">
      <w:pPr>
        <w:widowControl/>
        <w:spacing w:line="336" w:lineRule="auto"/>
        <w:jc w:val="both"/>
        <w:rPr>
          <w:sz w:val="63"/>
        </w:rPr>
      </w:pPr>
      <w:bookmarkStart w:id="9" w:name="_Hlk102505318"/>
      <w:r>
        <w:rPr>
          <w:b/>
          <w:color w:val="9A7248"/>
          <w:w w:val="110"/>
          <w:sz w:val="63"/>
        </w:rPr>
        <w:t>Palabras clave</w:t>
      </w:r>
      <w:bookmarkEnd w:id="9"/>
    </w:p>
    <w:p w14:paraId="2EB11020" w14:textId="77777777" w:rsidR="0093622B" w:rsidRDefault="009F4868">
      <w:pPr>
        <w:pStyle w:val="BodyText"/>
        <w:widowControl/>
        <w:spacing w:before="3" w:line="336" w:lineRule="auto"/>
        <w:jc w:val="both"/>
        <w:rPr>
          <w:sz w:val="11"/>
        </w:rPr>
      </w:pPr>
      <w:r>
        <w:rPr>
          <w:noProof/>
          <w:sz w:val="11"/>
        </w:rPr>
        <mc:AlternateContent>
          <mc:Choice Requires="wps">
            <w:drawing>
              <wp:anchor distT="0" distB="0" distL="0" distR="0" simplePos="0" relativeHeight="251658241" behindDoc="1" locked="0" layoutInCell="1" allowOverlap="1" wp14:anchorId="60C2BE6F" wp14:editId="2A108636">
                <wp:simplePos x="0" y="0"/>
                <wp:positionH relativeFrom="page">
                  <wp:posOffset>1104900</wp:posOffset>
                </wp:positionH>
                <wp:positionV relativeFrom="paragraph">
                  <wp:posOffset>102870</wp:posOffset>
                </wp:positionV>
                <wp:extent cx="5972810" cy="18415"/>
                <wp:effectExtent l="0" t="0" r="0" b="0"/>
                <wp:wrapTopAndBottom/>
                <wp:docPr id="3"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1B5C8E5">
              <v:rect id="docshape16" style="position:absolute;margin-left:87pt;margin-top:8.1pt;width:470.3pt;height:1.45pt;z-index:-251658239;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11EED5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">
                <w10:wrap type="topAndBottom" anchorx="page"/>
              </v:rect>
            </w:pict>
          </mc:Fallback>
        </mc:AlternateContent>
      </w:r>
    </w:p>
    <w:p w14:paraId="59C46906" w14:textId="77777777" w:rsidR="0093622B" w:rsidRDefault="0093622B">
      <w:pPr>
        <w:pStyle w:val="BodyText"/>
        <w:widowControl/>
        <w:spacing w:before="6" w:line="336" w:lineRule="auto"/>
        <w:jc w:val="both"/>
        <w:rPr>
          <w:sz w:val="17"/>
        </w:rPr>
      </w:pPr>
    </w:p>
    <w:p w14:paraId="40E52A9A" w14:textId="683F6B6C" w:rsidR="00051360" w:rsidRPr="007C592C" w:rsidRDefault="001C1394">
      <w:pPr>
        <w:pStyle w:val="BodyText"/>
        <w:widowControl/>
        <w:spacing w:before="4" w:line="336" w:lineRule="auto"/>
        <w:jc w:val="both"/>
        <w:rPr>
          <w:w w:val="99"/>
          <w:sz w:val="24"/>
          <w:szCs w:val="24"/>
          <w:lang w:val="es-ES"/>
        </w:rPr>
      </w:pPr>
      <w:r w:rsidRPr="007C592C">
        <w:rPr>
          <w:w w:val="99"/>
          <w:sz w:val="24"/>
          <w:szCs w:val="24"/>
        </w:rPr>
        <w:t>Ondícula</w:t>
      </w:r>
      <w:r w:rsidR="008539C3" w:rsidRPr="007C592C">
        <w:rPr>
          <w:w w:val="99"/>
          <w:sz w:val="24"/>
          <w:szCs w:val="24"/>
          <w:lang w:val="es-ES"/>
        </w:rPr>
        <w:t xml:space="preserve">, </w:t>
      </w:r>
      <w:r w:rsidR="005E629D" w:rsidRPr="007C592C">
        <w:rPr>
          <w:w w:val="99"/>
          <w:sz w:val="24"/>
          <w:szCs w:val="24"/>
          <w:lang w:val="es-ES"/>
        </w:rPr>
        <w:t>agru</w:t>
      </w:r>
      <w:r w:rsidR="00A91111" w:rsidRPr="007C592C">
        <w:rPr>
          <w:w w:val="99"/>
          <w:sz w:val="24"/>
          <w:szCs w:val="24"/>
          <w:lang w:val="es-ES"/>
        </w:rPr>
        <w:t>pamiento</w:t>
      </w:r>
      <w:r w:rsidR="006E3901" w:rsidRPr="007C592C">
        <w:rPr>
          <w:w w:val="99"/>
          <w:sz w:val="24"/>
          <w:szCs w:val="24"/>
          <w:lang w:val="es-ES"/>
        </w:rPr>
        <w:t xml:space="preserve">, </w:t>
      </w:r>
      <w:r w:rsidR="008763C1" w:rsidRPr="007C592C">
        <w:rPr>
          <w:w w:val="99"/>
          <w:sz w:val="24"/>
          <w:szCs w:val="24"/>
          <w:lang w:val="es-ES"/>
        </w:rPr>
        <w:t>detección de anomalías</w:t>
      </w:r>
      <w:r w:rsidR="006714FB" w:rsidRPr="007C592C">
        <w:rPr>
          <w:w w:val="99"/>
          <w:sz w:val="24"/>
          <w:szCs w:val="24"/>
          <w:lang w:val="es-ES"/>
        </w:rPr>
        <w:t>, serie</w:t>
      </w:r>
      <w:r w:rsidR="00FE62B1" w:rsidRPr="007C592C">
        <w:rPr>
          <w:w w:val="99"/>
          <w:sz w:val="24"/>
          <w:szCs w:val="24"/>
          <w:lang w:val="es-ES"/>
        </w:rPr>
        <w:t>s</w:t>
      </w:r>
      <w:r w:rsidR="006714FB" w:rsidRPr="007C592C">
        <w:rPr>
          <w:w w:val="99"/>
          <w:sz w:val="24"/>
          <w:szCs w:val="24"/>
          <w:lang w:val="es-ES"/>
        </w:rPr>
        <w:t xml:space="preserve"> temporal</w:t>
      </w:r>
      <w:r w:rsidR="00FE62B1" w:rsidRPr="007C592C">
        <w:rPr>
          <w:w w:val="99"/>
          <w:sz w:val="24"/>
          <w:szCs w:val="24"/>
          <w:lang w:val="es-ES"/>
        </w:rPr>
        <w:t>es</w:t>
      </w:r>
      <w:r w:rsidR="00943219" w:rsidRPr="007C592C">
        <w:rPr>
          <w:w w:val="99"/>
          <w:sz w:val="24"/>
          <w:szCs w:val="24"/>
          <w:lang w:val="es-ES"/>
        </w:rPr>
        <w:t xml:space="preserve">, </w:t>
      </w:r>
      <w:r w:rsidR="0068588B" w:rsidRPr="007C592C">
        <w:rPr>
          <w:w w:val="99"/>
          <w:sz w:val="24"/>
          <w:szCs w:val="24"/>
          <w:lang w:val="es-ES"/>
        </w:rPr>
        <w:t>gestión</w:t>
      </w:r>
      <w:r w:rsidR="00943219" w:rsidRPr="007C592C">
        <w:rPr>
          <w:w w:val="99"/>
          <w:sz w:val="24"/>
          <w:szCs w:val="24"/>
          <w:lang w:val="es-ES"/>
        </w:rPr>
        <w:t xml:space="preserve"> de red</w:t>
      </w:r>
      <w:r w:rsidR="0043720E" w:rsidRPr="007C592C">
        <w:rPr>
          <w:w w:val="99"/>
          <w:sz w:val="24"/>
          <w:szCs w:val="24"/>
          <w:lang w:val="es-ES"/>
        </w:rPr>
        <w:t>.</w:t>
      </w:r>
    </w:p>
    <w:p w14:paraId="50EDF875" w14:textId="77777777" w:rsidR="0093622B" w:rsidRPr="00CD540B" w:rsidRDefault="0093622B">
      <w:pPr>
        <w:pStyle w:val="BodyText"/>
        <w:widowControl/>
        <w:spacing w:before="4" w:line="336" w:lineRule="auto"/>
        <w:jc w:val="both"/>
        <w:rPr>
          <w:sz w:val="17"/>
          <w:lang w:val="es-ES"/>
        </w:rPr>
        <w:sectPr w:rsidR="0093622B" w:rsidRPr="00CD540B" w:rsidSect="00133A8F">
          <w:headerReference w:type="even" r:id="rId21"/>
          <w:headerReference w:type="default" r:id="rId22"/>
          <w:footerReference w:type="even" r:id="rId23"/>
          <w:footerReference w:type="default" r:id="rId24"/>
          <w:pgSz w:w="11906" w:h="16838"/>
          <w:pgMar w:top="1134" w:right="680" w:bottom="1134" w:left="1758" w:header="0" w:footer="459" w:gutter="0"/>
          <w:pgNumType w:fmt="upperRoman"/>
          <w:cols w:space="720"/>
          <w:formProt w:val="0"/>
          <w:docGrid w:linePitch="299" w:charSpace="4096"/>
        </w:sectPr>
      </w:pPr>
    </w:p>
    <w:p w14:paraId="353188D6"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bookmarkStart w:id="10" w:name="_Toc99744980"/>
      <w:bookmarkStart w:id="11" w:name="_Toc98967506"/>
      <w:bookmarkStart w:id="12" w:name="_Toc98970304"/>
      <w:bookmarkStart w:id="13" w:name="_Toc98971269"/>
      <w:bookmarkStart w:id="14" w:name="_Toc99573218"/>
    </w:p>
    <w:p w14:paraId="713DDCD6"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601A6C71"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6C50A34E"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4E0E68CF"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03CADE4E"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7449FDD6"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582593A1"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18A81748"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0C58FA3A"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076F878F"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2BE596EE"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238C8C4F"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1A21A486"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65122725"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32143B25"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32469F18" w14:textId="77777777" w:rsidR="00AB6243" w:rsidRPr="004508F9" w:rsidRDefault="00AB6243" w:rsidP="00176079">
      <w:pPr>
        <w:pStyle w:val="Heading3"/>
        <w:widowControl/>
        <w:pBdr>
          <w:bottom w:val="single" w:sz="24" w:space="1" w:color="9A7248"/>
        </w:pBdr>
        <w:tabs>
          <w:tab w:val="left" w:pos="9472"/>
        </w:tabs>
        <w:spacing w:line="240" w:lineRule="auto"/>
        <w:ind w:left="0"/>
        <w:jc w:val="both"/>
        <w:rPr>
          <w:w w:val="110"/>
          <w:u w:val="none"/>
          <w:lang w:val="es-ES"/>
        </w:rPr>
      </w:pPr>
    </w:p>
    <w:p w14:paraId="495FA38B" w14:textId="72BF5C58" w:rsidR="00516B9A" w:rsidRPr="00E774F4" w:rsidRDefault="009F4868" w:rsidP="00176079">
      <w:pPr>
        <w:pStyle w:val="Heading3"/>
        <w:widowControl/>
        <w:pBdr>
          <w:bottom w:val="single" w:sz="24" w:space="1" w:color="9A7248"/>
        </w:pBdr>
        <w:tabs>
          <w:tab w:val="left" w:pos="9472"/>
        </w:tabs>
        <w:spacing w:line="240" w:lineRule="auto"/>
        <w:ind w:left="0"/>
        <w:jc w:val="both"/>
        <w:rPr>
          <w:w w:val="110"/>
          <w:u w:val="none"/>
          <w:lang w:val="en-US"/>
        </w:rPr>
      </w:pPr>
      <w:bookmarkStart w:id="15" w:name="_Toc169600367"/>
      <w:r w:rsidRPr="00E774F4">
        <w:rPr>
          <w:w w:val="110"/>
          <w:u w:val="none"/>
          <w:lang w:val="en-US"/>
        </w:rPr>
        <w:t>Abstract</w:t>
      </w:r>
      <w:bookmarkEnd w:id="10"/>
      <w:bookmarkEnd w:id="11"/>
      <w:bookmarkEnd w:id="12"/>
      <w:bookmarkEnd w:id="13"/>
      <w:bookmarkEnd w:id="14"/>
      <w:bookmarkEnd w:id="15"/>
    </w:p>
    <w:p w14:paraId="7447B6C1" w14:textId="77777777" w:rsidR="00176079" w:rsidRDefault="00516B9A" w:rsidP="00E774F4">
      <w:pPr>
        <w:pStyle w:val="BodyText"/>
        <w:widowControl/>
        <w:spacing w:before="240" w:line="288" w:lineRule="auto"/>
        <w:ind w:firstLine="567"/>
        <w:jc w:val="both"/>
        <w:rPr>
          <w:sz w:val="24"/>
          <w:szCs w:val="24"/>
          <w:lang w:val="en-US"/>
        </w:rPr>
      </w:pPr>
      <w:r w:rsidRPr="00577C7F">
        <w:rPr>
          <w:sz w:val="24"/>
          <w:szCs w:val="24"/>
          <w:lang w:val="en-US"/>
        </w:rPr>
        <w:t xml:space="preserve">The current landscape of monitoring </w:t>
      </w:r>
      <w:r w:rsidR="005F2E92">
        <w:rPr>
          <w:sz w:val="24"/>
          <w:szCs w:val="24"/>
          <w:lang w:val="en-US"/>
        </w:rPr>
        <w:t xml:space="preserve">systems </w:t>
      </w:r>
      <w:r>
        <w:rPr>
          <w:sz w:val="24"/>
          <w:szCs w:val="24"/>
          <w:lang w:val="en-US"/>
        </w:rPr>
        <w:t xml:space="preserve">and network communication </w:t>
      </w:r>
      <w:r w:rsidR="000A116C">
        <w:rPr>
          <w:sz w:val="24"/>
          <w:szCs w:val="24"/>
          <w:lang w:val="en-US"/>
        </w:rPr>
        <w:t>management</w:t>
      </w:r>
      <w:r w:rsidR="00756A18">
        <w:rPr>
          <w:sz w:val="24"/>
          <w:szCs w:val="24"/>
          <w:lang w:val="en-US"/>
        </w:rPr>
        <w:t xml:space="preserve"> </w:t>
      </w:r>
      <w:r>
        <w:rPr>
          <w:sz w:val="24"/>
          <w:szCs w:val="24"/>
          <w:lang w:val="en-US"/>
        </w:rPr>
        <w:t xml:space="preserve">anticipates a future full of changes and novelties in the operational paradigm. Currently, most organizations use </w:t>
      </w:r>
      <w:r w:rsidR="00756A18">
        <w:rPr>
          <w:sz w:val="24"/>
          <w:szCs w:val="24"/>
          <w:lang w:val="en-US"/>
        </w:rPr>
        <w:t>baseline</w:t>
      </w:r>
      <w:r>
        <w:rPr>
          <w:sz w:val="24"/>
          <w:szCs w:val="24"/>
          <w:lang w:val="en-US"/>
        </w:rPr>
        <w:t xml:space="preserve">-based systems, which </w:t>
      </w:r>
      <w:r w:rsidR="003E3C59">
        <w:rPr>
          <w:sz w:val="24"/>
          <w:szCs w:val="24"/>
          <w:lang w:val="en-US"/>
        </w:rPr>
        <w:t xml:space="preserve">rely on previous behavior over time </w:t>
      </w:r>
      <w:r w:rsidR="00460BBE">
        <w:rPr>
          <w:sz w:val="24"/>
          <w:szCs w:val="24"/>
          <w:lang w:val="en-US"/>
        </w:rPr>
        <w:t>to make future predictions.</w:t>
      </w:r>
    </w:p>
    <w:p w14:paraId="6D4D901D" w14:textId="77777777" w:rsidR="00176079" w:rsidRDefault="00516B9A" w:rsidP="00E774F4">
      <w:pPr>
        <w:pStyle w:val="BodyText"/>
        <w:widowControl/>
        <w:spacing w:before="240" w:line="288" w:lineRule="auto"/>
        <w:ind w:firstLine="567"/>
        <w:jc w:val="both"/>
        <w:rPr>
          <w:sz w:val="24"/>
          <w:szCs w:val="24"/>
          <w:lang w:val="en-US"/>
        </w:rPr>
      </w:pPr>
      <w:r>
        <w:rPr>
          <w:sz w:val="24"/>
          <w:szCs w:val="24"/>
          <w:lang w:val="en-US"/>
        </w:rPr>
        <w:t>The objective of this work is to introduce a new characterization method for time series in network segments</w:t>
      </w:r>
      <w:r w:rsidR="003774E2">
        <w:rPr>
          <w:sz w:val="24"/>
          <w:szCs w:val="24"/>
          <w:lang w:val="en-US"/>
        </w:rPr>
        <w:t xml:space="preserve"> to </w:t>
      </w:r>
      <w:r>
        <w:rPr>
          <w:sz w:val="24"/>
          <w:szCs w:val="24"/>
          <w:lang w:val="en-US"/>
        </w:rPr>
        <w:t>detect anomalous behavior</w:t>
      </w:r>
      <w:r w:rsidR="003774E2">
        <w:rPr>
          <w:sz w:val="24"/>
          <w:szCs w:val="24"/>
          <w:lang w:val="en-US"/>
        </w:rPr>
        <w:t xml:space="preserve"> and prevent</w:t>
      </w:r>
      <w:r w:rsidR="00DD23E8">
        <w:rPr>
          <w:sz w:val="24"/>
          <w:szCs w:val="24"/>
          <w:lang w:val="en-US"/>
        </w:rPr>
        <w:t xml:space="preserve"> security issues in system infrastructure</w:t>
      </w:r>
      <w:r>
        <w:rPr>
          <w:sz w:val="24"/>
          <w:szCs w:val="24"/>
          <w:lang w:val="en-US"/>
        </w:rPr>
        <w:t xml:space="preserve">. </w:t>
      </w:r>
      <w:r w:rsidR="0028346A">
        <w:rPr>
          <w:sz w:val="24"/>
          <w:szCs w:val="24"/>
          <w:lang w:val="en-US"/>
        </w:rPr>
        <w:t>Our</w:t>
      </w:r>
      <w:r>
        <w:rPr>
          <w:sz w:val="24"/>
          <w:szCs w:val="24"/>
          <w:lang w:val="en-US"/>
        </w:rPr>
        <w:t xml:space="preserve"> propos</w:t>
      </w:r>
      <w:r w:rsidR="0028346A">
        <w:rPr>
          <w:sz w:val="24"/>
          <w:szCs w:val="24"/>
          <w:lang w:val="en-US"/>
        </w:rPr>
        <w:t>al</w:t>
      </w:r>
      <w:r>
        <w:rPr>
          <w:sz w:val="24"/>
          <w:szCs w:val="24"/>
          <w:lang w:val="en-US"/>
        </w:rPr>
        <w:t xml:space="preserve"> is based on the removal of the temporal component from the series in order to identify time series with certain similarities </w:t>
      </w:r>
      <w:r w:rsidR="0021233E">
        <w:rPr>
          <w:sz w:val="24"/>
          <w:szCs w:val="24"/>
          <w:lang w:val="en-US"/>
        </w:rPr>
        <w:t xml:space="preserve">in their behavior, </w:t>
      </w:r>
      <w:r w:rsidR="00F944B9">
        <w:rPr>
          <w:sz w:val="24"/>
          <w:szCs w:val="24"/>
          <w:lang w:val="en-US"/>
        </w:rPr>
        <w:t>which otherwise are very difficult to predict.</w:t>
      </w:r>
    </w:p>
    <w:p w14:paraId="5CE1556A" w14:textId="77777777" w:rsidR="00176079" w:rsidRDefault="00516B9A" w:rsidP="00E774F4">
      <w:pPr>
        <w:pStyle w:val="BodyText"/>
        <w:widowControl/>
        <w:spacing w:before="240" w:line="288" w:lineRule="auto"/>
        <w:ind w:firstLine="567"/>
        <w:jc w:val="both"/>
        <w:rPr>
          <w:sz w:val="24"/>
          <w:szCs w:val="24"/>
          <w:lang w:val="en-US"/>
        </w:rPr>
      </w:pPr>
      <w:r>
        <w:rPr>
          <w:sz w:val="24"/>
          <w:szCs w:val="24"/>
          <w:lang w:val="en-US"/>
        </w:rPr>
        <w:t xml:space="preserve">Based on this idea, </w:t>
      </w:r>
      <w:r w:rsidR="007E2A4E">
        <w:rPr>
          <w:sz w:val="24"/>
          <w:szCs w:val="24"/>
          <w:lang w:val="en-US"/>
        </w:rPr>
        <w:t>we</w:t>
      </w:r>
      <w:r>
        <w:rPr>
          <w:sz w:val="24"/>
          <w:szCs w:val="24"/>
          <w:lang w:val="en-US"/>
        </w:rPr>
        <w:t xml:space="preserve"> have developed </w:t>
      </w:r>
      <w:r w:rsidR="007E2A4E">
        <w:rPr>
          <w:sz w:val="24"/>
          <w:szCs w:val="24"/>
          <w:lang w:val="en-US"/>
        </w:rPr>
        <w:t xml:space="preserve">various methods </w:t>
      </w:r>
      <w:r>
        <w:rPr>
          <w:sz w:val="24"/>
          <w:szCs w:val="24"/>
          <w:lang w:val="en-US"/>
        </w:rPr>
        <w:t xml:space="preserve">to achieve this </w:t>
      </w:r>
      <w:r w:rsidR="00466D08">
        <w:rPr>
          <w:sz w:val="24"/>
          <w:szCs w:val="24"/>
          <w:lang w:val="en-US"/>
        </w:rPr>
        <w:t>goal</w:t>
      </w:r>
      <w:r>
        <w:rPr>
          <w:sz w:val="24"/>
          <w:szCs w:val="24"/>
          <w:lang w:val="en-US"/>
        </w:rPr>
        <w:t>, along with a series of tests and experiments on a massive dataset that have allowed us to observe the behavior of the implemented algorithms.</w:t>
      </w:r>
    </w:p>
    <w:p w14:paraId="7E4A4EA6" w14:textId="67D7CD06" w:rsidR="00F84208" w:rsidRPr="00E774F4" w:rsidRDefault="003154E5" w:rsidP="00E774F4">
      <w:pPr>
        <w:pStyle w:val="BodyText"/>
        <w:widowControl/>
        <w:spacing w:before="240" w:line="288" w:lineRule="auto"/>
        <w:ind w:firstLine="567"/>
        <w:jc w:val="both"/>
        <w:rPr>
          <w:sz w:val="24"/>
          <w:szCs w:val="24"/>
          <w:lang w:val="en-US"/>
        </w:rPr>
      </w:pPr>
      <w:r>
        <w:rPr>
          <w:sz w:val="24"/>
          <w:szCs w:val="24"/>
          <w:lang w:val="en-US"/>
        </w:rPr>
        <w:t xml:space="preserve">As a result of this work, we have been able to provide a new </w:t>
      </w:r>
      <w:r w:rsidR="00912D7A">
        <w:rPr>
          <w:sz w:val="24"/>
          <w:szCs w:val="24"/>
          <w:lang w:val="en-US"/>
        </w:rPr>
        <w:t xml:space="preserve">way of modeling system and user behaviors, which allows </w:t>
      </w:r>
      <w:r w:rsidR="00927C2D">
        <w:rPr>
          <w:sz w:val="24"/>
          <w:szCs w:val="24"/>
          <w:lang w:val="en-US"/>
        </w:rPr>
        <w:t>automated detection of incidents</w:t>
      </w:r>
      <w:r w:rsidR="009D1A32">
        <w:rPr>
          <w:sz w:val="24"/>
          <w:szCs w:val="24"/>
          <w:lang w:val="en-US"/>
        </w:rPr>
        <w:t>, thereby reducing the respo</w:t>
      </w:r>
      <w:r w:rsidR="00BF3020">
        <w:rPr>
          <w:sz w:val="24"/>
          <w:szCs w:val="24"/>
          <w:lang w:val="en-US"/>
        </w:rPr>
        <w:t>nsibility and workload of system administrators.</w:t>
      </w:r>
    </w:p>
    <w:p w14:paraId="128B7C6B" w14:textId="77777777" w:rsidR="00353C4D" w:rsidRDefault="00353C4D" w:rsidP="00353C4D">
      <w:pPr>
        <w:jc w:val="both"/>
        <w:rPr>
          <w:sz w:val="24"/>
          <w:szCs w:val="24"/>
          <w:lang w:val="en-US"/>
        </w:rPr>
      </w:pPr>
    </w:p>
    <w:p w14:paraId="1BE3A34A" w14:textId="77777777" w:rsidR="00F01DB5" w:rsidRDefault="00F01DB5" w:rsidP="00353C4D">
      <w:pPr>
        <w:jc w:val="both"/>
        <w:rPr>
          <w:sz w:val="24"/>
          <w:szCs w:val="24"/>
          <w:lang w:val="en-US"/>
        </w:rPr>
      </w:pPr>
    </w:p>
    <w:p w14:paraId="2E0FC8C8" w14:textId="77777777" w:rsidR="00F01DB5" w:rsidRDefault="00F01DB5" w:rsidP="00353C4D">
      <w:pPr>
        <w:jc w:val="both"/>
        <w:rPr>
          <w:sz w:val="24"/>
          <w:szCs w:val="24"/>
          <w:lang w:val="en-US"/>
        </w:rPr>
      </w:pPr>
    </w:p>
    <w:p w14:paraId="7DAE5DF3" w14:textId="77777777" w:rsidR="00F01DB5" w:rsidRDefault="00F01DB5" w:rsidP="00353C4D">
      <w:pPr>
        <w:jc w:val="both"/>
        <w:rPr>
          <w:sz w:val="24"/>
          <w:szCs w:val="24"/>
          <w:lang w:val="en-US"/>
        </w:rPr>
      </w:pPr>
    </w:p>
    <w:p w14:paraId="0AE2C480" w14:textId="77777777" w:rsidR="00F01DB5" w:rsidRDefault="00F01DB5" w:rsidP="00353C4D">
      <w:pPr>
        <w:jc w:val="both"/>
        <w:rPr>
          <w:sz w:val="24"/>
          <w:szCs w:val="24"/>
          <w:lang w:val="en-US"/>
        </w:rPr>
      </w:pPr>
    </w:p>
    <w:p w14:paraId="5DFC9974" w14:textId="77777777" w:rsidR="00F01DB5" w:rsidRDefault="00F01DB5" w:rsidP="00353C4D">
      <w:pPr>
        <w:jc w:val="both"/>
        <w:rPr>
          <w:sz w:val="24"/>
          <w:szCs w:val="24"/>
          <w:lang w:val="en-US"/>
        </w:rPr>
      </w:pPr>
    </w:p>
    <w:p w14:paraId="1A19E88B" w14:textId="77777777" w:rsidR="00F01DB5" w:rsidRDefault="00F01DB5" w:rsidP="00353C4D">
      <w:pPr>
        <w:jc w:val="both"/>
        <w:rPr>
          <w:sz w:val="24"/>
          <w:szCs w:val="24"/>
          <w:lang w:val="en-US"/>
        </w:rPr>
      </w:pPr>
    </w:p>
    <w:p w14:paraId="1DD2DD24" w14:textId="77777777" w:rsidR="00F01DB5" w:rsidRDefault="00F01DB5" w:rsidP="00353C4D">
      <w:pPr>
        <w:jc w:val="both"/>
        <w:rPr>
          <w:sz w:val="24"/>
          <w:szCs w:val="24"/>
          <w:lang w:val="en-US"/>
        </w:rPr>
      </w:pPr>
    </w:p>
    <w:p w14:paraId="70BE3A07" w14:textId="77777777" w:rsidR="00F01DB5" w:rsidRDefault="00F01DB5" w:rsidP="00353C4D">
      <w:pPr>
        <w:jc w:val="both"/>
        <w:rPr>
          <w:sz w:val="24"/>
          <w:szCs w:val="24"/>
          <w:lang w:val="en-US"/>
        </w:rPr>
      </w:pPr>
    </w:p>
    <w:p w14:paraId="1F419FA1" w14:textId="77777777" w:rsidR="00F01DB5" w:rsidRDefault="00F01DB5" w:rsidP="00353C4D">
      <w:pPr>
        <w:jc w:val="both"/>
        <w:rPr>
          <w:sz w:val="24"/>
          <w:szCs w:val="24"/>
          <w:lang w:val="en-US"/>
        </w:rPr>
      </w:pPr>
    </w:p>
    <w:p w14:paraId="018A7106" w14:textId="77777777" w:rsidR="00F01DB5" w:rsidRDefault="00F01DB5" w:rsidP="00353C4D">
      <w:pPr>
        <w:jc w:val="both"/>
        <w:rPr>
          <w:sz w:val="24"/>
          <w:szCs w:val="24"/>
          <w:lang w:val="en-US"/>
        </w:rPr>
      </w:pPr>
    </w:p>
    <w:p w14:paraId="10197039" w14:textId="77777777" w:rsidR="00F01DB5" w:rsidRDefault="00F01DB5" w:rsidP="00353C4D">
      <w:pPr>
        <w:jc w:val="both"/>
        <w:rPr>
          <w:sz w:val="24"/>
          <w:szCs w:val="24"/>
          <w:lang w:val="en-US"/>
        </w:rPr>
      </w:pPr>
    </w:p>
    <w:p w14:paraId="0644DDF3" w14:textId="77777777" w:rsidR="00F01DB5" w:rsidRDefault="00F01DB5" w:rsidP="00353C4D">
      <w:pPr>
        <w:jc w:val="both"/>
        <w:rPr>
          <w:sz w:val="24"/>
          <w:szCs w:val="24"/>
          <w:lang w:val="en-US"/>
        </w:rPr>
      </w:pPr>
    </w:p>
    <w:p w14:paraId="107983B1" w14:textId="77777777" w:rsidR="00F01DB5" w:rsidRDefault="00F01DB5" w:rsidP="00353C4D">
      <w:pPr>
        <w:jc w:val="both"/>
        <w:rPr>
          <w:sz w:val="24"/>
          <w:szCs w:val="24"/>
          <w:lang w:val="en-US"/>
        </w:rPr>
      </w:pPr>
    </w:p>
    <w:p w14:paraId="0911CA7E" w14:textId="77777777" w:rsidR="00F01DB5" w:rsidRDefault="00F01DB5" w:rsidP="00353C4D">
      <w:pPr>
        <w:jc w:val="both"/>
        <w:rPr>
          <w:sz w:val="24"/>
          <w:szCs w:val="24"/>
          <w:lang w:val="en-US"/>
        </w:rPr>
      </w:pPr>
    </w:p>
    <w:p w14:paraId="51F20EED" w14:textId="77777777" w:rsidR="00F01DB5" w:rsidRDefault="00F01DB5" w:rsidP="00353C4D">
      <w:pPr>
        <w:jc w:val="both"/>
        <w:rPr>
          <w:sz w:val="24"/>
          <w:szCs w:val="24"/>
          <w:lang w:val="en-US"/>
        </w:rPr>
      </w:pPr>
    </w:p>
    <w:p w14:paraId="3C014DEA" w14:textId="77777777" w:rsidR="00F01DB5" w:rsidRDefault="00F01DB5" w:rsidP="00353C4D">
      <w:pPr>
        <w:jc w:val="both"/>
        <w:rPr>
          <w:sz w:val="24"/>
          <w:szCs w:val="24"/>
          <w:lang w:val="en-US"/>
        </w:rPr>
      </w:pPr>
    </w:p>
    <w:p w14:paraId="72061AC8" w14:textId="77777777" w:rsidR="00F01DB5" w:rsidRPr="00353C4D" w:rsidRDefault="00F01DB5" w:rsidP="00353C4D">
      <w:pPr>
        <w:jc w:val="both"/>
        <w:rPr>
          <w:sz w:val="24"/>
          <w:szCs w:val="24"/>
          <w:lang w:val="en-US"/>
        </w:rPr>
      </w:pPr>
    </w:p>
    <w:p w14:paraId="640440EC" w14:textId="77777777" w:rsidR="00F84208" w:rsidRPr="00E774F4" w:rsidRDefault="00F84208">
      <w:pPr>
        <w:pStyle w:val="BodyText"/>
        <w:widowControl/>
        <w:spacing w:line="336" w:lineRule="auto"/>
        <w:jc w:val="both"/>
        <w:rPr>
          <w:sz w:val="26"/>
          <w:lang w:val="en-US"/>
        </w:rPr>
      </w:pPr>
    </w:p>
    <w:p w14:paraId="139861C7" w14:textId="77777777" w:rsidR="0093622B" w:rsidRPr="00E774F4" w:rsidRDefault="009F4868">
      <w:pPr>
        <w:widowControl/>
        <w:spacing w:line="336" w:lineRule="auto"/>
        <w:jc w:val="both"/>
        <w:rPr>
          <w:sz w:val="63"/>
          <w:lang w:val="en-US"/>
        </w:rPr>
      </w:pPr>
      <w:bookmarkStart w:id="16" w:name="_Hlk102505355"/>
      <w:r w:rsidRPr="00E774F4">
        <w:rPr>
          <w:b/>
          <w:color w:val="9A7248"/>
          <w:w w:val="110"/>
          <w:sz w:val="63"/>
          <w:lang w:val="en-US"/>
        </w:rPr>
        <w:t>Keywords</w:t>
      </w:r>
      <w:bookmarkEnd w:id="16"/>
    </w:p>
    <w:p w14:paraId="57EBC863" w14:textId="77777777" w:rsidR="0093622B" w:rsidRPr="00E774F4" w:rsidRDefault="009F4868">
      <w:pPr>
        <w:pStyle w:val="BodyText"/>
        <w:widowControl/>
        <w:spacing w:before="3" w:line="336" w:lineRule="auto"/>
        <w:jc w:val="both"/>
        <w:rPr>
          <w:sz w:val="11"/>
          <w:lang w:val="en-US"/>
        </w:rPr>
      </w:pPr>
      <w:r>
        <w:rPr>
          <w:noProof/>
          <w:sz w:val="11"/>
          <w:lang w:val="en-US"/>
        </w:rPr>
        <mc:AlternateContent>
          <mc:Choice Requires="wps">
            <w:drawing>
              <wp:anchor distT="0" distB="0" distL="0" distR="0" simplePos="0" relativeHeight="251658244" behindDoc="1" locked="0" layoutInCell="1" allowOverlap="1" wp14:anchorId="56F98FF2" wp14:editId="3F1417F2">
                <wp:simplePos x="0" y="0"/>
                <wp:positionH relativeFrom="page">
                  <wp:posOffset>1103630</wp:posOffset>
                </wp:positionH>
                <wp:positionV relativeFrom="paragraph">
                  <wp:posOffset>102870</wp:posOffset>
                </wp:positionV>
                <wp:extent cx="5972810" cy="18415"/>
                <wp:effectExtent l="0" t="0" r="0" b="0"/>
                <wp:wrapTopAndBottom/>
                <wp:docPr id="4"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6C8D19F">
              <v:rect id="docshape16" style="position:absolute;margin-left:86.9pt;margin-top:8.1pt;width:470.3pt;height:1.45pt;z-index:-251658236;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18AB33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">
                <w10:wrap type="topAndBottom" anchorx="page"/>
              </v:rect>
            </w:pict>
          </mc:Fallback>
        </mc:AlternateContent>
      </w:r>
    </w:p>
    <w:p w14:paraId="0B73678B" w14:textId="77777777" w:rsidR="0093622B" w:rsidRPr="007C592C" w:rsidRDefault="0093622B">
      <w:pPr>
        <w:pStyle w:val="BodyText"/>
        <w:widowControl/>
        <w:spacing w:before="6" w:line="336" w:lineRule="auto"/>
        <w:jc w:val="both"/>
        <w:rPr>
          <w:sz w:val="24"/>
          <w:szCs w:val="24"/>
          <w:lang w:val="en-US"/>
        </w:rPr>
      </w:pPr>
    </w:p>
    <w:p w14:paraId="6557F059" w14:textId="7A1C8C36" w:rsidR="0093622B" w:rsidRPr="007C592C" w:rsidRDefault="00F0334C">
      <w:pPr>
        <w:pStyle w:val="BodyText"/>
        <w:widowControl/>
        <w:spacing w:before="102" w:line="336" w:lineRule="auto"/>
        <w:jc w:val="both"/>
        <w:rPr>
          <w:w w:val="99"/>
          <w:sz w:val="24"/>
          <w:szCs w:val="24"/>
          <w:lang w:val="en-US"/>
        </w:rPr>
      </w:pPr>
      <w:r w:rsidRPr="007C592C">
        <w:rPr>
          <w:w w:val="99"/>
          <w:sz w:val="24"/>
          <w:szCs w:val="24"/>
          <w:lang w:val="en-US"/>
        </w:rPr>
        <w:t>Wavelet</w:t>
      </w:r>
      <w:r w:rsidR="00752AB8" w:rsidRPr="007C592C">
        <w:rPr>
          <w:w w:val="99"/>
          <w:sz w:val="24"/>
          <w:szCs w:val="24"/>
          <w:lang w:val="en-US"/>
        </w:rPr>
        <w:t>, cluster</w:t>
      </w:r>
      <w:r w:rsidR="0068588B" w:rsidRPr="007C592C">
        <w:rPr>
          <w:w w:val="99"/>
          <w:sz w:val="24"/>
          <w:szCs w:val="24"/>
          <w:lang w:val="en-US"/>
        </w:rPr>
        <w:t>ing</w:t>
      </w:r>
      <w:r w:rsidR="00752AB8" w:rsidRPr="007C592C">
        <w:rPr>
          <w:w w:val="99"/>
          <w:sz w:val="24"/>
          <w:szCs w:val="24"/>
          <w:lang w:val="en-US"/>
        </w:rPr>
        <w:t>,</w:t>
      </w:r>
      <w:r w:rsidRPr="007C592C">
        <w:rPr>
          <w:w w:val="99"/>
          <w:sz w:val="24"/>
          <w:szCs w:val="24"/>
          <w:lang w:val="en-US"/>
        </w:rPr>
        <w:t xml:space="preserve"> </w:t>
      </w:r>
      <w:r w:rsidR="008763C1" w:rsidRPr="007C592C">
        <w:rPr>
          <w:w w:val="99"/>
          <w:sz w:val="24"/>
          <w:szCs w:val="24"/>
          <w:lang w:val="en-US"/>
        </w:rPr>
        <w:t>anomaly detection</w:t>
      </w:r>
      <w:r w:rsidRPr="007C592C">
        <w:rPr>
          <w:w w:val="99"/>
          <w:sz w:val="24"/>
          <w:szCs w:val="24"/>
          <w:lang w:val="en-US"/>
        </w:rPr>
        <w:t>,</w:t>
      </w:r>
      <w:r w:rsidR="00752AB8" w:rsidRPr="007C592C">
        <w:rPr>
          <w:w w:val="99"/>
          <w:sz w:val="24"/>
          <w:szCs w:val="24"/>
          <w:lang w:val="en-US"/>
        </w:rPr>
        <w:t xml:space="preserve"> </w:t>
      </w:r>
      <w:r w:rsidR="00943219" w:rsidRPr="007C592C">
        <w:rPr>
          <w:w w:val="99"/>
          <w:sz w:val="24"/>
          <w:szCs w:val="24"/>
          <w:lang w:val="en-US"/>
        </w:rPr>
        <w:t>time serie</w:t>
      </w:r>
      <w:r w:rsidR="00FE62B1" w:rsidRPr="007C592C">
        <w:rPr>
          <w:w w:val="99"/>
          <w:sz w:val="24"/>
          <w:szCs w:val="24"/>
          <w:lang w:val="en-US"/>
        </w:rPr>
        <w:t>s</w:t>
      </w:r>
      <w:r w:rsidR="00943219" w:rsidRPr="007C592C">
        <w:rPr>
          <w:w w:val="99"/>
          <w:sz w:val="24"/>
          <w:szCs w:val="24"/>
          <w:lang w:val="en-US"/>
        </w:rPr>
        <w:t xml:space="preserve">, network </w:t>
      </w:r>
      <w:r w:rsidR="0068588B" w:rsidRPr="007C592C">
        <w:rPr>
          <w:w w:val="99"/>
          <w:sz w:val="24"/>
          <w:szCs w:val="24"/>
          <w:lang w:val="en-US"/>
        </w:rPr>
        <w:t>management</w:t>
      </w:r>
      <w:r w:rsidR="00D9518C" w:rsidRPr="007C592C">
        <w:rPr>
          <w:w w:val="99"/>
          <w:sz w:val="24"/>
          <w:szCs w:val="24"/>
          <w:lang w:val="en-US"/>
        </w:rPr>
        <w:t>.</w:t>
      </w:r>
    </w:p>
    <w:p w14:paraId="79AC70A7" w14:textId="77777777" w:rsidR="0093622B" w:rsidRPr="00E774F4" w:rsidRDefault="009F4868">
      <w:pPr>
        <w:widowControl/>
        <w:rPr>
          <w:w w:val="99"/>
          <w:lang w:val="en-US"/>
        </w:rPr>
      </w:pPr>
      <w:r w:rsidRPr="00E774F4">
        <w:rPr>
          <w:lang w:val="en-US"/>
        </w:rPr>
        <w:br w:type="page"/>
      </w:r>
    </w:p>
    <w:p w14:paraId="676AAD34" w14:textId="77777777" w:rsidR="0093622B" w:rsidRPr="00E774F4" w:rsidRDefault="009F4868">
      <w:pPr>
        <w:widowControl/>
        <w:rPr>
          <w:sz w:val="21"/>
          <w:szCs w:val="21"/>
          <w:lang w:val="en-US"/>
        </w:rPr>
      </w:pPr>
      <w:r w:rsidRPr="00E774F4">
        <w:rPr>
          <w:lang w:val="en-US"/>
        </w:rPr>
        <w:br w:type="page"/>
      </w:r>
    </w:p>
    <w:p w14:paraId="7BA796A8" w14:textId="5EB26A20" w:rsidR="009A5792" w:rsidRPr="00943219" w:rsidRDefault="0DC3C6B2" w:rsidP="0DC3C6B2">
      <w:pPr>
        <w:pStyle w:val="Heading3"/>
        <w:widowControl/>
        <w:pBdr>
          <w:bottom w:val="single" w:sz="24" w:space="1" w:color="9A7248"/>
        </w:pBdr>
        <w:spacing w:line="240" w:lineRule="auto"/>
        <w:ind w:left="0"/>
        <w:jc w:val="both"/>
        <w:rPr>
          <w:u w:val="none"/>
          <w:lang w:val="fr-FR"/>
        </w:rPr>
      </w:pPr>
      <w:bookmarkStart w:id="17" w:name="_Toc102510265"/>
      <w:bookmarkStart w:id="18" w:name="_Toc100528770"/>
      <w:bookmarkStart w:id="19" w:name="_Toc127720436"/>
      <w:bookmarkStart w:id="20" w:name="_Toc169600368"/>
      <w:r w:rsidRPr="0DC3C6B2">
        <w:rPr>
          <w:u w:val="none"/>
          <w:lang w:val="fr-FR"/>
        </w:rPr>
        <w:t>Índice</w:t>
      </w:r>
      <w:bookmarkEnd w:id="17"/>
      <w:bookmarkEnd w:id="18"/>
      <w:bookmarkEnd w:id="19"/>
      <w:bookmarkEnd w:id="20"/>
      <w:del w:id="21" w:author="Delga 21" w:date="2024-06-17T19:30:00Z">
        <w:r w:rsidRPr="0DC3C6B2" w:rsidDel="00517B80">
          <w:rPr>
            <w:u w:val="none"/>
            <w:lang w:val="fr-FR"/>
          </w:rPr>
          <w:delText xml:space="preserve">                                            </w:delText>
        </w:r>
      </w:del>
    </w:p>
    <w:sdt>
      <w:sdtPr>
        <w:id w:val="917522544"/>
        <w:docPartObj>
          <w:docPartGallery w:val="Table of Contents"/>
          <w:docPartUnique/>
        </w:docPartObj>
      </w:sdtPr>
      <w:sdtContent>
        <w:p w14:paraId="333EF147" w14:textId="4D694B9E" w:rsidR="008C1C53" w:rsidRDefault="009F4868">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r>
            <w:fldChar w:fldCharType="begin"/>
          </w:r>
          <w:r>
            <w:rPr>
              <w:rStyle w:val="Enlacedelndice"/>
              <w:i w:val="0"/>
              <w:iCs w:val="0"/>
              <w:webHidden/>
            </w:rPr>
            <w:instrText>TOC \z \o "1-9" \u \h</w:instrText>
          </w:r>
          <w:r>
            <w:rPr>
              <w:rStyle w:val="Enlacedelndice"/>
              <w:i w:val="0"/>
              <w:iCs w:val="0"/>
            </w:rPr>
            <w:fldChar w:fldCharType="separate"/>
          </w:r>
          <w:hyperlink w:anchor="_Toc169600365" w:history="1">
            <w:r w:rsidR="008C1C53" w:rsidRPr="00C547C7">
              <w:rPr>
                <w:rStyle w:val="Hyperlink"/>
                <w:noProof/>
              </w:rPr>
              <w:t>Agradecimientos</w:t>
            </w:r>
            <w:r w:rsidR="008C1C53">
              <w:rPr>
                <w:noProof/>
                <w:webHidden/>
              </w:rPr>
              <w:tab/>
            </w:r>
            <w:r w:rsidR="008C1C53">
              <w:rPr>
                <w:noProof/>
                <w:webHidden/>
              </w:rPr>
              <w:fldChar w:fldCharType="begin"/>
            </w:r>
            <w:r w:rsidR="008C1C53">
              <w:rPr>
                <w:noProof/>
                <w:webHidden/>
              </w:rPr>
              <w:instrText xml:space="preserve"> PAGEREF _Toc169600365 \h </w:instrText>
            </w:r>
            <w:r w:rsidR="008C1C53">
              <w:rPr>
                <w:noProof/>
                <w:webHidden/>
              </w:rPr>
            </w:r>
            <w:r w:rsidR="008C1C53">
              <w:rPr>
                <w:noProof/>
                <w:webHidden/>
              </w:rPr>
              <w:fldChar w:fldCharType="separate"/>
            </w:r>
            <w:r w:rsidR="008C1C53">
              <w:rPr>
                <w:noProof/>
                <w:webHidden/>
              </w:rPr>
              <w:t>III</w:t>
            </w:r>
            <w:r w:rsidR="008C1C53">
              <w:rPr>
                <w:noProof/>
                <w:webHidden/>
              </w:rPr>
              <w:fldChar w:fldCharType="end"/>
            </w:r>
          </w:hyperlink>
        </w:p>
        <w:p w14:paraId="10BAFC53" w14:textId="5EA84183"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366" w:history="1">
            <w:r w:rsidR="008C1C53" w:rsidRPr="00C547C7">
              <w:rPr>
                <w:rStyle w:val="Hyperlink"/>
                <w:noProof/>
              </w:rPr>
              <w:t>Resumen</w:t>
            </w:r>
            <w:r w:rsidR="008C1C53">
              <w:rPr>
                <w:noProof/>
                <w:webHidden/>
              </w:rPr>
              <w:tab/>
            </w:r>
            <w:r w:rsidR="008C1C53">
              <w:rPr>
                <w:noProof/>
                <w:webHidden/>
              </w:rPr>
              <w:fldChar w:fldCharType="begin"/>
            </w:r>
            <w:r w:rsidR="008C1C53">
              <w:rPr>
                <w:noProof/>
                <w:webHidden/>
              </w:rPr>
              <w:instrText xml:space="preserve"> PAGEREF _Toc169600366 \h </w:instrText>
            </w:r>
            <w:r w:rsidR="008C1C53">
              <w:rPr>
                <w:noProof/>
                <w:webHidden/>
              </w:rPr>
            </w:r>
            <w:r w:rsidR="008C1C53">
              <w:rPr>
                <w:noProof/>
                <w:webHidden/>
              </w:rPr>
              <w:fldChar w:fldCharType="separate"/>
            </w:r>
            <w:r w:rsidR="008C1C53">
              <w:rPr>
                <w:noProof/>
                <w:webHidden/>
              </w:rPr>
              <w:t>V</w:t>
            </w:r>
            <w:r w:rsidR="008C1C53">
              <w:rPr>
                <w:noProof/>
                <w:webHidden/>
              </w:rPr>
              <w:fldChar w:fldCharType="end"/>
            </w:r>
          </w:hyperlink>
        </w:p>
        <w:p w14:paraId="706EB339" w14:textId="3B036107"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367" w:history="1">
            <w:r w:rsidR="008C1C53" w:rsidRPr="00C547C7">
              <w:rPr>
                <w:rStyle w:val="Hyperlink"/>
                <w:noProof/>
                <w:w w:val="110"/>
                <w:lang w:val="en-US"/>
              </w:rPr>
              <w:t>Abstract</w:t>
            </w:r>
            <w:r w:rsidR="008C1C53">
              <w:rPr>
                <w:noProof/>
                <w:webHidden/>
              </w:rPr>
              <w:tab/>
            </w:r>
            <w:r w:rsidR="008C1C53">
              <w:rPr>
                <w:noProof/>
                <w:webHidden/>
              </w:rPr>
              <w:fldChar w:fldCharType="begin"/>
            </w:r>
            <w:r w:rsidR="008C1C53">
              <w:rPr>
                <w:noProof/>
                <w:webHidden/>
              </w:rPr>
              <w:instrText xml:space="preserve"> PAGEREF _Toc169600367 \h </w:instrText>
            </w:r>
            <w:r w:rsidR="008C1C53">
              <w:rPr>
                <w:noProof/>
                <w:webHidden/>
              </w:rPr>
            </w:r>
            <w:r w:rsidR="008C1C53">
              <w:rPr>
                <w:noProof/>
                <w:webHidden/>
              </w:rPr>
              <w:fldChar w:fldCharType="separate"/>
            </w:r>
            <w:r w:rsidR="008C1C53">
              <w:rPr>
                <w:noProof/>
                <w:webHidden/>
              </w:rPr>
              <w:t>VII</w:t>
            </w:r>
            <w:r w:rsidR="008C1C53">
              <w:rPr>
                <w:noProof/>
                <w:webHidden/>
              </w:rPr>
              <w:fldChar w:fldCharType="end"/>
            </w:r>
          </w:hyperlink>
        </w:p>
        <w:p w14:paraId="61DE7EF3" w14:textId="1CEB578E"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368" w:history="1">
            <w:r w:rsidR="008C1C53" w:rsidRPr="00C547C7">
              <w:rPr>
                <w:rStyle w:val="Hyperlink"/>
                <w:noProof/>
                <w:lang w:val="fr-FR"/>
              </w:rPr>
              <w:t>Índice</w:t>
            </w:r>
            <w:r w:rsidR="008C1C53">
              <w:rPr>
                <w:noProof/>
                <w:webHidden/>
              </w:rPr>
              <w:tab/>
            </w:r>
            <w:r w:rsidR="008C1C53">
              <w:rPr>
                <w:noProof/>
                <w:webHidden/>
              </w:rPr>
              <w:fldChar w:fldCharType="begin"/>
            </w:r>
            <w:r w:rsidR="008C1C53">
              <w:rPr>
                <w:noProof/>
                <w:webHidden/>
              </w:rPr>
              <w:instrText xml:space="preserve"> PAGEREF _Toc169600368 \h </w:instrText>
            </w:r>
            <w:r w:rsidR="008C1C53">
              <w:rPr>
                <w:noProof/>
                <w:webHidden/>
              </w:rPr>
            </w:r>
            <w:r w:rsidR="008C1C53">
              <w:rPr>
                <w:noProof/>
                <w:webHidden/>
              </w:rPr>
              <w:fldChar w:fldCharType="separate"/>
            </w:r>
            <w:r w:rsidR="008C1C53">
              <w:rPr>
                <w:noProof/>
                <w:webHidden/>
              </w:rPr>
              <w:t>IX</w:t>
            </w:r>
            <w:r w:rsidR="008C1C53">
              <w:rPr>
                <w:noProof/>
                <w:webHidden/>
              </w:rPr>
              <w:fldChar w:fldCharType="end"/>
            </w:r>
          </w:hyperlink>
        </w:p>
        <w:p w14:paraId="2FB92A30" w14:textId="6C2E2611"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369" w:history="1">
            <w:r w:rsidR="008C1C53" w:rsidRPr="00C547C7">
              <w:rPr>
                <w:rStyle w:val="Hyperlink"/>
                <w:noProof/>
              </w:rPr>
              <w:t>Índice de figuras</w:t>
            </w:r>
            <w:r w:rsidR="008C1C53">
              <w:rPr>
                <w:noProof/>
                <w:webHidden/>
              </w:rPr>
              <w:tab/>
            </w:r>
            <w:r w:rsidR="008C1C53">
              <w:rPr>
                <w:noProof/>
                <w:webHidden/>
              </w:rPr>
              <w:fldChar w:fldCharType="begin"/>
            </w:r>
            <w:r w:rsidR="008C1C53">
              <w:rPr>
                <w:noProof/>
                <w:webHidden/>
              </w:rPr>
              <w:instrText xml:space="preserve"> PAGEREF _Toc169600369 \h </w:instrText>
            </w:r>
            <w:r w:rsidR="008C1C53">
              <w:rPr>
                <w:noProof/>
                <w:webHidden/>
              </w:rPr>
            </w:r>
            <w:r w:rsidR="008C1C53">
              <w:rPr>
                <w:noProof/>
                <w:webHidden/>
              </w:rPr>
              <w:fldChar w:fldCharType="separate"/>
            </w:r>
            <w:r w:rsidR="008C1C53">
              <w:rPr>
                <w:noProof/>
                <w:webHidden/>
              </w:rPr>
              <w:t>XI</w:t>
            </w:r>
            <w:r w:rsidR="008C1C53">
              <w:rPr>
                <w:noProof/>
                <w:webHidden/>
              </w:rPr>
              <w:fldChar w:fldCharType="end"/>
            </w:r>
          </w:hyperlink>
        </w:p>
        <w:p w14:paraId="6D943B37" w14:textId="7E69441C" w:rsidR="008C1C53" w:rsidRDefault="009020AB">
          <w:pPr>
            <w:pStyle w:val="TO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600370" w:history="1">
            <w:r w:rsidR="008C1C53" w:rsidRPr="00C547C7">
              <w:rPr>
                <w:rStyle w:val="Hyperlink"/>
                <w:noProof/>
              </w:rPr>
              <w:t>1</w:t>
            </w:r>
            <w:r w:rsidR="008C1C53">
              <w:rPr>
                <w:rFonts w:asciiTheme="minorHAnsi" w:eastAsiaTheme="minorEastAsia" w:hAnsiTheme="minorHAnsi" w:cstheme="minorBidi"/>
                <w:b w:val="0"/>
                <w:bCs w:val="0"/>
                <w:noProof/>
                <w:kern w:val="2"/>
                <w:sz w:val="24"/>
                <w:szCs w:val="24"/>
                <w:lang w:val="es-ES" w:eastAsia="es-ES"/>
                <w14:ligatures w14:val="standardContextual"/>
              </w:rPr>
              <w:tab/>
            </w:r>
            <w:r w:rsidR="008C1C53" w:rsidRPr="00C547C7">
              <w:rPr>
                <w:rStyle w:val="Hyperlink"/>
                <w:noProof/>
              </w:rPr>
              <w:t xml:space="preserve"> Introducción</w:t>
            </w:r>
            <w:r w:rsidR="008C1C53">
              <w:rPr>
                <w:noProof/>
                <w:webHidden/>
              </w:rPr>
              <w:tab/>
            </w:r>
            <w:r w:rsidR="008C1C53">
              <w:rPr>
                <w:noProof/>
                <w:webHidden/>
              </w:rPr>
              <w:fldChar w:fldCharType="begin"/>
            </w:r>
            <w:r w:rsidR="008C1C53">
              <w:rPr>
                <w:noProof/>
                <w:webHidden/>
              </w:rPr>
              <w:instrText xml:space="preserve"> PAGEREF _Toc169600370 \h </w:instrText>
            </w:r>
            <w:r w:rsidR="008C1C53">
              <w:rPr>
                <w:noProof/>
                <w:webHidden/>
              </w:rPr>
            </w:r>
            <w:r w:rsidR="008C1C53">
              <w:rPr>
                <w:noProof/>
                <w:webHidden/>
              </w:rPr>
              <w:fldChar w:fldCharType="separate"/>
            </w:r>
            <w:r w:rsidR="008C1C53">
              <w:rPr>
                <w:noProof/>
                <w:webHidden/>
              </w:rPr>
              <w:t>1</w:t>
            </w:r>
            <w:r w:rsidR="008C1C53">
              <w:rPr>
                <w:noProof/>
                <w:webHidden/>
              </w:rPr>
              <w:fldChar w:fldCharType="end"/>
            </w:r>
          </w:hyperlink>
        </w:p>
        <w:p w14:paraId="6AB0ADA1" w14:textId="4E93C574"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71" w:history="1">
            <w:r w:rsidR="008C1C53" w:rsidRPr="00C547C7">
              <w:rPr>
                <w:rStyle w:val="Hyperlink"/>
                <w:noProof/>
                <w:w w:val="102"/>
              </w:rPr>
              <w:t>1.1.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Motivación</w:t>
            </w:r>
            <w:r w:rsidR="008C1C53">
              <w:rPr>
                <w:noProof/>
                <w:webHidden/>
              </w:rPr>
              <w:tab/>
            </w:r>
            <w:r w:rsidR="008C1C53">
              <w:rPr>
                <w:noProof/>
                <w:webHidden/>
              </w:rPr>
              <w:fldChar w:fldCharType="begin"/>
            </w:r>
            <w:r w:rsidR="008C1C53">
              <w:rPr>
                <w:noProof/>
                <w:webHidden/>
              </w:rPr>
              <w:instrText xml:space="preserve"> PAGEREF _Toc169600371 \h </w:instrText>
            </w:r>
            <w:r w:rsidR="008C1C53">
              <w:rPr>
                <w:noProof/>
                <w:webHidden/>
              </w:rPr>
            </w:r>
            <w:r w:rsidR="008C1C53">
              <w:rPr>
                <w:noProof/>
                <w:webHidden/>
              </w:rPr>
              <w:fldChar w:fldCharType="separate"/>
            </w:r>
            <w:r w:rsidR="008C1C53">
              <w:rPr>
                <w:noProof/>
                <w:webHidden/>
              </w:rPr>
              <w:t>2</w:t>
            </w:r>
            <w:r w:rsidR="008C1C53">
              <w:rPr>
                <w:noProof/>
                <w:webHidden/>
              </w:rPr>
              <w:fldChar w:fldCharType="end"/>
            </w:r>
          </w:hyperlink>
        </w:p>
        <w:p w14:paraId="1701F50C" w14:textId="30D13CA4"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72" w:history="1">
            <w:r w:rsidR="008C1C53" w:rsidRPr="00C547C7">
              <w:rPr>
                <w:rStyle w:val="Hyperlink"/>
                <w:noProof/>
                <w:w w:val="102"/>
              </w:rPr>
              <w:t>1.2.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Objetivos</w:t>
            </w:r>
            <w:r w:rsidR="008C1C53">
              <w:rPr>
                <w:noProof/>
                <w:webHidden/>
              </w:rPr>
              <w:tab/>
            </w:r>
            <w:r w:rsidR="008C1C53">
              <w:rPr>
                <w:noProof/>
                <w:webHidden/>
              </w:rPr>
              <w:fldChar w:fldCharType="begin"/>
            </w:r>
            <w:r w:rsidR="008C1C53">
              <w:rPr>
                <w:noProof/>
                <w:webHidden/>
              </w:rPr>
              <w:instrText xml:space="preserve"> PAGEREF _Toc169600372 \h </w:instrText>
            </w:r>
            <w:r w:rsidR="008C1C53">
              <w:rPr>
                <w:noProof/>
                <w:webHidden/>
              </w:rPr>
            </w:r>
            <w:r w:rsidR="008C1C53">
              <w:rPr>
                <w:noProof/>
                <w:webHidden/>
              </w:rPr>
              <w:fldChar w:fldCharType="separate"/>
            </w:r>
            <w:r w:rsidR="008C1C53">
              <w:rPr>
                <w:noProof/>
                <w:webHidden/>
              </w:rPr>
              <w:t>3</w:t>
            </w:r>
            <w:r w:rsidR="008C1C53">
              <w:rPr>
                <w:noProof/>
                <w:webHidden/>
              </w:rPr>
              <w:fldChar w:fldCharType="end"/>
            </w:r>
          </w:hyperlink>
        </w:p>
        <w:p w14:paraId="412294FE" w14:textId="3FD9EA44"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73" w:history="1">
            <w:r w:rsidR="008C1C53" w:rsidRPr="00C547C7">
              <w:rPr>
                <w:rStyle w:val="Hyperlink"/>
                <w:noProof/>
                <w:w w:val="102"/>
              </w:rPr>
              <w:t>1.3.</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Estructura del documento</w:t>
            </w:r>
            <w:r w:rsidR="008C1C53">
              <w:rPr>
                <w:noProof/>
                <w:webHidden/>
              </w:rPr>
              <w:tab/>
            </w:r>
            <w:r w:rsidR="008C1C53">
              <w:rPr>
                <w:noProof/>
                <w:webHidden/>
              </w:rPr>
              <w:fldChar w:fldCharType="begin"/>
            </w:r>
            <w:r w:rsidR="008C1C53">
              <w:rPr>
                <w:noProof/>
                <w:webHidden/>
              </w:rPr>
              <w:instrText xml:space="preserve"> PAGEREF _Toc169600373 \h </w:instrText>
            </w:r>
            <w:r w:rsidR="008C1C53">
              <w:rPr>
                <w:noProof/>
                <w:webHidden/>
              </w:rPr>
            </w:r>
            <w:r w:rsidR="008C1C53">
              <w:rPr>
                <w:noProof/>
                <w:webHidden/>
              </w:rPr>
              <w:fldChar w:fldCharType="separate"/>
            </w:r>
            <w:r w:rsidR="008C1C53">
              <w:rPr>
                <w:noProof/>
                <w:webHidden/>
              </w:rPr>
              <w:t>3</w:t>
            </w:r>
            <w:r w:rsidR="008C1C53">
              <w:rPr>
                <w:noProof/>
                <w:webHidden/>
              </w:rPr>
              <w:fldChar w:fldCharType="end"/>
            </w:r>
          </w:hyperlink>
        </w:p>
        <w:p w14:paraId="66BAA0A0" w14:textId="4BA0AEEA" w:rsidR="008C1C53" w:rsidRDefault="009020AB">
          <w:pPr>
            <w:pStyle w:val="TO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600374" w:history="1">
            <w:r w:rsidR="008C1C53" w:rsidRPr="00C547C7">
              <w:rPr>
                <w:rStyle w:val="Hyperlink"/>
                <w:noProof/>
              </w:rPr>
              <w:t>2</w:t>
            </w:r>
            <w:r w:rsidR="008C1C53">
              <w:rPr>
                <w:rFonts w:asciiTheme="minorHAnsi" w:eastAsiaTheme="minorEastAsia" w:hAnsiTheme="minorHAnsi" w:cstheme="minorBidi"/>
                <w:b w:val="0"/>
                <w:bCs w:val="0"/>
                <w:noProof/>
                <w:kern w:val="2"/>
                <w:sz w:val="24"/>
                <w:szCs w:val="24"/>
                <w:lang w:val="es-ES" w:eastAsia="es-ES"/>
                <w14:ligatures w14:val="standardContextual"/>
              </w:rPr>
              <w:tab/>
            </w:r>
            <w:r w:rsidR="008C1C53" w:rsidRPr="00C547C7">
              <w:rPr>
                <w:rStyle w:val="Hyperlink"/>
                <w:noProof/>
              </w:rPr>
              <w:t xml:space="preserve"> Estado del Arte</w:t>
            </w:r>
            <w:r w:rsidR="008C1C53">
              <w:rPr>
                <w:noProof/>
                <w:webHidden/>
              </w:rPr>
              <w:tab/>
            </w:r>
            <w:r w:rsidR="008C1C53">
              <w:rPr>
                <w:noProof/>
                <w:webHidden/>
              </w:rPr>
              <w:fldChar w:fldCharType="begin"/>
            </w:r>
            <w:r w:rsidR="008C1C53">
              <w:rPr>
                <w:noProof/>
                <w:webHidden/>
              </w:rPr>
              <w:instrText xml:space="preserve"> PAGEREF _Toc169600374 \h </w:instrText>
            </w:r>
            <w:r w:rsidR="008C1C53">
              <w:rPr>
                <w:noProof/>
                <w:webHidden/>
              </w:rPr>
            </w:r>
            <w:r w:rsidR="008C1C53">
              <w:rPr>
                <w:noProof/>
                <w:webHidden/>
              </w:rPr>
              <w:fldChar w:fldCharType="separate"/>
            </w:r>
            <w:r w:rsidR="008C1C53">
              <w:rPr>
                <w:noProof/>
                <w:webHidden/>
              </w:rPr>
              <w:t>5</w:t>
            </w:r>
            <w:r w:rsidR="008C1C53">
              <w:rPr>
                <w:noProof/>
                <w:webHidden/>
              </w:rPr>
              <w:fldChar w:fldCharType="end"/>
            </w:r>
          </w:hyperlink>
        </w:p>
        <w:p w14:paraId="20B0F77D" w14:textId="5804F2C8"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76" w:history="1">
            <w:r w:rsidR="008C1C53" w:rsidRPr="00C547C7">
              <w:rPr>
                <w:rStyle w:val="Hyperlink"/>
                <w:noProof/>
                <w:w w:val="102"/>
              </w:rPr>
              <w:t>2.1.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Artículos relacionados</w:t>
            </w:r>
            <w:r w:rsidR="008C1C53">
              <w:rPr>
                <w:noProof/>
                <w:webHidden/>
              </w:rPr>
              <w:tab/>
            </w:r>
            <w:r w:rsidR="008C1C53">
              <w:rPr>
                <w:noProof/>
                <w:webHidden/>
              </w:rPr>
              <w:fldChar w:fldCharType="begin"/>
            </w:r>
            <w:r w:rsidR="008C1C53">
              <w:rPr>
                <w:noProof/>
                <w:webHidden/>
              </w:rPr>
              <w:instrText xml:space="preserve"> PAGEREF _Toc169600376 \h </w:instrText>
            </w:r>
            <w:r w:rsidR="008C1C53">
              <w:rPr>
                <w:noProof/>
                <w:webHidden/>
              </w:rPr>
            </w:r>
            <w:r w:rsidR="008C1C53">
              <w:rPr>
                <w:noProof/>
                <w:webHidden/>
              </w:rPr>
              <w:fldChar w:fldCharType="separate"/>
            </w:r>
            <w:r w:rsidR="008C1C53">
              <w:rPr>
                <w:noProof/>
                <w:webHidden/>
              </w:rPr>
              <w:t>5</w:t>
            </w:r>
            <w:r w:rsidR="008C1C53">
              <w:rPr>
                <w:noProof/>
                <w:webHidden/>
              </w:rPr>
              <w:fldChar w:fldCharType="end"/>
            </w:r>
          </w:hyperlink>
        </w:p>
        <w:p w14:paraId="40133653" w14:textId="1FC4C3F7"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77" w:history="1">
            <w:r w:rsidR="008C1C53" w:rsidRPr="00C547C7">
              <w:rPr>
                <w:rStyle w:val="Hyperlink"/>
                <w:noProof/>
                <w:w w:val="102"/>
              </w:rPr>
              <w:t>2.2.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Métodos preliminares</w:t>
            </w:r>
            <w:r w:rsidR="008C1C53">
              <w:rPr>
                <w:noProof/>
                <w:webHidden/>
              </w:rPr>
              <w:tab/>
            </w:r>
            <w:r w:rsidR="008C1C53">
              <w:rPr>
                <w:noProof/>
                <w:webHidden/>
              </w:rPr>
              <w:fldChar w:fldCharType="begin"/>
            </w:r>
            <w:r w:rsidR="008C1C53">
              <w:rPr>
                <w:noProof/>
                <w:webHidden/>
              </w:rPr>
              <w:instrText xml:space="preserve"> PAGEREF _Toc169600377 \h </w:instrText>
            </w:r>
            <w:r w:rsidR="008C1C53">
              <w:rPr>
                <w:noProof/>
                <w:webHidden/>
              </w:rPr>
            </w:r>
            <w:r w:rsidR="008C1C53">
              <w:rPr>
                <w:noProof/>
                <w:webHidden/>
              </w:rPr>
              <w:fldChar w:fldCharType="separate"/>
            </w:r>
            <w:r w:rsidR="008C1C53">
              <w:rPr>
                <w:noProof/>
                <w:webHidden/>
              </w:rPr>
              <w:t>8</w:t>
            </w:r>
            <w:r w:rsidR="008C1C53">
              <w:rPr>
                <w:noProof/>
                <w:webHidden/>
              </w:rPr>
              <w:fldChar w:fldCharType="end"/>
            </w:r>
          </w:hyperlink>
        </w:p>
        <w:p w14:paraId="3C17E5AB" w14:textId="4F094652" w:rsidR="008C1C53" w:rsidRDefault="009020AB">
          <w:pPr>
            <w:pStyle w:val="TO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600378" w:history="1">
            <w:r w:rsidR="008C1C53" w:rsidRPr="00C547C7">
              <w:rPr>
                <w:rStyle w:val="Hyperlink"/>
                <w:noProof/>
              </w:rPr>
              <w:t>3</w:t>
            </w:r>
            <w:r w:rsidR="008C1C53">
              <w:rPr>
                <w:rFonts w:asciiTheme="minorHAnsi" w:eastAsiaTheme="minorEastAsia" w:hAnsiTheme="minorHAnsi" w:cstheme="minorBidi"/>
                <w:b w:val="0"/>
                <w:bCs w:val="0"/>
                <w:noProof/>
                <w:kern w:val="2"/>
                <w:sz w:val="24"/>
                <w:szCs w:val="24"/>
                <w:lang w:val="es-ES" w:eastAsia="es-ES"/>
                <w14:ligatures w14:val="standardContextual"/>
              </w:rPr>
              <w:tab/>
            </w:r>
            <w:r w:rsidR="008C1C53" w:rsidRPr="00C547C7">
              <w:rPr>
                <w:rStyle w:val="Hyperlink"/>
                <w:noProof/>
              </w:rPr>
              <w:t xml:space="preserve"> Desarrollo</w:t>
            </w:r>
            <w:r w:rsidR="008C1C53">
              <w:rPr>
                <w:noProof/>
                <w:webHidden/>
              </w:rPr>
              <w:tab/>
            </w:r>
            <w:r w:rsidR="008C1C53">
              <w:rPr>
                <w:noProof/>
                <w:webHidden/>
              </w:rPr>
              <w:fldChar w:fldCharType="begin"/>
            </w:r>
            <w:r w:rsidR="008C1C53">
              <w:rPr>
                <w:noProof/>
                <w:webHidden/>
              </w:rPr>
              <w:instrText xml:space="preserve"> PAGEREF _Toc169600378 \h </w:instrText>
            </w:r>
            <w:r w:rsidR="008C1C53">
              <w:rPr>
                <w:noProof/>
                <w:webHidden/>
              </w:rPr>
            </w:r>
            <w:r w:rsidR="008C1C53">
              <w:rPr>
                <w:noProof/>
                <w:webHidden/>
              </w:rPr>
              <w:fldChar w:fldCharType="separate"/>
            </w:r>
            <w:r w:rsidR="008C1C53">
              <w:rPr>
                <w:noProof/>
                <w:webHidden/>
              </w:rPr>
              <w:t>11</w:t>
            </w:r>
            <w:r w:rsidR="008C1C53">
              <w:rPr>
                <w:noProof/>
                <w:webHidden/>
              </w:rPr>
              <w:fldChar w:fldCharType="end"/>
            </w:r>
          </w:hyperlink>
        </w:p>
        <w:p w14:paraId="7BD2B0F3" w14:textId="36519062"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1" w:history="1">
            <w:r w:rsidR="008C1C53" w:rsidRPr="00C547C7">
              <w:rPr>
                <w:rStyle w:val="Hyperlink"/>
                <w:noProof/>
                <w:w w:val="102"/>
              </w:rPr>
              <w:t>3.1.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Familiarización con los datos</w:t>
            </w:r>
            <w:r w:rsidR="008C1C53">
              <w:rPr>
                <w:noProof/>
                <w:webHidden/>
              </w:rPr>
              <w:tab/>
            </w:r>
            <w:r w:rsidR="008C1C53">
              <w:rPr>
                <w:noProof/>
                <w:webHidden/>
              </w:rPr>
              <w:fldChar w:fldCharType="begin"/>
            </w:r>
            <w:r w:rsidR="008C1C53">
              <w:rPr>
                <w:noProof/>
                <w:webHidden/>
              </w:rPr>
              <w:instrText xml:space="preserve"> PAGEREF _Toc169600381 \h </w:instrText>
            </w:r>
            <w:r w:rsidR="008C1C53">
              <w:rPr>
                <w:noProof/>
                <w:webHidden/>
              </w:rPr>
            </w:r>
            <w:r w:rsidR="008C1C53">
              <w:rPr>
                <w:noProof/>
                <w:webHidden/>
              </w:rPr>
              <w:fldChar w:fldCharType="separate"/>
            </w:r>
            <w:r w:rsidR="008C1C53">
              <w:rPr>
                <w:noProof/>
                <w:webHidden/>
              </w:rPr>
              <w:t>11</w:t>
            </w:r>
            <w:r w:rsidR="008C1C53">
              <w:rPr>
                <w:noProof/>
                <w:webHidden/>
              </w:rPr>
              <w:fldChar w:fldCharType="end"/>
            </w:r>
          </w:hyperlink>
        </w:p>
        <w:p w14:paraId="5CDB66B1" w14:textId="0024DA18"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2" w:history="1">
            <w:r w:rsidR="008C1C53" w:rsidRPr="00C547C7">
              <w:rPr>
                <w:rStyle w:val="Hyperlink"/>
                <w:noProof/>
                <w:w w:val="102"/>
              </w:rPr>
              <w:t>3.2.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Representación gráfica</w:t>
            </w:r>
            <w:r w:rsidR="008C1C53">
              <w:rPr>
                <w:noProof/>
                <w:webHidden/>
              </w:rPr>
              <w:tab/>
            </w:r>
            <w:r w:rsidR="008C1C53">
              <w:rPr>
                <w:noProof/>
                <w:webHidden/>
              </w:rPr>
              <w:fldChar w:fldCharType="begin"/>
            </w:r>
            <w:r w:rsidR="008C1C53">
              <w:rPr>
                <w:noProof/>
                <w:webHidden/>
              </w:rPr>
              <w:instrText xml:space="preserve"> PAGEREF _Toc169600382 \h </w:instrText>
            </w:r>
            <w:r w:rsidR="008C1C53">
              <w:rPr>
                <w:noProof/>
                <w:webHidden/>
              </w:rPr>
            </w:r>
            <w:r w:rsidR="008C1C53">
              <w:rPr>
                <w:noProof/>
                <w:webHidden/>
              </w:rPr>
              <w:fldChar w:fldCharType="separate"/>
            </w:r>
            <w:r w:rsidR="008C1C53">
              <w:rPr>
                <w:noProof/>
                <w:webHidden/>
              </w:rPr>
              <w:t>12</w:t>
            </w:r>
            <w:r w:rsidR="008C1C53">
              <w:rPr>
                <w:noProof/>
                <w:webHidden/>
              </w:rPr>
              <w:fldChar w:fldCharType="end"/>
            </w:r>
          </w:hyperlink>
        </w:p>
        <w:p w14:paraId="67FF7D6C" w14:textId="6A187D69"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3" w:history="1">
            <w:r w:rsidR="008C1C53" w:rsidRPr="00C547C7">
              <w:rPr>
                <w:rStyle w:val="Hyperlink"/>
                <w:noProof/>
                <w:w w:val="102"/>
              </w:rPr>
              <w:t>3.3.</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Transformada Wavelet</w:t>
            </w:r>
            <w:r w:rsidR="008C1C53">
              <w:rPr>
                <w:noProof/>
                <w:webHidden/>
              </w:rPr>
              <w:tab/>
            </w:r>
            <w:r w:rsidR="008C1C53">
              <w:rPr>
                <w:noProof/>
                <w:webHidden/>
              </w:rPr>
              <w:fldChar w:fldCharType="begin"/>
            </w:r>
            <w:r w:rsidR="008C1C53">
              <w:rPr>
                <w:noProof/>
                <w:webHidden/>
              </w:rPr>
              <w:instrText xml:space="preserve"> PAGEREF _Toc169600383 \h </w:instrText>
            </w:r>
            <w:r w:rsidR="008C1C53">
              <w:rPr>
                <w:noProof/>
                <w:webHidden/>
              </w:rPr>
            </w:r>
            <w:r w:rsidR="008C1C53">
              <w:rPr>
                <w:noProof/>
                <w:webHidden/>
              </w:rPr>
              <w:fldChar w:fldCharType="separate"/>
            </w:r>
            <w:r w:rsidR="008C1C53">
              <w:rPr>
                <w:noProof/>
                <w:webHidden/>
              </w:rPr>
              <w:t>14</w:t>
            </w:r>
            <w:r w:rsidR="008C1C53">
              <w:rPr>
                <w:noProof/>
                <w:webHidden/>
              </w:rPr>
              <w:fldChar w:fldCharType="end"/>
            </w:r>
          </w:hyperlink>
        </w:p>
        <w:p w14:paraId="4F7B925E" w14:textId="714FA524"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7" w:history="1">
            <w:r w:rsidR="008C1C53" w:rsidRPr="00C547C7">
              <w:rPr>
                <w:rStyle w:val="Hyperlink"/>
                <w:noProof/>
              </w:rPr>
              <w:t>3.3.1.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Definición</w:t>
            </w:r>
            <w:r w:rsidR="008C1C53">
              <w:rPr>
                <w:noProof/>
                <w:webHidden/>
              </w:rPr>
              <w:tab/>
            </w:r>
            <w:r w:rsidR="008C1C53">
              <w:rPr>
                <w:noProof/>
                <w:webHidden/>
              </w:rPr>
              <w:fldChar w:fldCharType="begin"/>
            </w:r>
            <w:r w:rsidR="008C1C53">
              <w:rPr>
                <w:noProof/>
                <w:webHidden/>
              </w:rPr>
              <w:instrText xml:space="preserve"> PAGEREF _Toc169600387 \h </w:instrText>
            </w:r>
            <w:r w:rsidR="008C1C53">
              <w:rPr>
                <w:noProof/>
                <w:webHidden/>
              </w:rPr>
            </w:r>
            <w:r w:rsidR="008C1C53">
              <w:rPr>
                <w:noProof/>
                <w:webHidden/>
              </w:rPr>
              <w:fldChar w:fldCharType="separate"/>
            </w:r>
            <w:r w:rsidR="008C1C53">
              <w:rPr>
                <w:noProof/>
                <w:webHidden/>
              </w:rPr>
              <w:t>14</w:t>
            </w:r>
            <w:r w:rsidR="008C1C53">
              <w:rPr>
                <w:noProof/>
                <w:webHidden/>
              </w:rPr>
              <w:fldChar w:fldCharType="end"/>
            </w:r>
          </w:hyperlink>
        </w:p>
        <w:p w14:paraId="52AAFCD5" w14:textId="0F918821"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8" w:history="1">
            <w:r w:rsidR="008C1C53" w:rsidRPr="00C547C7">
              <w:rPr>
                <w:rStyle w:val="Hyperlink"/>
                <w:noProof/>
              </w:rPr>
              <w:t>3.3.2.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Aplicación</w:t>
            </w:r>
            <w:r w:rsidR="008C1C53">
              <w:rPr>
                <w:noProof/>
                <w:webHidden/>
              </w:rPr>
              <w:tab/>
            </w:r>
            <w:r w:rsidR="008C1C53">
              <w:rPr>
                <w:noProof/>
                <w:webHidden/>
              </w:rPr>
              <w:fldChar w:fldCharType="begin"/>
            </w:r>
            <w:r w:rsidR="008C1C53">
              <w:rPr>
                <w:noProof/>
                <w:webHidden/>
              </w:rPr>
              <w:instrText xml:space="preserve"> PAGEREF _Toc169600388 \h </w:instrText>
            </w:r>
            <w:r w:rsidR="008C1C53">
              <w:rPr>
                <w:noProof/>
                <w:webHidden/>
              </w:rPr>
            </w:r>
            <w:r w:rsidR="008C1C53">
              <w:rPr>
                <w:noProof/>
                <w:webHidden/>
              </w:rPr>
              <w:fldChar w:fldCharType="separate"/>
            </w:r>
            <w:r w:rsidR="008C1C53">
              <w:rPr>
                <w:noProof/>
                <w:webHidden/>
              </w:rPr>
              <w:t>17</w:t>
            </w:r>
            <w:r w:rsidR="008C1C53">
              <w:rPr>
                <w:noProof/>
                <w:webHidden/>
              </w:rPr>
              <w:fldChar w:fldCharType="end"/>
            </w:r>
          </w:hyperlink>
        </w:p>
        <w:p w14:paraId="04B26BAC" w14:textId="5D139637"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89" w:history="1">
            <w:r w:rsidR="008C1C53" w:rsidRPr="00C547C7">
              <w:rPr>
                <w:rStyle w:val="Hyperlink"/>
                <w:noProof/>
                <w:w w:val="102"/>
                <w:lang w:val="es-ES"/>
              </w:rPr>
              <w:t>3.4.</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lang w:val="es-ES"/>
              </w:rPr>
              <w:t>Clustering</w:t>
            </w:r>
            <w:r w:rsidR="008C1C53">
              <w:rPr>
                <w:noProof/>
                <w:webHidden/>
              </w:rPr>
              <w:tab/>
            </w:r>
            <w:r w:rsidR="008C1C53">
              <w:rPr>
                <w:noProof/>
                <w:webHidden/>
              </w:rPr>
              <w:fldChar w:fldCharType="begin"/>
            </w:r>
            <w:r w:rsidR="008C1C53">
              <w:rPr>
                <w:noProof/>
                <w:webHidden/>
              </w:rPr>
              <w:instrText xml:space="preserve"> PAGEREF _Toc169600389 \h </w:instrText>
            </w:r>
            <w:r w:rsidR="008C1C53">
              <w:rPr>
                <w:noProof/>
                <w:webHidden/>
              </w:rPr>
            </w:r>
            <w:r w:rsidR="008C1C53">
              <w:rPr>
                <w:noProof/>
                <w:webHidden/>
              </w:rPr>
              <w:fldChar w:fldCharType="separate"/>
            </w:r>
            <w:r w:rsidR="008C1C53">
              <w:rPr>
                <w:noProof/>
                <w:webHidden/>
              </w:rPr>
              <w:t>18</w:t>
            </w:r>
            <w:r w:rsidR="008C1C53">
              <w:rPr>
                <w:noProof/>
                <w:webHidden/>
              </w:rPr>
              <w:fldChar w:fldCharType="end"/>
            </w:r>
          </w:hyperlink>
        </w:p>
        <w:p w14:paraId="4BD9555D" w14:textId="695D273F"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91" w:history="1">
            <w:r w:rsidR="008C1C53" w:rsidRPr="00C547C7">
              <w:rPr>
                <w:rStyle w:val="Hyperlink"/>
                <w:noProof/>
              </w:rPr>
              <w:t>3.4.1.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Definición</w:t>
            </w:r>
            <w:r w:rsidR="008C1C53">
              <w:rPr>
                <w:noProof/>
                <w:webHidden/>
              </w:rPr>
              <w:tab/>
            </w:r>
            <w:r w:rsidR="008C1C53">
              <w:rPr>
                <w:noProof/>
                <w:webHidden/>
              </w:rPr>
              <w:fldChar w:fldCharType="begin"/>
            </w:r>
            <w:r w:rsidR="008C1C53">
              <w:rPr>
                <w:noProof/>
                <w:webHidden/>
              </w:rPr>
              <w:instrText xml:space="preserve"> PAGEREF _Toc169600391 \h </w:instrText>
            </w:r>
            <w:r w:rsidR="008C1C53">
              <w:rPr>
                <w:noProof/>
                <w:webHidden/>
              </w:rPr>
            </w:r>
            <w:r w:rsidR="008C1C53">
              <w:rPr>
                <w:noProof/>
                <w:webHidden/>
              </w:rPr>
              <w:fldChar w:fldCharType="separate"/>
            </w:r>
            <w:r w:rsidR="008C1C53">
              <w:rPr>
                <w:noProof/>
                <w:webHidden/>
              </w:rPr>
              <w:t>18</w:t>
            </w:r>
            <w:r w:rsidR="008C1C53">
              <w:rPr>
                <w:noProof/>
                <w:webHidden/>
              </w:rPr>
              <w:fldChar w:fldCharType="end"/>
            </w:r>
          </w:hyperlink>
        </w:p>
        <w:p w14:paraId="6BACAD3F" w14:textId="2CC9114E"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92" w:history="1">
            <w:r w:rsidR="008C1C53" w:rsidRPr="00C547C7">
              <w:rPr>
                <w:rStyle w:val="Hyperlink"/>
                <w:noProof/>
              </w:rPr>
              <w:t>3.4.2.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Aplicación</w:t>
            </w:r>
            <w:r w:rsidR="008C1C53">
              <w:rPr>
                <w:noProof/>
                <w:webHidden/>
              </w:rPr>
              <w:tab/>
            </w:r>
            <w:r w:rsidR="008C1C53">
              <w:rPr>
                <w:noProof/>
                <w:webHidden/>
              </w:rPr>
              <w:fldChar w:fldCharType="begin"/>
            </w:r>
            <w:r w:rsidR="008C1C53">
              <w:rPr>
                <w:noProof/>
                <w:webHidden/>
              </w:rPr>
              <w:instrText xml:space="preserve"> PAGEREF _Toc169600392 \h </w:instrText>
            </w:r>
            <w:r w:rsidR="008C1C53">
              <w:rPr>
                <w:noProof/>
                <w:webHidden/>
              </w:rPr>
            </w:r>
            <w:r w:rsidR="008C1C53">
              <w:rPr>
                <w:noProof/>
                <w:webHidden/>
              </w:rPr>
              <w:fldChar w:fldCharType="separate"/>
            </w:r>
            <w:r w:rsidR="008C1C53">
              <w:rPr>
                <w:noProof/>
                <w:webHidden/>
              </w:rPr>
              <w:t>19</w:t>
            </w:r>
            <w:r w:rsidR="008C1C53">
              <w:rPr>
                <w:noProof/>
                <w:webHidden/>
              </w:rPr>
              <w:fldChar w:fldCharType="end"/>
            </w:r>
          </w:hyperlink>
        </w:p>
        <w:p w14:paraId="5A7F2945" w14:textId="740F2C06" w:rsidR="008C1C53" w:rsidRDefault="009020AB">
          <w:pPr>
            <w:pStyle w:val="TO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600396" w:history="1">
            <w:r w:rsidR="008C1C53" w:rsidRPr="00C547C7">
              <w:rPr>
                <w:rStyle w:val="Hyperlink"/>
                <w:noProof/>
              </w:rPr>
              <w:t>4</w:t>
            </w:r>
            <w:r w:rsidR="008C1C53">
              <w:rPr>
                <w:rFonts w:asciiTheme="minorHAnsi" w:eastAsiaTheme="minorEastAsia" w:hAnsiTheme="minorHAnsi" w:cstheme="minorBidi"/>
                <w:b w:val="0"/>
                <w:bCs w:val="0"/>
                <w:noProof/>
                <w:kern w:val="2"/>
                <w:sz w:val="24"/>
                <w:szCs w:val="24"/>
                <w:lang w:val="es-ES" w:eastAsia="es-ES"/>
                <w14:ligatures w14:val="standardContextual"/>
              </w:rPr>
              <w:tab/>
            </w:r>
            <w:r w:rsidR="008C1C53" w:rsidRPr="00C547C7">
              <w:rPr>
                <w:rStyle w:val="Hyperlink"/>
                <w:noProof/>
              </w:rPr>
              <w:t xml:space="preserve"> Experimentos</w:t>
            </w:r>
            <w:r w:rsidR="008C1C53">
              <w:rPr>
                <w:noProof/>
                <w:webHidden/>
              </w:rPr>
              <w:tab/>
            </w:r>
            <w:r w:rsidR="008C1C53">
              <w:rPr>
                <w:noProof/>
                <w:webHidden/>
              </w:rPr>
              <w:fldChar w:fldCharType="begin"/>
            </w:r>
            <w:r w:rsidR="008C1C53">
              <w:rPr>
                <w:noProof/>
                <w:webHidden/>
              </w:rPr>
              <w:instrText xml:space="preserve"> PAGEREF _Toc169600396 \h </w:instrText>
            </w:r>
            <w:r w:rsidR="008C1C53">
              <w:rPr>
                <w:noProof/>
                <w:webHidden/>
              </w:rPr>
            </w:r>
            <w:r w:rsidR="008C1C53">
              <w:rPr>
                <w:noProof/>
                <w:webHidden/>
              </w:rPr>
              <w:fldChar w:fldCharType="separate"/>
            </w:r>
            <w:r w:rsidR="008C1C53">
              <w:rPr>
                <w:noProof/>
                <w:webHidden/>
              </w:rPr>
              <w:t>23</w:t>
            </w:r>
            <w:r w:rsidR="008C1C53">
              <w:rPr>
                <w:noProof/>
                <w:webHidden/>
              </w:rPr>
              <w:fldChar w:fldCharType="end"/>
            </w:r>
          </w:hyperlink>
        </w:p>
        <w:p w14:paraId="5B5F1EBF" w14:textId="497BDBC9"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98" w:history="1">
            <w:r w:rsidR="008C1C53" w:rsidRPr="00C547C7">
              <w:rPr>
                <w:rStyle w:val="Hyperlink"/>
                <w:noProof/>
                <w:w w:val="102"/>
              </w:rPr>
              <w:t>4.1.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Transformada Wavelet</w:t>
            </w:r>
            <w:r w:rsidR="008C1C53">
              <w:rPr>
                <w:noProof/>
                <w:webHidden/>
              </w:rPr>
              <w:tab/>
            </w:r>
            <w:r w:rsidR="008C1C53">
              <w:rPr>
                <w:noProof/>
                <w:webHidden/>
              </w:rPr>
              <w:fldChar w:fldCharType="begin"/>
            </w:r>
            <w:r w:rsidR="008C1C53">
              <w:rPr>
                <w:noProof/>
                <w:webHidden/>
              </w:rPr>
              <w:instrText xml:space="preserve"> PAGEREF _Toc169600398 \h </w:instrText>
            </w:r>
            <w:r w:rsidR="008C1C53">
              <w:rPr>
                <w:noProof/>
                <w:webHidden/>
              </w:rPr>
            </w:r>
            <w:r w:rsidR="008C1C53">
              <w:rPr>
                <w:noProof/>
                <w:webHidden/>
              </w:rPr>
              <w:fldChar w:fldCharType="separate"/>
            </w:r>
            <w:r w:rsidR="008C1C53">
              <w:rPr>
                <w:noProof/>
                <w:webHidden/>
              </w:rPr>
              <w:t>23</w:t>
            </w:r>
            <w:r w:rsidR="008C1C53">
              <w:rPr>
                <w:noProof/>
                <w:webHidden/>
              </w:rPr>
              <w:fldChar w:fldCharType="end"/>
            </w:r>
          </w:hyperlink>
        </w:p>
        <w:p w14:paraId="6B2B67B1" w14:textId="6874760C"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399" w:history="1">
            <w:r w:rsidR="008C1C53" w:rsidRPr="00C547C7">
              <w:rPr>
                <w:rStyle w:val="Hyperlink"/>
                <w:noProof/>
                <w:w w:val="102"/>
                <w:lang w:val="es-ES"/>
              </w:rPr>
              <w:t>4.2.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lang w:val="es-ES"/>
              </w:rPr>
              <w:t>Clustering</w:t>
            </w:r>
            <w:r w:rsidR="008C1C53">
              <w:rPr>
                <w:noProof/>
                <w:webHidden/>
              </w:rPr>
              <w:tab/>
            </w:r>
            <w:r w:rsidR="008C1C53">
              <w:rPr>
                <w:noProof/>
                <w:webHidden/>
              </w:rPr>
              <w:fldChar w:fldCharType="begin"/>
            </w:r>
            <w:r w:rsidR="008C1C53">
              <w:rPr>
                <w:noProof/>
                <w:webHidden/>
              </w:rPr>
              <w:instrText xml:space="preserve"> PAGEREF _Toc169600399 \h </w:instrText>
            </w:r>
            <w:r w:rsidR="008C1C53">
              <w:rPr>
                <w:noProof/>
                <w:webHidden/>
              </w:rPr>
            </w:r>
            <w:r w:rsidR="008C1C53">
              <w:rPr>
                <w:noProof/>
                <w:webHidden/>
              </w:rPr>
              <w:fldChar w:fldCharType="separate"/>
            </w:r>
            <w:r w:rsidR="008C1C53">
              <w:rPr>
                <w:noProof/>
                <w:webHidden/>
              </w:rPr>
              <w:t>24</w:t>
            </w:r>
            <w:r w:rsidR="008C1C53">
              <w:rPr>
                <w:noProof/>
                <w:webHidden/>
              </w:rPr>
              <w:fldChar w:fldCharType="end"/>
            </w:r>
          </w:hyperlink>
        </w:p>
        <w:p w14:paraId="7B35D720" w14:textId="226DFA11"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0" w:history="1">
            <w:r w:rsidR="008C1C53" w:rsidRPr="00C547C7">
              <w:rPr>
                <w:rStyle w:val="Hyperlink"/>
                <w:noProof/>
                <w:w w:val="102"/>
                <w:lang w:val="es-ES"/>
              </w:rPr>
              <w:t>4.3.</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lang w:val="es-ES"/>
              </w:rPr>
              <w:t>Tipos de clustering</w:t>
            </w:r>
            <w:r w:rsidR="008C1C53">
              <w:rPr>
                <w:noProof/>
                <w:webHidden/>
              </w:rPr>
              <w:tab/>
            </w:r>
            <w:r w:rsidR="008C1C53">
              <w:rPr>
                <w:noProof/>
                <w:webHidden/>
              </w:rPr>
              <w:fldChar w:fldCharType="begin"/>
            </w:r>
            <w:r w:rsidR="008C1C53">
              <w:rPr>
                <w:noProof/>
                <w:webHidden/>
              </w:rPr>
              <w:instrText xml:space="preserve"> PAGEREF _Toc169600400 \h </w:instrText>
            </w:r>
            <w:r w:rsidR="008C1C53">
              <w:rPr>
                <w:noProof/>
                <w:webHidden/>
              </w:rPr>
            </w:r>
            <w:r w:rsidR="008C1C53">
              <w:rPr>
                <w:noProof/>
                <w:webHidden/>
              </w:rPr>
              <w:fldChar w:fldCharType="separate"/>
            </w:r>
            <w:r w:rsidR="008C1C53">
              <w:rPr>
                <w:noProof/>
                <w:webHidden/>
              </w:rPr>
              <w:t>25</w:t>
            </w:r>
            <w:r w:rsidR="008C1C53">
              <w:rPr>
                <w:noProof/>
                <w:webHidden/>
              </w:rPr>
              <w:fldChar w:fldCharType="end"/>
            </w:r>
          </w:hyperlink>
        </w:p>
        <w:p w14:paraId="5B8AE122" w14:textId="38CEB1A7"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3" w:history="1">
            <w:r w:rsidR="008C1C53" w:rsidRPr="00C547C7">
              <w:rPr>
                <w:rStyle w:val="Hyperlink"/>
                <w:noProof/>
                <w:lang w:val="es-ES"/>
              </w:rPr>
              <w:t>4.3.1.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lang w:val="es-ES"/>
              </w:rPr>
              <w:t>K-Means</w:t>
            </w:r>
            <w:r w:rsidR="008C1C53">
              <w:rPr>
                <w:noProof/>
                <w:webHidden/>
              </w:rPr>
              <w:tab/>
            </w:r>
            <w:r w:rsidR="008C1C53">
              <w:rPr>
                <w:noProof/>
                <w:webHidden/>
              </w:rPr>
              <w:fldChar w:fldCharType="begin"/>
            </w:r>
            <w:r w:rsidR="008C1C53">
              <w:rPr>
                <w:noProof/>
                <w:webHidden/>
              </w:rPr>
              <w:instrText xml:space="preserve"> PAGEREF _Toc169600403 \h </w:instrText>
            </w:r>
            <w:r w:rsidR="008C1C53">
              <w:rPr>
                <w:noProof/>
                <w:webHidden/>
              </w:rPr>
            </w:r>
            <w:r w:rsidR="008C1C53">
              <w:rPr>
                <w:noProof/>
                <w:webHidden/>
              </w:rPr>
              <w:fldChar w:fldCharType="separate"/>
            </w:r>
            <w:r w:rsidR="008C1C53">
              <w:rPr>
                <w:noProof/>
                <w:webHidden/>
              </w:rPr>
              <w:t>25</w:t>
            </w:r>
            <w:r w:rsidR="008C1C53">
              <w:rPr>
                <w:noProof/>
                <w:webHidden/>
              </w:rPr>
              <w:fldChar w:fldCharType="end"/>
            </w:r>
          </w:hyperlink>
        </w:p>
        <w:p w14:paraId="79EBAE97" w14:textId="3709833A"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4" w:history="1">
            <w:r w:rsidR="008C1C53" w:rsidRPr="00C547C7">
              <w:rPr>
                <w:rStyle w:val="Hyperlink"/>
                <w:noProof/>
              </w:rPr>
              <w:t>4.3.2.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DBSCAN</w:t>
            </w:r>
            <w:r w:rsidR="008C1C53">
              <w:rPr>
                <w:noProof/>
                <w:webHidden/>
              </w:rPr>
              <w:tab/>
            </w:r>
            <w:r w:rsidR="008C1C53">
              <w:rPr>
                <w:noProof/>
                <w:webHidden/>
              </w:rPr>
              <w:fldChar w:fldCharType="begin"/>
            </w:r>
            <w:r w:rsidR="008C1C53">
              <w:rPr>
                <w:noProof/>
                <w:webHidden/>
              </w:rPr>
              <w:instrText xml:space="preserve"> PAGEREF _Toc169600404 \h </w:instrText>
            </w:r>
            <w:r w:rsidR="008C1C53">
              <w:rPr>
                <w:noProof/>
                <w:webHidden/>
              </w:rPr>
            </w:r>
            <w:r w:rsidR="008C1C53">
              <w:rPr>
                <w:noProof/>
                <w:webHidden/>
              </w:rPr>
              <w:fldChar w:fldCharType="separate"/>
            </w:r>
            <w:r w:rsidR="008C1C53">
              <w:rPr>
                <w:noProof/>
                <w:webHidden/>
              </w:rPr>
              <w:t>27</w:t>
            </w:r>
            <w:r w:rsidR="008C1C53">
              <w:rPr>
                <w:noProof/>
                <w:webHidden/>
              </w:rPr>
              <w:fldChar w:fldCharType="end"/>
            </w:r>
          </w:hyperlink>
        </w:p>
        <w:p w14:paraId="6195BD81" w14:textId="5893BA0A"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5" w:history="1">
            <w:r w:rsidR="008C1C53" w:rsidRPr="00C547C7">
              <w:rPr>
                <w:rStyle w:val="Hyperlink"/>
                <w:noProof/>
                <w:w w:val="102"/>
              </w:rPr>
              <w:t>4.4.</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Escalas</w:t>
            </w:r>
            <w:r w:rsidR="008C1C53">
              <w:rPr>
                <w:noProof/>
                <w:webHidden/>
              </w:rPr>
              <w:tab/>
            </w:r>
            <w:r w:rsidR="008C1C53">
              <w:rPr>
                <w:noProof/>
                <w:webHidden/>
              </w:rPr>
              <w:fldChar w:fldCharType="begin"/>
            </w:r>
            <w:r w:rsidR="008C1C53">
              <w:rPr>
                <w:noProof/>
                <w:webHidden/>
              </w:rPr>
              <w:instrText xml:space="preserve"> PAGEREF _Toc169600405 \h </w:instrText>
            </w:r>
            <w:r w:rsidR="008C1C53">
              <w:rPr>
                <w:noProof/>
                <w:webHidden/>
              </w:rPr>
            </w:r>
            <w:r w:rsidR="008C1C53">
              <w:rPr>
                <w:noProof/>
                <w:webHidden/>
              </w:rPr>
              <w:fldChar w:fldCharType="separate"/>
            </w:r>
            <w:r w:rsidR="008C1C53">
              <w:rPr>
                <w:noProof/>
                <w:webHidden/>
              </w:rPr>
              <w:t>28</w:t>
            </w:r>
            <w:r w:rsidR="008C1C53">
              <w:rPr>
                <w:noProof/>
                <w:webHidden/>
              </w:rPr>
              <w:fldChar w:fldCharType="end"/>
            </w:r>
          </w:hyperlink>
        </w:p>
        <w:p w14:paraId="4893F85F" w14:textId="3875A46E"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7" w:history="1">
            <w:r w:rsidR="008C1C53" w:rsidRPr="00C547C7">
              <w:rPr>
                <w:rStyle w:val="Hyperlink"/>
                <w:noProof/>
              </w:rPr>
              <w:t>4.4.1.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Escala diaria</w:t>
            </w:r>
            <w:r w:rsidR="008C1C53">
              <w:rPr>
                <w:noProof/>
                <w:webHidden/>
              </w:rPr>
              <w:tab/>
            </w:r>
            <w:r w:rsidR="008C1C53">
              <w:rPr>
                <w:noProof/>
                <w:webHidden/>
              </w:rPr>
              <w:fldChar w:fldCharType="begin"/>
            </w:r>
            <w:r w:rsidR="008C1C53">
              <w:rPr>
                <w:noProof/>
                <w:webHidden/>
              </w:rPr>
              <w:instrText xml:space="preserve"> PAGEREF _Toc169600407 \h </w:instrText>
            </w:r>
            <w:r w:rsidR="008C1C53">
              <w:rPr>
                <w:noProof/>
                <w:webHidden/>
              </w:rPr>
            </w:r>
            <w:r w:rsidR="008C1C53">
              <w:rPr>
                <w:noProof/>
                <w:webHidden/>
              </w:rPr>
              <w:fldChar w:fldCharType="separate"/>
            </w:r>
            <w:r w:rsidR="008C1C53">
              <w:rPr>
                <w:noProof/>
                <w:webHidden/>
              </w:rPr>
              <w:t>28</w:t>
            </w:r>
            <w:r w:rsidR="008C1C53">
              <w:rPr>
                <w:noProof/>
                <w:webHidden/>
              </w:rPr>
              <w:fldChar w:fldCharType="end"/>
            </w:r>
          </w:hyperlink>
        </w:p>
        <w:p w14:paraId="6FAC2DAC" w14:textId="1546F585"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8" w:history="1">
            <w:r w:rsidR="008C1C53" w:rsidRPr="00C547C7">
              <w:rPr>
                <w:rStyle w:val="Hyperlink"/>
                <w:noProof/>
              </w:rPr>
              <w:t>4.4.2.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Escala semanal</w:t>
            </w:r>
            <w:r w:rsidR="008C1C53">
              <w:rPr>
                <w:noProof/>
                <w:webHidden/>
              </w:rPr>
              <w:tab/>
            </w:r>
            <w:r w:rsidR="008C1C53">
              <w:rPr>
                <w:noProof/>
                <w:webHidden/>
              </w:rPr>
              <w:fldChar w:fldCharType="begin"/>
            </w:r>
            <w:r w:rsidR="008C1C53">
              <w:rPr>
                <w:noProof/>
                <w:webHidden/>
              </w:rPr>
              <w:instrText xml:space="preserve"> PAGEREF _Toc169600408 \h </w:instrText>
            </w:r>
            <w:r w:rsidR="008C1C53">
              <w:rPr>
                <w:noProof/>
                <w:webHidden/>
              </w:rPr>
            </w:r>
            <w:r w:rsidR="008C1C53">
              <w:rPr>
                <w:noProof/>
                <w:webHidden/>
              </w:rPr>
              <w:fldChar w:fldCharType="separate"/>
            </w:r>
            <w:r w:rsidR="008C1C53">
              <w:rPr>
                <w:noProof/>
                <w:webHidden/>
              </w:rPr>
              <w:t>31</w:t>
            </w:r>
            <w:r w:rsidR="008C1C53">
              <w:rPr>
                <w:noProof/>
                <w:webHidden/>
              </w:rPr>
              <w:fldChar w:fldCharType="end"/>
            </w:r>
          </w:hyperlink>
        </w:p>
        <w:p w14:paraId="3B612588" w14:textId="78D45CA7" w:rsidR="008C1C53" w:rsidRDefault="009020AB">
          <w:pPr>
            <w:pStyle w:val="TO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09" w:history="1">
            <w:r w:rsidR="008C1C53" w:rsidRPr="00C547C7">
              <w:rPr>
                <w:rStyle w:val="Hyperlink"/>
                <w:noProof/>
              </w:rPr>
              <w:t>4.4.3.</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Escala exponencial</w:t>
            </w:r>
            <w:r w:rsidR="008C1C53">
              <w:rPr>
                <w:noProof/>
                <w:webHidden/>
              </w:rPr>
              <w:tab/>
            </w:r>
            <w:r w:rsidR="008C1C53">
              <w:rPr>
                <w:noProof/>
                <w:webHidden/>
              </w:rPr>
              <w:fldChar w:fldCharType="begin"/>
            </w:r>
            <w:r w:rsidR="008C1C53">
              <w:rPr>
                <w:noProof/>
                <w:webHidden/>
              </w:rPr>
              <w:instrText xml:space="preserve"> PAGEREF _Toc169600409 \h </w:instrText>
            </w:r>
            <w:r w:rsidR="008C1C53">
              <w:rPr>
                <w:noProof/>
                <w:webHidden/>
              </w:rPr>
            </w:r>
            <w:r w:rsidR="008C1C53">
              <w:rPr>
                <w:noProof/>
                <w:webHidden/>
              </w:rPr>
              <w:fldChar w:fldCharType="separate"/>
            </w:r>
            <w:r w:rsidR="008C1C53">
              <w:rPr>
                <w:noProof/>
                <w:webHidden/>
              </w:rPr>
              <w:t>36</w:t>
            </w:r>
            <w:r w:rsidR="008C1C53">
              <w:rPr>
                <w:noProof/>
                <w:webHidden/>
              </w:rPr>
              <w:fldChar w:fldCharType="end"/>
            </w:r>
          </w:hyperlink>
        </w:p>
        <w:p w14:paraId="18E9AA99" w14:textId="671CF8BB" w:rsidR="008C1C53" w:rsidRDefault="009020AB">
          <w:pPr>
            <w:pStyle w:val="TO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600410" w:history="1">
            <w:r w:rsidR="008C1C53" w:rsidRPr="00C547C7">
              <w:rPr>
                <w:rStyle w:val="Hyperlink"/>
                <w:noProof/>
              </w:rPr>
              <w:t>5</w:t>
            </w:r>
            <w:r w:rsidR="008C1C53">
              <w:rPr>
                <w:rFonts w:asciiTheme="minorHAnsi" w:eastAsiaTheme="minorEastAsia" w:hAnsiTheme="minorHAnsi" w:cstheme="minorBidi"/>
                <w:b w:val="0"/>
                <w:bCs w:val="0"/>
                <w:noProof/>
                <w:kern w:val="2"/>
                <w:sz w:val="24"/>
                <w:szCs w:val="24"/>
                <w:lang w:val="es-ES" w:eastAsia="es-ES"/>
                <w14:ligatures w14:val="standardContextual"/>
              </w:rPr>
              <w:tab/>
            </w:r>
            <w:r w:rsidR="008C1C53" w:rsidRPr="00C547C7">
              <w:rPr>
                <w:rStyle w:val="Hyperlink"/>
                <w:noProof/>
              </w:rPr>
              <w:t xml:space="preserve"> Conclusiones</w:t>
            </w:r>
            <w:r w:rsidR="008C1C53">
              <w:rPr>
                <w:noProof/>
                <w:webHidden/>
              </w:rPr>
              <w:tab/>
            </w:r>
            <w:r w:rsidR="008C1C53">
              <w:rPr>
                <w:noProof/>
                <w:webHidden/>
              </w:rPr>
              <w:fldChar w:fldCharType="begin"/>
            </w:r>
            <w:r w:rsidR="008C1C53">
              <w:rPr>
                <w:noProof/>
                <w:webHidden/>
              </w:rPr>
              <w:instrText xml:space="preserve"> PAGEREF _Toc169600410 \h </w:instrText>
            </w:r>
            <w:r w:rsidR="008C1C53">
              <w:rPr>
                <w:noProof/>
                <w:webHidden/>
              </w:rPr>
            </w:r>
            <w:r w:rsidR="008C1C53">
              <w:rPr>
                <w:noProof/>
                <w:webHidden/>
              </w:rPr>
              <w:fldChar w:fldCharType="separate"/>
            </w:r>
            <w:r w:rsidR="008C1C53">
              <w:rPr>
                <w:noProof/>
                <w:webHidden/>
              </w:rPr>
              <w:t>39</w:t>
            </w:r>
            <w:r w:rsidR="008C1C53">
              <w:rPr>
                <w:noProof/>
                <w:webHidden/>
              </w:rPr>
              <w:fldChar w:fldCharType="end"/>
            </w:r>
          </w:hyperlink>
        </w:p>
        <w:p w14:paraId="57428167" w14:textId="689857D9"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12" w:history="1">
            <w:r w:rsidR="008C1C53" w:rsidRPr="00C547C7">
              <w:rPr>
                <w:rStyle w:val="Hyperlink"/>
                <w:noProof/>
                <w:w w:val="102"/>
              </w:rPr>
              <w:t>5.1.</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Objetivos cumplidos</w:t>
            </w:r>
            <w:r w:rsidR="008C1C53">
              <w:rPr>
                <w:noProof/>
                <w:webHidden/>
              </w:rPr>
              <w:tab/>
            </w:r>
            <w:r w:rsidR="008C1C53">
              <w:rPr>
                <w:noProof/>
                <w:webHidden/>
              </w:rPr>
              <w:fldChar w:fldCharType="begin"/>
            </w:r>
            <w:r w:rsidR="008C1C53">
              <w:rPr>
                <w:noProof/>
                <w:webHidden/>
              </w:rPr>
              <w:instrText xml:space="preserve"> PAGEREF _Toc169600412 \h </w:instrText>
            </w:r>
            <w:r w:rsidR="008C1C53">
              <w:rPr>
                <w:noProof/>
                <w:webHidden/>
              </w:rPr>
            </w:r>
            <w:r w:rsidR="008C1C53">
              <w:rPr>
                <w:noProof/>
                <w:webHidden/>
              </w:rPr>
              <w:fldChar w:fldCharType="separate"/>
            </w:r>
            <w:r w:rsidR="008C1C53">
              <w:rPr>
                <w:noProof/>
                <w:webHidden/>
              </w:rPr>
              <w:t>39</w:t>
            </w:r>
            <w:r w:rsidR="008C1C53">
              <w:rPr>
                <w:noProof/>
                <w:webHidden/>
              </w:rPr>
              <w:fldChar w:fldCharType="end"/>
            </w:r>
          </w:hyperlink>
        </w:p>
        <w:p w14:paraId="2D6B33BF" w14:textId="6CE3E247"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13" w:history="1">
            <w:r w:rsidR="008C1C53" w:rsidRPr="00C547C7">
              <w:rPr>
                <w:rStyle w:val="Hyperlink"/>
                <w:noProof/>
                <w:w w:val="102"/>
              </w:rPr>
              <w:t>5.2.</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Aprendizaje</w:t>
            </w:r>
            <w:r w:rsidR="008C1C53">
              <w:rPr>
                <w:noProof/>
                <w:webHidden/>
              </w:rPr>
              <w:tab/>
            </w:r>
            <w:r w:rsidR="008C1C53">
              <w:rPr>
                <w:noProof/>
                <w:webHidden/>
              </w:rPr>
              <w:fldChar w:fldCharType="begin"/>
            </w:r>
            <w:r w:rsidR="008C1C53">
              <w:rPr>
                <w:noProof/>
                <w:webHidden/>
              </w:rPr>
              <w:instrText xml:space="preserve"> PAGEREF _Toc169600413 \h </w:instrText>
            </w:r>
            <w:r w:rsidR="008C1C53">
              <w:rPr>
                <w:noProof/>
                <w:webHidden/>
              </w:rPr>
            </w:r>
            <w:r w:rsidR="008C1C53">
              <w:rPr>
                <w:noProof/>
                <w:webHidden/>
              </w:rPr>
              <w:fldChar w:fldCharType="separate"/>
            </w:r>
            <w:r w:rsidR="008C1C53">
              <w:rPr>
                <w:noProof/>
                <w:webHidden/>
              </w:rPr>
              <w:t>39</w:t>
            </w:r>
            <w:r w:rsidR="008C1C53">
              <w:rPr>
                <w:noProof/>
                <w:webHidden/>
              </w:rPr>
              <w:fldChar w:fldCharType="end"/>
            </w:r>
          </w:hyperlink>
        </w:p>
        <w:p w14:paraId="04ACEC60" w14:textId="592B1691" w:rsidR="008C1C53" w:rsidRDefault="009020AB">
          <w:pPr>
            <w:pStyle w:val="TO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600414" w:history="1">
            <w:r w:rsidR="008C1C53" w:rsidRPr="00C547C7">
              <w:rPr>
                <w:rStyle w:val="Hyperlink"/>
                <w:noProof/>
                <w:w w:val="102"/>
              </w:rPr>
              <w:t>5.3.</w:t>
            </w:r>
            <w:r w:rsidR="008C1C53">
              <w:rPr>
                <w:rFonts w:asciiTheme="minorHAnsi" w:eastAsiaTheme="minorEastAsia" w:hAnsiTheme="minorHAnsi" w:cstheme="minorBidi"/>
                <w:noProof/>
                <w:kern w:val="2"/>
                <w:sz w:val="24"/>
                <w:szCs w:val="24"/>
                <w:lang w:val="es-ES" w:eastAsia="es-ES"/>
                <w14:ligatures w14:val="standardContextual"/>
              </w:rPr>
              <w:tab/>
            </w:r>
            <w:r w:rsidR="008C1C53" w:rsidRPr="00C547C7">
              <w:rPr>
                <w:rStyle w:val="Hyperlink"/>
                <w:noProof/>
              </w:rPr>
              <w:t>Trabajo futuro</w:t>
            </w:r>
            <w:r w:rsidR="008C1C53">
              <w:rPr>
                <w:noProof/>
                <w:webHidden/>
              </w:rPr>
              <w:tab/>
            </w:r>
            <w:r w:rsidR="008C1C53">
              <w:rPr>
                <w:noProof/>
                <w:webHidden/>
              </w:rPr>
              <w:fldChar w:fldCharType="begin"/>
            </w:r>
            <w:r w:rsidR="008C1C53">
              <w:rPr>
                <w:noProof/>
                <w:webHidden/>
              </w:rPr>
              <w:instrText xml:space="preserve"> PAGEREF _Toc169600414 \h </w:instrText>
            </w:r>
            <w:r w:rsidR="008C1C53">
              <w:rPr>
                <w:noProof/>
                <w:webHidden/>
              </w:rPr>
            </w:r>
            <w:r w:rsidR="008C1C53">
              <w:rPr>
                <w:noProof/>
                <w:webHidden/>
              </w:rPr>
              <w:fldChar w:fldCharType="separate"/>
            </w:r>
            <w:r w:rsidR="008C1C53">
              <w:rPr>
                <w:noProof/>
                <w:webHidden/>
              </w:rPr>
              <w:t>40</w:t>
            </w:r>
            <w:r w:rsidR="008C1C53">
              <w:rPr>
                <w:noProof/>
                <w:webHidden/>
              </w:rPr>
              <w:fldChar w:fldCharType="end"/>
            </w:r>
          </w:hyperlink>
        </w:p>
        <w:p w14:paraId="78F4C503" w14:textId="3C5EFDB1"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415" w:history="1">
            <w:r w:rsidR="008C1C53" w:rsidRPr="00C547C7">
              <w:rPr>
                <w:rStyle w:val="Hyperlink"/>
                <w:noProof/>
                <w:lang w:val="en-US"/>
              </w:rPr>
              <w:t>Bibliografía</w:t>
            </w:r>
            <w:r w:rsidR="008C1C53">
              <w:rPr>
                <w:noProof/>
                <w:webHidden/>
              </w:rPr>
              <w:tab/>
            </w:r>
            <w:r w:rsidR="008C1C53">
              <w:rPr>
                <w:noProof/>
                <w:webHidden/>
              </w:rPr>
              <w:fldChar w:fldCharType="begin"/>
            </w:r>
            <w:r w:rsidR="008C1C53">
              <w:rPr>
                <w:noProof/>
                <w:webHidden/>
              </w:rPr>
              <w:instrText xml:space="preserve"> PAGEREF _Toc169600415 \h </w:instrText>
            </w:r>
            <w:r w:rsidR="008C1C53">
              <w:rPr>
                <w:noProof/>
                <w:webHidden/>
              </w:rPr>
            </w:r>
            <w:r w:rsidR="008C1C53">
              <w:rPr>
                <w:noProof/>
                <w:webHidden/>
              </w:rPr>
              <w:fldChar w:fldCharType="separate"/>
            </w:r>
            <w:r w:rsidR="008C1C53">
              <w:rPr>
                <w:noProof/>
                <w:webHidden/>
              </w:rPr>
              <w:t>41</w:t>
            </w:r>
            <w:r w:rsidR="008C1C53">
              <w:rPr>
                <w:noProof/>
                <w:webHidden/>
              </w:rPr>
              <w:fldChar w:fldCharType="end"/>
            </w:r>
          </w:hyperlink>
        </w:p>
        <w:p w14:paraId="6136EF63" w14:textId="7BC968F1"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416" w:history="1">
            <w:r w:rsidR="008C1C53" w:rsidRPr="00C547C7">
              <w:rPr>
                <w:rStyle w:val="Hyperlink"/>
                <w:noProof/>
              </w:rPr>
              <w:t>Apéndices</w:t>
            </w:r>
            <w:r w:rsidR="008C1C53">
              <w:rPr>
                <w:noProof/>
                <w:webHidden/>
              </w:rPr>
              <w:tab/>
            </w:r>
            <w:r w:rsidR="008C1C53">
              <w:rPr>
                <w:noProof/>
                <w:webHidden/>
              </w:rPr>
              <w:fldChar w:fldCharType="begin"/>
            </w:r>
            <w:r w:rsidR="008C1C53">
              <w:rPr>
                <w:noProof/>
                <w:webHidden/>
              </w:rPr>
              <w:instrText xml:space="preserve"> PAGEREF _Toc169600416 \h </w:instrText>
            </w:r>
            <w:r w:rsidR="008C1C53">
              <w:rPr>
                <w:noProof/>
                <w:webHidden/>
              </w:rPr>
            </w:r>
            <w:r w:rsidR="008C1C53">
              <w:rPr>
                <w:noProof/>
                <w:webHidden/>
              </w:rPr>
              <w:fldChar w:fldCharType="separate"/>
            </w:r>
            <w:r w:rsidR="008C1C53">
              <w:rPr>
                <w:noProof/>
                <w:webHidden/>
              </w:rPr>
              <w:t>43</w:t>
            </w:r>
            <w:r w:rsidR="008C1C53">
              <w:rPr>
                <w:noProof/>
                <w:webHidden/>
              </w:rPr>
              <w:fldChar w:fldCharType="end"/>
            </w:r>
          </w:hyperlink>
        </w:p>
        <w:p w14:paraId="138A8701" w14:textId="47042780"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417" w:history="1">
            <w:r w:rsidR="008C1C53" w:rsidRPr="00C547C7">
              <w:rPr>
                <w:rStyle w:val="Hyperlink"/>
                <w:noProof/>
              </w:rPr>
              <w:t>Apéndice A</w:t>
            </w:r>
            <w:r w:rsidR="008C1C53">
              <w:rPr>
                <w:noProof/>
                <w:webHidden/>
              </w:rPr>
              <w:tab/>
            </w:r>
            <w:r w:rsidR="008C1C53">
              <w:rPr>
                <w:noProof/>
                <w:webHidden/>
              </w:rPr>
              <w:fldChar w:fldCharType="begin"/>
            </w:r>
            <w:r w:rsidR="008C1C53">
              <w:rPr>
                <w:noProof/>
                <w:webHidden/>
              </w:rPr>
              <w:instrText xml:space="preserve"> PAGEREF _Toc169600417 \h </w:instrText>
            </w:r>
            <w:r w:rsidR="008C1C53">
              <w:rPr>
                <w:noProof/>
                <w:webHidden/>
              </w:rPr>
            </w:r>
            <w:r w:rsidR="008C1C53">
              <w:rPr>
                <w:noProof/>
                <w:webHidden/>
              </w:rPr>
              <w:fldChar w:fldCharType="separate"/>
            </w:r>
            <w:r w:rsidR="008C1C53">
              <w:rPr>
                <w:noProof/>
                <w:webHidden/>
              </w:rPr>
              <w:t>45</w:t>
            </w:r>
            <w:r w:rsidR="008C1C53">
              <w:rPr>
                <w:noProof/>
                <w:webHidden/>
              </w:rPr>
              <w:fldChar w:fldCharType="end"/>
            </w:r>
          </w:hyperlink>
        </w:p>
        <w:p w14:paraId="4469E344" w14:textId="27EC0F0B"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418" w:history="1">
            <w:r w:rsidR="008C1C53" w:rsidRPr="00C547C7">
              <w:rPr>
                <w:rStyle w:val="Hyperlink"/>
                <w:noProof/>
                <w:lang w:val="it-IT"/>
              </w:rPr>
              <w:t>Apéndice B</w:t>
            </w:r>
            <w:r w:rsidR="008C1C53">
              <w:rPr>
                <w:noProof/>
                <w:webHidden/>
              </w:rPr>
              <w:tab/>
            </w:r>
            <w:r w:rsidR="008C1C53">
              <w:rPr>
                <w:noProof/>
                <w:webHidden/>
              </w:rPr>
              <w:fldChar w:fldCharType="begin"/>
            </w:r>
            <w:r w:rsidR="008C1C53">
              <w:rPr>
                <w:noProof/>
                <w:webHidden/>
              </w:rPr>
              <w:instrText xml:space="preserve"> PAGEREF _Toc169600418 \h </w:instrText>
            </w:r>
            <w:r w:rsidR="008C1C53">
              <w:rPr>
                <w:noProof/>
                <w:webHidden/>
              </w:rPr>
            </w:r>
            <w:r w:rsidR="008C1C53">
              <w:rPr>
                <w:noProof/>
                <w:webHidden/>
              </w:rPr>
              <w:fldChar w:fldCharType="separate"/>
            </w:r>
            <w:r w:rsidR="008C1C53">
              <w:rPr>
                <w:noProof/>
                <w:webHidden/>
              </w:rPr>
              <w:t>53</w:t>
            </w:r>
            <w:r w:rsidR="008C1C53">
              <w:rPr>
                <w:noProof/>
                <w:webHidden/>
              </w:rPr>
              <w:fldChar w:fldCharType="end"/>
            </w:r>
          </w:hyperlink>
        </w:p>
        <w:p w14:paraId="2D40807F" w14:textId="0592EF24" w:rsidR="008C1C53" w:rsidRDefault="009020AB">
          <w:pPr>
            <w:pStyle w:val="TO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600419" w:history="1">
            <w:r w:rsidR="008C1C53" w:rsidRPr="00C547C7">
              <w:rPr>
                <w:rStyle w:val="Hyperlink"/>
                <w:noProof/>
                <w:lang w:val="en-US"/>
              </w:rPr>
              <w:t>Glosario</w:t>
            </w:r>
            <w:r w:rsidR="008C1C53">
              <w:rPr>
                <w:noProof/>
                <w:webHidden/>
              </w:rPr>
              <w:tab/>
            </w:r>
            <w:r w:rsidR="008C1C53">
              <w:rPr>
                <w:noProof/>
                <w:webHidden/>
              </w:rPr>
              <w:fldChar w:fldCharType="begin"/>
            </w:r>
            <w:r w:rsidR="008C1C53">
              <w:rPr>
                <w:noProof/>
                <w:webHidden/>
              </w:rPr>
              <w:instrText xml:space="preserve"> PAGEREF _Toc169600419 \h </w:instrText>
            </w:r>
            <w:r w:rsidR="008C1C53">
              <w:rPr>
                <w:noProof/>
                <w:webHidden/>
              </w:rPr>
            </w:r>
            <w:r w:rsidR="008C1C53">
              <w:rPr>
                <w:noProof/>
                <w:webHidden/>
              </w:rPr>
              <w:fldChar w:fldCharType="separate"/>
            </w:r>
            <w:r w:rsidR="008C1C53">
              <w:rPr>
                <w:noProof/>
                <w:webHidden/>
              </w:rPr>
              <w:t>55</w:t>
            </w:r>
            <w:r w:rsidR="008C1C53">
              <w:rPr>
                <w:noProof/>
                <w:webHidden/>
              </w:rPr>
              <w:fldChar w:fldCharType="end"/>
            </w:r>
          </w:hyperlink>
        </w:p>
        <w:p w14:paraId="1D82457B" w14:textId="1E8E44FB" w:rsidR="0093622B" w:rsidRDefault="009F4868">
          <w:pPr>
            <w:pStyle w:val="TOC3"/>
            <w:tabs>
              <w:tab w:val="right" w:leader="dot" w:pos="9462"/>
            </w:tabs>
            <w:rPr>
              <w:rFonts w:asciiTheme="minorHAnsi" w:eastAsiaTheme="minorEastAsia" w:hAnsiTheme="minorHAnsi" w:cstheme="minorBidi"/>
              <w:b w:val="0"/>
              <w:bCs w:val="0"/>
              <w:i w:val="0"/>
              <w:iCs w:val="0"/>
              <w:lang w:eastAsia="es-ES"/>
            </w:rPr>
          </w:pPr>
          <w:r>
            <w:rPr>
              <w:rStyle w:val="Enlacedelndice"/>
              <w:i w:val="0"/>
              <w:iCs w:val="0"/>
            </w:rPr>
            <w:fldChar w:fldCharType="end"/>
          </w:r>
        </w:p>
      </w:sdtContent>
    </w:sdt>
    <w:p w14:paraId="29B0382E" w14:textId="77777777" w:rsidR="0093622B" w:rsidRDefault="0093622B">
      <w:pPr>
        <w:pStyle w:val="TOC6"/>
        <w:widowControl/>
        <w:tabs>
          <w:tab w:val="left" w:pos="1248"/>
        </w:tabs>
        <w:spacing w:before="277" w:line="288" w:lineRule="auto"/>
        <w:ind w:left="0" w:firstLine="0"/>
      </w:pPr>
    </w:p>
    <w:p w14:paraId="7BF6B3BD" w14:textId="074A553A" w:rsidR="0093622B" w:rsidRDefault="009F4868" w:rsidP="00226745">
      <w:r>
        <w:br w:type="page"/>
      </w:r>
    </w:p>
    <w:p w14:paraId="1B7BEFF8" w14:textId="5C532BF2" w:rsidR="0093622B" w:rsidRPr="009A5792" w:rsidRDefault="009F4868" w:rsidP="0032369C">
      <w:pPr>
        <w:pStyle w:val="Heading3"/>
        <w:widowControl/>
        <w:pBdr>
          <w:bottom w:val="single" w:sz="24" w:space="1" w:color="9A7248"/>
        </w:pBdr>
        <w:tabs>
          <w:tab w:val="clear" w:pos="10226"/>
          <w:tab w:val="left" w:pos="9472"/>
        </w:tabs>
        <w:spacing w:line="240" w:lineRule="auto"/>
        <w:ind w:left="0"/>
        <w:jc w:val="both"/>
        <w:rPr>
          <w:u w:val="none"/>
        </w:rPr>
      </w:pPr>
      <w:bookmarkStart w:id="22" w:name="_Toc99573214"/>
      <w:bookmarkStart w:id="23" w:name="_Toc99744976"/>
      <w:bookmarkStart w:id="24" w:name="_Toc100528771"/>
      <w:bookmarkStart w:id="25" w:name="_Toc169600369"/>
      <w:r w:rsidRPr="009A5792">
        <w:rPr>
          <w:u w:val="none"/>
        </w:rPr>
        <w:t>Índice de figuras</w:t>
      </w:r>
      <w:bookmarkEnd w:id="22"/>
      <w:bookmarkEnd w:id="23"/>
      <w:bookmarkEnd w:id="24"/>
      <w:bookmarkEnd w:id="25"/>
    </w:p>
    <w:p w14:paraId="2375C547" w14:textId="77777777" w:rsidR="00245662" w:rsidRDefault="00245662" w:rsidP="00245662"/>
    <w:p w14:paraId="3374E75E" w14:textId="77777777" w:rsidR="00226745" w:rsidRDefault="00226745">
      <w:pPr>
        <w:pStyle w:val="TableofFigures"/>
        <w:tabs>
          <w:tab w:val="right" w:leader="dot" w:pos="9458"/>
        </w:tabs>
      </w:pPr>
    </w:p>
    <w:p w14:paraId="644EAD03" w14:textId="2DF88E39" w:rsidR="00DF5C12" w:rsidRPr="007C592C" w:rsidRDefault="00DF5C12"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r w:rsidRPr="007C592C">
        <w:rPr>
          <w:sz w:val="24"/>
          <w:szCs w:val="24"/>
        </w:rPr>
        <w:fldChar w:fldCharType="begin"/>
      </w:r>
      <w:r w:rsidRPr="007C592C">
        <w:rPr>
          <w:sz w:val="24"/>
          <w:szCs w:val="24"/>
        </w:rPr>
        <w:instrText xml:space="preserve"> TOC \h \z \c "Ilustración" </w:instrText>
      </w:r>
      <w:r w:rsidRPr="007C592C">
        <w:rPr>
          <w:sz w:val="24"/>
          <w:szCs w:val="24"/>
        </w:rPr>
        <w:fldChar w:fldCharType="separate"/>
      </w:r>
      <w:hyperlink w:anchor="_Toc169470698" w:history="1">
        <w:r w:rsidRPr="007C592C">
          <w:rPr>
            <w:rStyle w:val="Hyperlink"/>
            <w:noProof/>
            <w:sz w:val="24"/>
            <w:szCs w:val="24"/>
          </w:rPr>
          <w:t>2.</w:t>
        </w:r>
        <w:r w:rsidR="00F77DC5" w:rsidRPr="007C592C">
          <w:rPr>
            <w:rStyle w:val="Hyperlink"/>
            <w:noProof/>
            <w:sz w:val="24"/>
            <w:szCs w:val="24"/>
          </w:rPr>
          <w:t xml:space="preserve">1  </w:t>
        </w:r>
        <w:r w:rsidRPr="007C592C">
          <w:rPr>
            <w:rStyle w:val="Hyperlink"/>
            <w:noProof/>
            <w:sz w:val="24"/>
            <w:szCs w:val="24"/>
          </w:rPr>
          <w:t>Estructura general del sistema de monitorización</w:t>
        </w:r>
        <w:r w:rsidRPr="007C592C">
          <w:rPr>
            <w:noProof/>
            <w:webHidden/>
            <w:sz w:val="24"/>
            <w:szCs w:val="24"/>
          </w:rPr>
          <w:tab/>
        </w:r>
        <w:r w:rsidRPr="007C592C">
          <w:rPr>
            <w:noProof/>
            <w:webHidden/>
            <w:sz w:val="24"/>
            <w:szCs w:val="24"/>
          </w:rPr>
          <w:fldChar w:fldCharType="begin"/>
        </w:r>
        <w:r w:rsidRPr="007C592C">
          <w:rPr>
            <w:noProof/>
            <w:webHidden/>
            <w:sz w:val="24"/>
            <w:szCs w:val="24"/>
          </w:rPr>
          <w:instrText xml:space="preserve"> PAGEREF _Toc169470698 \h </w:instrText>
        </w:r>
        <w:r w:rsidRPr="007C592C">
          <w:rPr>
            <w:noProof/>
            <w:webHidden/>
            <w:sz w:val="24"/>
            <w:szCs w:val="24"/>
          </w:rPr>
        </w:r>
        <w:r w:rsidRPr="007C592C">
          <w:rPr>
            <w:noProof/>
            <w:webHidden/>
            <w:sz w:val="24"/>
            <w:szCs w:val="24"/>
          </w:rPr>
          <w:fldChar w:fldCharType="separate"/>
        </w:r>
        <w:r w:rsidR="00226745" w:rsidRPr="007C592C">
          <w:rPr>
            <w:noProof/>
            <w:webHidden/>
            <w:sz w:val="24"/>
            <w:szCs w:val="24"/>
          </w:rPr>
          <w:t>6</w:t>
        </w:r>
        <w:r w:rsidRPr="007C592C">
          <w:rPr>
            <w:noProof/>
            <w:webHidden/>
            <w:sz w:val="24"/>
            <w:szCs w:val="24"/>
          </w:rPr>
          <w:fldChar w:fldCharType="end"/>
        </w:r>
      </w:hyperlink>
    </w:p>
    <w:p w14:paraId="39502D59" w14:textId="33A4AB77"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699" w:history="1">
        <w:r w:rsidR="00DF5C12" w:rsidRPr="007C592C">
          <w:rPr>
            <w:rStyle w:val="Hyperlink"/>
            <w:noProof/>
            <w:sz w:val="24"/>
            <w:szCs w:val="24"/>
          </w:rPr>
          <w:t>2.2</w:t>
        </w:r>
        <w:r w:rsidR="00F77DC5" w:rsidRPr="007C592C">
          <w:rPr>
            <w:rStyle w:val="Hyperlink"/>
            <w:noProof/>
            <w:sz w:val="24"/>
            <w:szCs w:val="24"/>
          </w:rPr>
          <w:t xml:space="preserve"> </w:t>
        </w:r>
        <w:r w:rsidR="00DF5C12" w:rsidRPr="007C592C">
          <w:rPr>
            <w:rStyle w:val="Hyperlink"/>
            <w:noProof/>
            <w:sz w:val="24"/>
            <w:szCs w:val="24"/>
          </w:rPr>
          <w:t xml:space="preserve"> Diagrama de la red neuronal LSTM</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_Toc169470699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6</w:t>
        </w:r>
        <w:r w:rsidR="00DF5C12" w:rsidRPr="007C592C">
          <w:rPr>
            <w:noProof/>
            <w:webHidden/>
            <w:sz w:val="24"/>
            <w:szCs w:val="24"/>
          </w:rPr>
          <w:fldChar w:fldCharType="end"/>
        </w:r>
      </w:hyperlink>
    </w:p>
    <w:p w14:paraId="53E88054" w14:textId="34B5D15C"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0" w:history="1">
        <w:r w:rsidR="00DF5C12" w:rsidRPr="007C592C">
          <w:rPr>
            <w:rStyle w:val="Hyperlink"/>
            <w:noProof/>
            <w:sz w:val="24"/>
            <w:szCs w:val="24"/>
          </w:rPr>
          <w:t>2.3</w:t>
        </w:r>
        <w:r w:rsidR="00F77DC5" w:rsidRPr="007C592C">
          <w:rPr>
            <w:rStyle w:val="Hyperlink"/>
            <w:noProof/>
            <w:sz w:val="24"/>
            <w:szCs w:val="24"/>
          </w:rPr>
          <w:t xml:space="preserve">  </w:t>
        </w:r>
        <w:r w:rsidR="00DF5C12" w:rsidRPr="007C592C">
          <w:rPr>
            <w:rStyle w:val="Hyperlink"/>
            <w:noProof/>
            <w:sz w:val="24"/>
            <w:szCs w:val="24"/>
          </w:rPr>
          <w:t>Estructura de un autoencoder (AE)</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_Toc169470700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7</w:t>
        </w:r>
        <w:r w:rsidR="00DF5C12" w:rsidRPr="007C592C">
          <w:rPr>
            <w:noProof/>
            <w:webHidden/>
            <w:sz w:val="24"/>
            <w:szCs w:val="24"/>
          </w:rPr>
          <w:fldChar w:fldCharType="end"/>
        </w:r>
      </w:hyperlink>
    </w:p>
    <w:p w14:paraId="198FFDEB" w14:textId="76433DA7"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1" w:history="1">
        <w:r w:rsidR="00DF5C12" w:rsidRPr="007C592C">
          <w:rPr>
            <w:rStyle w:val="Hyperlink"/>
            <w:noProof/>
            <w:sz w:val="24"/>
            <w:szCs w:val="24"/>
          </w:rPr>
          <w:t>3.1</w:t>
        </w:r>
        <w:r w:rsidR="00F77DC5" w:rsidRPr="007C592C">
          <w:rPr>
            <w:rStyle w:val="Hyperlink"/>
            <w:noProof/>
            <w:sz w:val="24"/>
            <w:szCs w:val="24"/>
          </w:rPr>
          <w:t xml:space="preserve"> </w:t>
        </w:r>
        <w:r w:rsidR="00DF5C12" w:rsidRPr="007C592C">
          <w:rPr>
            <w:rStyle w:val="Hyperlink"/>
            <w:noProof/>
            <w:sz w:val="24"/>
            <w:szCs w:val="24"/>
          </w:rPr>
          <w:t xml:space="preserve"> Ejemplo de series temporales</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_Toc169470701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13</w:t>
        </w:r>
        <w:r w:rsidR="00DF5C12" w:rsidRPr="007C592C">
          <w:rPr>
            <w:noProof/>
            <w:webHidden/>
            <w:sz w:val="24"/>
            <w:szCs w:val="24"/>
          </w:rPr>
          <w:fldChar w:fldCharType="end"/>
        </w:r>
      </w:hyperlink>
    </w:p>
    <w:p w14:paraId="440CED53" w14:textId="1F152B6B"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2" w:history="1">
        <w:r w:rsidR="00DF5C12" w:rsidRPr="007C592C">
          <w:rPr>
            <w:rStyle w:val="Hyperlink"/>
            <w:noProof/>
            <w:sz w:val="24"/>
            <w:szCs w:val="24"/>
          </w:rPr>
          <w:t>3.2</w:t>
        </w:r>
        <w:r w:rsidR="00F77DC5" w:rsidRPr="007C592C">
          <w:rPr>
            <w:rStyle w:val="Hyperlink"/>
            <w:noProof/>
            <w:sz w:val="24"/>
            <w:szCs w:val="24"/>
          </w:rPr>
          <w:t xml:space="preserve"> </w:t>
        </w:r>
        <w:r w:rsidR="00DF5C12" w:rsidRPr="007C592C">
          <w:rPr>
            <w:rStyle w:val="Hyperlink"/>
            <w:noProof/>
            <w:sz w:val="24"/>
            <w:szCs w:val="24"/>
          </w:rPr>
          <w:t xml:space="preserve"> Ejemplos de funciones base Wavelet</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_Toc169470702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14</w:t>
        </w:r>
        <w:r w:rsidR="00DF5C12" w:rsidRPr="007C592C">
          <w:rPr>
            <w:noProof/>
            <w:webHidden/>
            <w:sz w:val="24"/>
            <w:szCs w:val="24"/>
          </w:rPr>
          <w:fldChar w:fldCharType="end"/>
        </w:r>
      </w:hyperlink>
    </w:p>
    <w:p w14:paraId="3EF95189" w14:textId="585CB9A5"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3" w:history="1">
        <w:r w:rsidR="00DF5C12" w:rsidRPr="007C592C">
          <w:rPr>
            <w:rStyle w:val="Hyperlink"/>
            <w:noProof/>
            <w:sz w:val="24"/>
            <w:szCs w:val="24"/>
          </w:rPr>
          <w:t>3.3</w:t>
        </w:r>
        <w:r w:rsidR="00F77DC5" w:rsidRPr="007C592C">
          <w:rPr>
            <w:rStyle w:val="Hyperlink"/>
            <w:noProof/>
            <w:sz w:val="24"/>
            <w:szCs w:val="24"/>
          </w:rPr>
          <w:t xml:space="preserve"> </w:t>
        </w:r>
        <w:r w:rsidR="00DF5C12" w:rsidRPr="007C592C">
          <w:rPr>
            <w:rStyle w:val="Hyperlink"/>
            <w:noProof/>
            <w:sz w:val="24"/>
            <w:szCs w:val="24"/>
          </w:rPr>
          <w:t xml:space="preserve"> Ejemplo de agrupación con PCA y k-means</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_Toc169470703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21</w:t>
        </w:r>
        <w:r w:rsidR="00DF5C12" w:rsidRPr="007C592C">
          <w:rPr>
            <w:noProof/>
            <w:webHidden/>
            <w:sz w:val="24"/>
            <w:szCs w:val="24"/>
          </w:rPr>
          <w:fldChar w:fldCharType="end"/>
        </w:r>
      </w:hyperlink>
    </w:p>
    <w:p w14:paraId="7DB9BA13" w14:textId="6B7DAA5D"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4" w:history="1">
        <w:r w:rsidR="00DF5C12" w:rsidRPr="007C592C">
          <w:rPr>
            <w:rStyle w:val="Hyperlink"/>
            <w:noProof/>
            <w:sz w:val="24"/>
            <w:szCs w:val="24"/>
          </w:rPr>
          <w:t>4.1</w:t>
        </w:r>
        <w:r w:rsidR="00F77DC5" w:rsidRPr="007C592C">
          <w:rPr>
            <w:rStyle w:val="Hyperlink"/>
            <w:noProof/>
            <w:sz w:val="24"/>
            <w:szCs w:val="24"/>
          </w:rPr>
          <w:t xml:space="preserve"> </w:t>
        </w:r>
        <w:r w:rsidR="00DF5C12" w:rsidRPr="007C592C">
          <w:rPr>
            <w:rStyle w:val="Hyperlink"/>
            <w:noProof/>
            <w:sz w:val="24"/>
            <w:szCs w:val="24"/>
          </w:rPr>
          <w:t xml:space="preserve"> Ejemplo de agrupación con PCA y k-means</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_Toc169470704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26</w:t>
        </w:r>
        <w:r w:rsidR="00DF5C12" w:rsidRPr="007C592C">
          <w:rPr>
            <w:noProof/>
            <w:webHidden/>
            <w:sz w:val="24"/>
            <w:szCs w:val="24"/>
          </w:rPr>
          <w:fldChar w:fldCharType="end"/>
        </w:r>
      </w:hyperlink>
    </w:p>
    <w:p w14:paraId="59246BC7" w14:textId="7477161B"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5" w:history="1">
        <w:r w:rsidR="00DF5C12" w:rsidRPr="007C592C">
          <w:rPr>
            <w:rStyle w:val="Hyperlink"/>
            <w:noProof/>
            <w:sz w:val="24"/>
            <w:szCs w:val="24"/>
          </w:rPr>
          <w:t>4.2</w:t>
        </w:r>
        <w:r w:rsidR="00F77DC5" w:rsidRPr="007C592C">
          <w:rPr>
            <w:rStyle w:val="Hyperlink"/>
            <w:noProof/>
            <w:sz w:val="24"/>
            <w:szCs w:val="24"/>
          </w:rPr>
          <w:t xml:space="preserve"> </w:t>
        </w:r>
        <w:r w:rsidR="00DF5C12" w:rsidRPr="007C592C">
          <w:rPr>
            <w:rStyle w:val="Hyperlink"/>
            <w:noProof/>
            <w:sz w:val="24"/>
            <w:szCs w:val="24"/>
          </w:rPr>
          <w:t xml:space="preserve"> Ejemplo de agrupación con t-SNE y K-Means</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_Toc169470705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26</w:t>
        </w:r>
        <w:r w:rsidR="00DF5C12" w:rsidRPr="007C592C">
          <w:rPr>
            <w:noProof/>
            <w:webHidden/>
            <w:sz w:val="24"/>
            <w:szCs w:val="24"/>
          </w:rPr>
          <w:fldChar w:fldCharType="end"/>
        </w:r>
      </w:hyperlink>
    </w:p>
    <w:p w14:paraId="65479B51" w14:textId="3AFC327F"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6" w:history="1">
        <w:r w:rsidR="00DF5C12" w:rsidRPr="007C592C">
          <w:rPr>
            <w:rStyle w:val="Hyperlink"/>
            <w:noProof/>
            <w:sz w:val="24"/>
            <w:szCs w:val="24"/>
          </w:rPr>
          <w:t>4.3</w:t>
        </w:r>
        <w:r w:rsidR="00F77DC5" w:rsidRPr="007C592C">
          <w:rPr>
            <w:rStyle w:val="Hyperlink"/>
            <w:noProof/>
            <w:sz w:val="24"/>
            <w:szCs w:val="24"/>
          </w:rPr>
          <w:t xml:space="preserve"> </w:t>
        </w:r>
        <w:r w:rsidR="00DF5C12" w:rsidRPr="007C592C">
          <w:rPr>
            <w:rStyle w:val="Hyperlink"/>
            <w:noProof/>
            <w:sz w:val="24"/>
            <w:szCs w:val="24"/>
          </w:rPr>
          <w:t xml:space="preserve"> Agrupación con PCA y K-Means utilizando escala diaria</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_Toc169470706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28</w:t>
        </w:r>
        <w:r w:rsidR="00DF5C12" w:rsidRPr="007C592C">
          <w:rPr>
            <w:noProof/>
            <w:webHidden/>
            <w:sz w:val="24"/>
            <w:szCs w:val="24"/>
          </w:rPr>
          <w:fldChar w:fldCharType="end"/>
        </w:r>
      </w:hyperlink>
    </w:p>
    <w:p w14:paraId="071E4D18" w14:textId="7D88051B"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7" w:history="1">
        <w:r w:rsidR="00DF5C12" w:rsidRPr="007C592C">
          <w:rPr>
            <w:rStyle w:val="Hyperlink"/>
            <w:noProof/>
            <w:sz w:val="24"/>
            <w:szCs w:val="24"/>
          </w:rPr>
          <w:t>4.4</w:t>
        </w:r>
        <w:r w:rsidR="00F77DC5" w:rsidRPr="007C592C">
          <w:rPr>
            <w:rStyle w:val="Hyperlink"/>
            <w:noProof/>
            <w:sz w:val="24"/>
            <w:szCs w:val="24"/>
          </w:rPr>
          <w:t xml:space="preserve"> </w:t>
        </w:r>
        <w:r w:rsidR="00DF5C12" w:rsidRPr="007C592C">
          <w:rPr>
            <w:rStyle w:val="Hyperlink"/>
            <w:noProof/>
            <w:sz w:val="24"/>
            <w:szCs w:val="24"/>
          </w:rPr>
          <w:t xml:space="preserve"> Series temporales más cercanas a la coordenada (0,0)</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_Toc169470707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29</w:t>
        </w:r>
        <w:r w:rsidR="00DF5C12" w:rsidRPr="007C592C">
          <w:rPr>
            <w:noProof/>
            <w:webHidden/>
            <w:sz w:val="24"/>
            <w:szCs w:val="24"/>
          </w:rPr>
          <w:fldChar w:fldCharType="end"/>
        </w:r>
      </w:hyperlink>
    </w:p>
    <w:p w14:paraId="30803CF4" w14:textId="2C27E8FF"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8" w:history="1">
        <w:r w:rsidR="00DF5C12" w:rsidRPr="007C592C">
          <w:rPr>
            <w:rStyle w:val="Hyperlink"/>
            <w:noProof/>
            <w:sz w:val="24"/>
            <w:szCs w:val="24"/>
          </w:rPr>
          <w:t>4.5</w:t>
        </w:r>
        <w:r w:rsidR="00F77DC5" w:rsidRPr="007C592C">
          <w:rPr>
            <w:rStyle w:val="Hyperlink"/>
            <w:noProof/>
            <w:sz w:val="24"/>
            <w:szCs w:val="24"/>
          </w:rPr>
          <w:t xml:space="preserve"> </w:t>
        </w:r>
        <w:r w:rsidR="00DF5C12" w:rsidRPr="007C592C">
          <w:rPr>
            <w:rStyle w:val="Hyperlink"/>
            <w:noProof/>
            <w:sz w:val="24"/>
            <w:szCs w:val="24"/>
          </w:rPr>
          <w:t xml:space="preserve"> Series temporales más cercanas a la coordenada (-8, -0.35)</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_Toc169470708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30</w:t>
        </w:r>
        <w:r w:rsidR="00DF5C12" w:rsidRPr="007C592C">
          <w:rPr>
            <w:noProof/>
            <w:webHidden/>
            <w:sz w:val="24"/>
            <w:szCs w:val="24"/>
          </w:rPr>
          <w:fldChar w:fldCharType="end"/>
        </w:r>
      </w:hyperlink>
    </w:p>
    <w:p w14:paraId="42AF2F10" w14:textId="491983F8"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09" w:history="1">
        <w:r w:rsidR="00DF5C12" w:rsidRPr="007C592C">
          <w:rPr>
            <w:rStyle w:val="Hyperlink"/>
            <w:noProof/>
            <w:sz w:val="24"/>
            <w:szCs w:val="24"/>
          </w:rPr>
          <w:t>4.6</w:t>
        </w:r>
        <w:r w:rsidR="00F77DC5" w:rsidRPr="007C592C">
          <w:rPr>
            <w:rStyle w:val="Hyperlink"/>
            <w:noProof/>
            <w:sz w:val="24"/>
            <w:szCs w:val="24"/>
          </w:rPr>
          <w:t xml:space="preserve"> </w:t>
        </w:r>
        <w:r w:rsidR="00DF5C12" w:rsidRPr="007C592C">
          <w:rPr>
            <w:rStyle w:val="Hyperlink"/>
            <w:noProof/>
            <w:sz w:val="24"/>
            <w:szCs w:val="24"/>
          </w:rPr>
          <w:t xml:space="preserve"> Agrupación con PCA y K-Means utilizando escala semanal</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_Toc169470709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31</w:t>
        </w:r>
        <w:r w:rsidR="00DF5C12" w:rsidRPr="007C592C">
          <w:rPr>
            <w:noProof/>
            <w:webHidden/>
            <w:sz w:val="24"/>
            <w:szCs w:val="24"/>
          </w:rPr>
          <w:fldChar w:fldCharType="end"/>
        </w:r>
      </w:hyperlink>
    </w:p>
    <w:p w14:paraId="55AD4B28" w14:textId="6016B9CC"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0" w:history="1">
        <w:r w:rsidR="00DF5C12" w:rsidRPr="007C592C">
          <w:rPr>
            <w:rStyle w:val="Hyperlink"/>
            <w:noProof/>
            <w:sz w:val="24"/>
            <w:szCs w:val="24"/>
          </w:rPr>
          <w:t>4.7</w:t>
        </w:r>
        <w:r w:rsidR="00F77DC5" w:rsidRPr="007C592C">
          <w:rPr>
            <w:rStyle w:val="Hyperlink"/>
            <w:noProof/>
            <w:sz w:val="24"/>
            <w:szCs w:val="24"/>
          </w:rPr>
          <w:t xml:space="preserve"> </w:t>
        </w:r>
        <w:r w:rsidR="00DF5C12" w:rsidRPr="007C592C">
          <w:rPr>
            <w:rStyle w:val="Hyperlink"/>
            <w:noProof/>
            <w:sz w:val="24"/>
            <w:szCs w:val="24"/>
          </w:rPr>
          <w:t xml:space="preserve"> Series temporales cercanas a la coordenada (0, 0)</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_Toc169470710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32</w:t>
        </w:r>
        <w:r w:rsidR="00DF5C12" w:rsidRPr="007C592C">
          <w:rPr>
            <w:noProof/>
            <w:webHidden/>
            <w:sz w:val="24"/>
            <w:szCs w:val="24"/>
          </w:rPr>
          <w:fldChar w:fldCharType="end"/>
        </w:r>
      </w:hyperlink>
    </w:p>
    <w:p w14:paraId="74292F45" w14:textId="2D8A01D4"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1" w:history="1">
        <w:r w:rsidR="00DF5C12" w:rsidRPr="007C592C">
          <w:rPr>
            <w:rStyle w:val="Hyperlink"/>
            <w:noProof/>
            <w:sz w:val="24"/>
            <w:szCs w:val="24"/>
          </w:rPr>
          <w:t>4.8</w:t>
        </w:r>
        <w:r w:rsidR="00F77DC5" w:rsidRPr="007C592C">
          <w:rPr>
            <w:rStyle w:val="Hyperlink"/>
            <w:noProof/>
            <w:sz w:val="24"/>
            <w:szCs w:val="24"/>
          </w:rPr>
          <w:t xml:space="preserve"> </w:t>
        </w:r>
        <w:r w:rsidR="00DF5C12" w:rsidRPr="007C592C">
          <w:rPr>
            <w:rStyle w:val="Hyperlink"/>
            <w:noProof/>
            <w:sz w:val="24"/>
            <w:szCs w:val="24"/>
          </w:rPr>
          <w:t xml:space="preserve"> Series temporales cercanas a la coordenada (-35, -2)</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_Toc169470711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34</w:t>
        </w:r>
        <w:r w:rsidR="00DF5C12" w:rsidRPr="007C592C">
          <w:rPr>
            <w:noProof/>
            <w:webHidden/>
            <w:sz w:val="24"/>
            <w:szCs w:val="24"/>
          </w:rPr>
          <w:fldChar w:fldCharType="end"/>
        </w:r>
      </w:hyperlink>
    </w:p>
    <w:p w14:paraId="6B075FED" w14:textId="78D8814D"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2" w:history="1">
        <w:r w:rsidR="00DF5C12" w:rsidRPr="007C592C">
          <w:rPr>
            <w:rStyle w:val="Hyperlink"/>
            <w:noProof/>
            <w:sz w:val="24"/>
            <w:szCs w:val="24"/>
          </w:rPr>
          <w:t>4.9</w:t>
        </w:r>
        <w:r w:rsidR="00F77DC5" w:rsidRPr="007C592C">
          <w:rPr>
            <w:rStyle w:val="Hyperlink"/>
            <w:noProof/>
            <w:sz w:val="24"/>
            <w:szCs w:val="24"/>
          </w:rPr>
          <w:t xml:space="preserve"> </w:t>
        </w:r>
        <w:r w:rsidR="00DF5C12" w:rsidRPr="007C592C">
          <w:rPr>
            <w:rStyle w:val="Hyperlink"/>
            <w:noProof/>
            <w:sz w:val="24"/>
            <w:szCs w:val="24"/>
          </w:rPr>
          <w:t xml:space="preserve"> Series temporales cercanas a la coordenada (60, 0)</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_Toc169470712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35</w:t>
        </w:r>
        <w:r w:rsidR="00DF5C12" w:rsidRPr="007C592C">
          <w:rPr>
            <w:noProof/>
            <w:webHidden/>
            <w:sz w:val="24"/>
            <w:szCs w:val="24"/>
          </w:rPr>
          <w:fldChar w:fldCharType="end"/>
        </w:r>
      </w:hyperlink>
    </w:p>
    <w:p w14:paraId="14F7FCAA" w14:textId="10383526"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3" w:history="1">
        <w:r w:rsidR="00DF5C12" w:rsidRPr="007C592C">
          <w:rPr>
            <w:rStyle w:val="Hyperlink"/>
            <w:noProof/>
            <w:sz w:val="24"/>
            <w:szCs w:val="24"/>
          </w:rPr>
          <w:t>4.10</w:t>
        </w:r>
        <w:r w:rsidR="00F77DC5" w:rsidRPr="007C592C">
          <w:rPr>
            <w:rStyle w:val="Hyperlink"/>
            <w:noProof/>
            <w:sz w:val="24"/>
            <w:szCs w:val="24"/>
          </w:rPr>
          <w:t xml:space="preserve"> </w:t>
        </w:r>
        <w:r w:rsidR="00DF5C12" w:rsidRPr="007C592C">
          <w:rPr>
            <w:rStyle w:val="Hyperlink"/>
            <w:noProof/>
            <w:sz w:val="24"/>
            <w:szCs w:val="24"/>
          </w:rPr>
          <w:t xml:space="preserve"> Agrupación con PCA y K-Means utilizando escala exponencial</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_Toc169470713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36</w:t>
        </w:r>
        <w:r w:rsidR="00DF5C12" w:rsidRPr="007C592C">
          <w:rPr>
            <w:noProof/>
            <w:webHidden/>
            <w:sz w:val="24"/>
            <w:szCs w:val="24"/>
          </w:rPr>
          <w:fldChar w:fldCharType="end"/>
        </w:r>
      </w:hyperlink>
    </w:p>
    <w:p w14:paraId="08A4B916" w14:textId="73573AB2"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4" w:history="1">
        <w:r w:rsidR="00DF5C12" w:rsidRPr="007C592C">
          <w:rPr>
            <w:rStyle w:val="Hyperlink"/>
            <w:noProof/>
            <w:sz w:val="24"/>
            <w:szCs w:val="24"/>
          </w:rPr>
          <w:t>4.11</w:t>
        </w:r>
        <w:r w:rsidR="00F77DC5" w:rsidRPr="007C592C">
          <w:rPr>
            <w:rStyle w:val="Hyperlink"/>
            <w:noProof/>
            <w:sz w:val="24"/>
            <w:szCs w:val="24"/>
          </w:rPr>
          <w:t xml:space="preserve"> </w:t>
        </w:r>
        <w:r w:rsidR="00DF5C12" w:rsidRPr="007C592C">
          <w:rPr>
            <w:rStyle w:val="Hyperlink"/>
            <w:noProof/>
            <w:sz w:val="24"/>
            <w:szCs w:val="24"/>
          </w:rPr>
          <w:t xml:space="preserve"> Series temporales cercanas a la coordenada (-4, 0)</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_Toc169470714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37</w:t>
        </w:r>
        <w:r w:rsidR="00DF5C12" w:rsidRPr="007C592C">
          <w:rPr>
            <w:noProof/>
            <w:webHidden/>
            <w:sz w:val="24"/>
            <w:szCs w:val="24"/>
          </w:rPr>
          <w:fldChar w:fldCharType="end"/>
        </w:r>
      </w:hyperlink>
    </w:p>
    <w:p w14:paraId="325D44BB" w14:textId="141862E2" w:rsidR="00DF5C12" w:rsidRPr="007C592C" w:rsidRDefault="009020AB" w:rsidP="00A061B6">
      <w:pPr>
        <w:pStyle w:val="TableofFigures"/>
        <w:tabs>
          <w:tab w:val="right" w:leader="dot" w:pos="9458"/>
        </w:tabs>
        <w:spacing w:line="288" w:lineRule="auto"/>
        <w:rPr>
          <w:rFonts w:asciiTheme="minorHAnsi" w:eastAsiaTheme="minorEastAsia" w:hAnsiTheme="minorHAnsi" w:cstheme="minorBidi"/>
          <w:noProof/>
          <w:kern w:val="2"/>
          <w:sz w:val="24"/>
          <w:szCs w:val="24"/>
          <w:lang w:val="es-ES" w:eastAsia="es-ES"/>
          <w14:ligatures w14:val="standardContextual"/>
        </w:rPr>
      </w:pPr>
      <w:hyperlink w:anchor="_Toc169470715" w:history="1">
        <w:r w:rsidR="00DF5C12" w:rsidRPr="007C592C">
          <w:rPr>
            <w:rStyle w:val="Hyperlink"/>
            <w:noProof/>
            <w:sz w:val="24"/>
            <w:szCs w:val="24"/>
          </w:rPr>
          <w:t>4.12</w:t>
        </w:r>
        <w:r w:rsidR="00F77DC5" w:rsidRPr="007C592C">
          <w:rPr>
            <w:rStyle w:val="Hyperlink"/>
            <w:noProof/>
            <w:sz w:val="24"/>
            <w:szCs w:val="24"/>
          </w:rPr>
          <w:t xml:space="preserve"> </w:t>
        </w:r>
        <w:r w:rsidR="00DF5C12" w:rsidRPr="007C592C">
          <w:rPr>
            <w:rStyle w:val="Hyperlink"/>
            <w:noProof/>
            <w:sz w:val="24"/>
            <w:szCs w:val="24"/>
          </w:rPr>
          <w:t xml:space="preserve"> Series temporales cercanas a la coordenada (2, 0)</w:t>
        </w:r>
        <w:r w:rsidR="00DF5C12" w:rsidRPr="007C592C">
          <w:rPr>
            <w:noProof/>
            <w:webHidden/>
            <w:sz w:val="24"/>
            <w:szCs w:val="24"/>
          </w:rPr>
          <w:tab/>
        </w:r>
        <w:r w:rsidR="00DF5C12" w:rsidRPr="007C592C">
          <w:rPr>
            <w:noProof/>
            <w:webHidden/>
            <w:sz w:val="24"/>
            <w:szCs w:val="24"/>
          </w:rPr>
          <w:fldChar w:fldCharType="begin"/>
        </w:r>
        <w:r w:rsidR="00DF5C12" w:rsidRPr="007C592C">
          <w:rPr>
            <w:noProof/>
            <w:webHidden/>
            <w:sz w:val="24"/>
            <w:szCs w:val="24"/>
          </w:rPr>
          <w:instrText xml:space="preserve"> PAGEREF _Toc169470715 \h </w:instrText>
        </w:r>
        <w:r w:rsidR="00DF5C12" w:rsidRPr="007C592C">
          <w:rPr>
            <w:noProof/>
            <w:webHidden/>
            <w:sz w:val="24"/>
            <w:szCs w:val="24"/>
          </w:rPr>
        </w:r>
        <w:r w:rsidR="00DF5C12" w:rsidRPr="007C592C">
          <w:rPr>
            <w:noProof/>
            <w:webHidden/>
            <w:sz w:val="24"/>
            <w:szCs w:val="24"/>
          </w:rPr>
          <w:fldChar w:fldCharType="separate"/>
        </w:r>
        <w:r w:rsidR="00226745" w:rsidRPr="007C592C">
          <w:rPr>
            <w:noProof/>
            <w:webHidden/>
            <w:sz w:val="24"/>
            <w:szCs w:val="24"/>
          </w:rPr>
          <w:t>38</w:t>
        </w:r>
        <w:r w:rsidR="00DF5C12" w:rsidRPr="007C592C">
          <w:rPr>
            <w:noProof/>
            <w:webHidden/>
            <w:sz w:val="24"/>
            <w:szCs w:val="24"/>
          </w:rPr>
          <w:fldChar w:fldCharType="end"/>
        </w:r>
      </w:hyperlink>
    </w:p>
    <w:p w14:paraId="3F5D11E3" w14:textId="519A0FE7" w:rsidR="00D8155C" w:rsidRPr="00D8155C" w:rsidRDefault="00DF5C12" w:rsidP="00A061B6">
      <w:pPr>
        <w:spacing w:line="288" w:lineRule="auto"/>
      </w:pPr>
      <w:r w:rsidRPr="007C592C">
        <w:rPr>
          <w:sz w:val="24"/>
          <w:szCs w:val="24"/>
        </w:rPr>
        <w:fldChar w:fldCharType="end"/>
      </w:r>
      <w:r w:rsidR="009F4868">
        <w:rPr>
          <w:vanish/>
        </w:rPr>
        <w:tab/>
        <w:t>XX</w:t>
      </w:r>
      <w:bookmarkStart w:id="26" w:name="_Hlk102510232"/>
      <w:bookmarkEnd w:id="26"/>
    </w:p>
    <w:p w14:paraId="5B679C5C" w14:textId="2EBD593D" w:rsidR="0099153C" w:rsidRDefault="0099153C">
      <w:pPr>
        <w:widowControl/>
      </w:pPr>
      <w:r>
        <w:br w:type="page"/>
      </w:r>
    </w:p>
    <w:p w14:paraId="311554E0" w14:textId="681D4AD6" w:rsidR="0099153C" w:rsidRDefault="0099153C">
      <w:pPr>
        <w:widowControl/>
      </w:pPr>
      <w:r>
        <w:br w:type="page"/>
      </w:r>
    </w:p>
    <w:p w14:paraId="58DBB026" w14:textId="5F1BEFE7" w:rsidR="0099153C" w:rsidRDefault="0099153C" w:rsidP="00F946A8">
      <w:pPr>
        <w:widowControl/>
        <w:sectPr w:rsidR="0099153C" w:rsidSect="006B3746">
          <w:headerReference w:type="even" r:id="rId25"/>
          <w:headerReference w:type="default" r:id="rId26"/>
          <w:footerReference w:type="even" r:id="rId27"/>
          <w:footerReference w:type="default" r:id="rId28"/>
          <w:pgSz w:w="11906" w:h="16838"/>
          <w:pgMar w:top="1134" w:right="680" w:bottom="1134" w:left="1758" w:header="0" w:footer="454" w:gutter="0"/>
          <w:pgNumType w:fmt="upperRoman"/>
          <w:cols w:space="720"/>
          <w:formProt w:val="0"/>
          <w:docGrid w:linePitch="299" w:charSpace="4096"/>
        </w:sectPr>
      </w:pPr>
    </w:p>
    <w:bookmarkStart w:id="27" w:name="_Toc98967507"/>
    <w:bookmarkStart w:id="28" w:name="Estética"/>
    <w:bookmarkStart w:id="29" w:name="_Toc169600370"/>
    <w:bookmarkEnd w:id="27"/>
    <w:bookmarkEnd w:id="28"/>
    <w:p w14:paraId="113BCF54" w14:textId="589195AD" w:rsidR="0093622B" w:rsidRPr="00E91B7E" w:rsidRDefault="005C4407" w:rsidP="006A700C">
      <w:pPr>
        <w:pStyle w:val="Heading1"/>
        <w:pBdr>
          <w:bottom w:val="single" w:sz="24" w:space="1" w:color="9A7248"/>
        </w:pBdr>
        <w:spacing w:after="100" w:afterAutospacing="1" w:line="240" w:lineRule="auto"/>
        <w:jc w:val="left"/>
        <w:rPr>
          <w:u w:val="none"/>
        </w:rPr>
      </w:pPr>
      <w:r w:rsidRPr="005C4407">
        <w:rPr>
          <w:noProof/>
          <w:sz w:val="2"/>
          <w:szCs w:val="2"/>
        </w:rPr>
        <mc:AlternateContent>
          <mc:Choice Requires="wps">
            <w:drawing>
              <wp:anchor distT="0" distB="0" distL="0" distR="0" simplePos="0" relativeHeight="251658240" behindDoc="0" locked="0" layoutInCell="1" allowOverlap="1" wp14:anchorId="00E78160" wp14:editId="7E115D4B">
                <wp:simplePos x="0" y="0"/>
                <wp:positionH relativeFrom="page">
                  <wp:posOffset>6145530</wp:posOffset>
                </wp:positionH>
                <wp:positionV relativeFrom="paragraph">
                  <wp:posOffset>226060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25DEE4A">
              <v:rect id="docshape25" style="position:absolute;margin-left:483.9pt;margin-top:17.8pt;width:1.45pt;height:60.6pt;z-index:251658240;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13C0B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w10:wrap anchorx="page"/>
              </v:rect>
            </w:pict>
          </mc:Fallback>
        </mc:AlternateContent>
      </w:r>
      <w:r w:rsidR="00877AB2">
        <w:t xml:space="preserve"> </w:t>
      </w:r>
      <w:bookmarkStart w:id="30" w:name="_Toc98967508"/>
      <w:bookmarkStart w:id="31" w:name="_Toc98970305"/>
      <w:r w:rsidR="009F4868" w:rsidRPr="00E91B7E">
        <w:rPr>
          <w:u w:val="none"/>
        </w:rPr>
        <w:t>Introducción</w:t>
      </w:r>
      <w:bookmarkEnd w:id="30"/>
      <w:bookmarkEnd w:id="31"/>
      <w:bookmarkEnd w:id="29"/>
    </w:p>
    <w:p w14:paraId="3CA0BA0B" w14:textId="0C51C037" w:rsidR="00ED6879" w:rsidRPr="00FA4C03" w:rsidRDefault="0DC3C6B2" w:rsidP="3C3B26A3">
      <w:pPr>
        <w:spacing w:before="408" w:line="288" w:lineRule="auto"/>
        <w:ind w:firstLine="567"/>
        <w:jc w:val="both"/>
        <w:rPr>
          <w:sz w:val="24"/>
          <w:szCs w:val="24"/>
          <w:lang w:val="es-ES"/>
        </w:rPr>
      </w:pPr>
      <w:r w:rsidRPr="00FA4C03">
        <w:rPr>
          <w:sz w:val="24"/>
          <w:szCs w:val="24"/>
          <w:lang w:val="es-ES"/>
        </w:rPr>
        <w:t>En los últimos años, investigadores y administradores de sistemas han tomado una gran relevancia en el ámbito de la monitorización de servicios de red con el objetivo de detectar comportamientos extraños y generar alertas para dichas situaciones. Esto sumado a la creciente capacidad y carga de los servidores de empresas modernas y CPD (Centro de Procesamiento de Datos), ha hecho de este proceso algo bastante complejo y laborioso, debido a la variedad en el comportamiento de los servidores y subredes de dichas organizaciones. El objetivo principal de esta labor es encontrar soluciones que se adapten al comportamiento concreto de los servidores o segmentos de red a analizar. La gran cantidad de información y datos de series temporales, así como el limitado tiempo de los investigadores y administradores, dificulta su manejo y nos sugiere poner la vista en soluciones basadas en soluciones automáticas que puedan hacer frente al procesado masivo de datos.</w:t>
      </w:r>
    </w:p>
    <w:p w14:paraId="513DF7AD" w14:textId="3D14B623" w:rsidR="00852310" w:rsidRPr="00FA4C03" w:rsidRDefault="002F3FA0" w:rsidP="004C72C2">
      <w:pPr>
        <w:spacing w:before="408" w:line="288" w:lineRule="auto"/>
        <w:ind w:firstLine="567"/>
        <w:jc w:val="both"/>
        <w:rPr>
          <w:sz w:val="24"/>
          <w:szCs w:val="24"/>
        </w:rPr>
      </w:pPr>
      <w:r w:rsidRPr="00FA4C03">
        <w:rPr>
          <w:sz w:val="24"/>
          <w:szCs w:val="24"/>
        </w:rPr>
        <w:t xml:space="preserve">La monitorización de segmentos de red es una herramienta muy útil para caracterizar las series temporales del tráfico de </w:t>
      </w:r>
      <w:r w:rsidR="00AF17B2" w:rsidRPr="00FA4C03">
        <w:rPr>
          <w:sz w:val="24"/>
          <w:szCs w:val="24"/>
        </w:rPr>
        <w:t xml:space="preserve">segmentos de </w:t>
      </w:r>
      <w:r w:rsidRPr="00FA4C03">
        <w:rPr>
          <w:sz w:val="24"/>
          <w:szCs w:val="24"/>
        </w:rPr>
        <w:t>red</w:t>
      </w:r>
      <w:r w:rsidR="00AF17B2" w:rsidRPr="00FA4C03">
        <w:rPr>
          <w:sz w:val="24"/>
          <w:szCs w:val="24"/>
        </w:rPr>
        <w:t>,</w:t>
      </w:r>
      <w:r w:rsidRPr="00FA4C03">
        <w:rPr>
          <w:sz w:val="24"/>
          <w:szCs w:val="24"/>
        </w:rPr>
        <w:t xml:space="preserve"> y poder así agruparlas respecto a un comportamiento similar. La agrupación de est</w:t>
      </w:r>
      <w:r w:rsidR="00AF17B2" w:rsidRPr="00FA4C03">
        <w:rPr>
          <w:sz w:val="24"/>
          <w:szCs w:val="24"/>
        </w:rPr>
        <w:t xml:space="preserve">as series </w:t>
      </w:r>
      <w:r w:rsidRPr="00FA4C03">
        <w:rPr>
          <w:sz w:val="24"/>
          <w:szCs w:val="24"/>
        </w:rPr>
        <w:t xml:space="preserve">nos permite ver un comportamiento común sobre el que poder detectar anomalías o situaciones de cambio relevantes en la dinámica </w:t>
      </w:r>
      <w:r w:rsidR="00AF17B2" w:rsidRPr="00FA4C03">
        <w:rPr>
          <w:sz w:val="24"/>
          <w:szCs w:val="24"/>
        </w:rPr>
        <w:t xml:space="preserve">de comportamiento </w:t>
      </w:r>
      <w:r w:rsidRPr="00FA4C03">
        <w:rPr>
          <w:sz w:val="24"/>
          <w:szCs w:val="24"/>
        </w:rPr>
        <w:t>del segmento de red.</w:t>
      </w:r>
    </w:p>
    <w:p w14:paraId="69CF3EEB" w14:textId="71D56731" w:rsidR="00852310" w:rsidRPr="00FA4C03" w:rsidRDefault="002F3FA0" w:rsidP="004C72C2">
      <w:pPr>
        <w:spacing w:before="408" w:line="288" w:lineRule="auto"/>
        <w:ind w:firstLine="567"/>
        <w:jc w:val="both"/>
        <w:rPr>
          <w:sz w:val="24"/>
          <w:szCs w:val="24"/>
        </w:rPr>
      </w:pPr>
      <w:r w:rsidRPr="00FA4C03">
        <w:rPr>
          <w:sz w:val="24"/>
          <w:szCs w:val="24"/>
        </w:rPr>
        <w:t>La detección de estos cambios o anomalías suponen una gran ventaja para las organizaciones y empresas de cara a poder distribuir sus recursos de manera eficiente y lógica, y tener capacidad de previsión acerca de posibles subidas o bajadas de carga en sus servidores. La incapacidad para prever este tipo de situaciones podría suponer la pérdida de disponibilidad de servicios o el derroche de estos en una red infrautilizada, lo que se traduce en problemas económicos para la empresa.</w:t>
      </w:r>
    </w:p>
    <w:p w14:paraId="71A2FB05" w14:textId="2D4685FA" w:rsidR="00852310" w:rsidRPr="00FA4C03" w:rsidRDefault="0DC3C6B2" w:rsidP="3C3B26A3">
      <w:pPr>
        <w:spacing w:before="408" w:line="288" w:lineRule="auto"/>
        <w:ind w:firstLine="567"/>
        <w:jc w:val="both"/>
        <w:rPr>
          <w:sz w:val="24"/>
          <w:szCs w:val="24"/>
          <w:lang w:val="es-ES"/>
        </w:rPr>
      </w:pPr>
      <w:r w:rsidRPr="00FA4C03">
        <w:rPr>
          <w:sz w:val="24"/>
          <w:szCs w:val="24"/>
          <w:lang w:val="es-ES"/>
        </w:rPr>
        <w:t xml:space="preserve">Para la caracterización de estas series temporales </w:t>
      </w:r>
      <w:r w:rsidR="004D683E" w:rsidRPr="00FA4C03">
        <w:rPr>
          <w:sz w:val="24"/>
          <w:szCs w:val="24"/>
          <w:lang w:val="es-ES"/>
        </w:rPr>
        <w:t>vamos a utilizar</w:t>
      </w:r>
      <w:r w:rsidRPr="00FA4C03">
        <w:rPr>
          <w:sz w:val="24"/>
          <w:szCs w:val="24"/>
          <w:lang w:val="es-ES"/>
        </w:rPr>
        <w:t xml:space="preserve"> métodos de </w:t>
      </w:r>
      <w:r w:rsidRPr="00FA4C03">
        <w:rPr>
          <w:i/>
          <w:iCs/>
          <w:sz w:val="24"/>
          <w:szCs w:val="24"/>
          <w:lang w:val="es-ES"/>
        </w:rPr>
        <w:t>clustering</w:t>
      </w:r>
      <w:r w:rsidRPr="00FA4C03">
        <w:rPr>
          <w:sz w:val="24"/>
          <w:szCs w:val="24"/>
          <w:lang w:val="es-ES"/>
        </w:rPr>
        <w:t xml:space="preserve">, que de manera automática agrupan los datos en el número de clústeres elegido teniendo en cuenta posibles relaciones entre los datos de su mismo clúster y diferencias más o menos significativas frente a datos de otros clústeres. </w:t>
      </w:r>
    </w:p>
    <w:p w14:paraId="652ED411" w14:textId="0CB4F245" w:rsidR="00852310" w:rsidRPr="00FA4C03" w:rsidRDefault="0DC3C6B2" w:rsidP="3C3B26A3">
      <w:pPr>
        <w:spacing w:before="408" w:line="288" w:lineRule="auto"/>
        <w:ind w:firstLine="567"/>
        <w:jc w:val="both"/>
        <w:rPr>
          <w:sz w:val="24"/>
          <w:szCs w:val="24"/>
          <w:lang w:val="es-ES"/>
        </w:rPr>
      </w:pPr>
      <w:r w:rsidRPr="00FA4C03">
        <w:rPr>
          <w:sz w:val="24"/>
          <w:szCs w:val="24"/>
          <w:lang w:val="es-ES"/>
        </w:rPr>
        <w:t xml:space="preserve">Para el proceso de agrupación de las series temporales, teniendo en cuenta la </w:t>
      </w:r>
      <w:r w:rsidR="00E26CB3" w:rsidRPr="00FA4C03">
        <w:rPr>
          <w:sz w:val="24"/>
          <w:szCs w:val="24"/>
          <w:lang w:val="es-ES"/>
        </w:rPr>
        <w:t xml:space="preserve">alta dimensión </w:t>
      </w:r>
      <w:r w:rsidRPr="00FA4C03">
        <w:rPr>
          <w:sz w:val="24"/>
          <w:szCs w:val="24"/>
          <w:lang w:val="es-ES"/>
        </w:rPr>
        <w:t>que poseen estas, sería necesario hacer uso de alguna técnica de reducción de componentes como PCA (</w:t>
      </w:r>
      <w:r w:rsidRPr="00FA4C03">
        <w:rPr>
          <w:i/>
          <w:iCs/>
          <w:sz w:val="24"/>
          <w:szCs w:val="24"/>
          <w:lang w:val="es-ES"/>
        </w:rPr>
        <w:t>Principal Component Analysis</w:t>
      </w:r>
      <w:r w:rsidRPr="00FA4C03">
        <w:rPr>
          <w:sz w:val="24"/>
          <w:szCs w:val="24"/>
          <w:lang w:val="es-ES"/>
        </w:rPr>
        <w:t>)</w:t>
      </w:r>
      <w:r w:rsidR="00FA05E7" w:rsidRPr="00FA4C03">
        <w:rPr>
          <w:sz w:val="24"/>
          <w:szCs w:val="24"/>
          <w:lang w:val="es-ES"/>
        </w:rPr>
        <w:t xml:space="preserve"> </w:t>
      </w:r>
      <w:sdt>
        <w:sdtPr>
          <w:rPr>
            <w:color w:val="000000"/>
            <w:sz w:val="24"/>
            <w:szCs w:val="24"/>
            <w:lang w:val="es-ES"/>
          </w:rPr>
          <w:tag w:val="MENDELEY_CITATION_v3_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"/>
          <w:id w:val="1573934276"/>
          <w:placeholder>
            <w:docPart w:val="DefaultPlaceholder_-1854013440"/>
          </w:placeholder>
        </w:sdtPr>
        <w:sdtContent>
          <w:r w:rsidR="00C90B5B" w:rsidRPr="00FA4C03">
            <w:rPr>
              <w:color w:val="000000"/>
              <w:sz w:val="24"/>
              <w:szCs w:val="24"/>
              <w:lang w:val="es-ES"/>
            </w:rPr>
            <w:t>[1]</w:t>
          </w:r>
        </w:sdtContent>
      </w:sdt>
      <w:r w:rsidRPr="00FA4C03">
        <w:rPr>
          <w:sz w:val="24"/>
          <w:szCs w:val="24"/>
          <w:lang w:val="es-ES"/>
        </w:rPr>
        <w:t>, t-SNE (</w:t>
      </w:r>
      <w:r w:rsidRPr="00FA4C03">
        <w:rPr>
          <w:i/>
          <w:iCs/>
          <w:sz w:val="24"/>
          <w:szCs w:val="24"/>
          <w:lang w:val="es-ES"/>
        </w:rPr>
        <w:t>t-Distributed Stochastic Neighbor Embedding</w:t>
      </w:r>
      <w:r w:rsidRPr="00FA4C03">
        <w:rPr>
          <w:sz w:val="24"/>
          <w:szCs w:val="24"/>
          <w:lang w:val="es-ES"/>
        </w:rPr>
        <w:t>)</w:t>
      </w:r>
      <w:r w:rsidR="005E46C8" w:rsidRPr="00FA4C03">
        <w:rPr>
          <w:sz w:val="24"/>
          <w:szCs w:val="24"/>
          <w:lang w:val="es-ES"/>
        </w:rPr>
        <w:t xml:space="preserve"> </w:t>
      </w:r>
      <w:sdt>
        <w:sdtPr>
          <w:rPr>
            <w:color w:val="000000"/>
            <w:sz w:val="24"/>
            <w:szCs w:val="24"/>
            <w:lang w:val="es-ES"/>
          </w:rPr>
          <w:tag w:val="MENDELEY_CITATION_v3_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"/>
          <w:id w:val="173383625"/>
          <w:placeholder>
            <w:docPart w:val="DefaultPlaceholder_-1854013440"/>
          </w:placeholder>
        </w:sdtPr>
        <w:sdtContent>
          <w:r w:rsidR="00C90B5B" w:rsidRPr="00FA4C03">
            <w:rPr>
              <w:color w:val="000000"/>
              <w:sz w:val="24"/>
              <w:szCs w:val="24"/>
              <w:lang w:val="es-ES"/>
            </w:rPr>
            <w:t>[2]</w:t>
          </w:r>
        </w:sdtContent>
      </w:sdt>
      <w:r w:rsidRPr="00FA4C03">
        <w:rPr>
          <w:sz w:val="24"/>
          <w:szCs w:val="24"/>
          <w:lang w:val="es-ES"/>
        </w:rPr>
        <w:t xml:space="preserve"> o UMAP (</w:t>
      </w:r>
      <w:r w:rsidRPr="00FA4C03">
        <w:rPr>
          <w:i/>
          <w:iCs/>
          <w:sz w:val="24"/>
          <w:szCs w:val="24"/>
          <w:lang w:val="es-ES"/>
        </w:rPr>
        <w:t>Uniform Manifold Approximation and Projection</w:t>
      </w:r>
      <w:r w:rsidRPr="00FA4C03">
        <w:rPr>
          <w:sz w:val="24"/>
          <w:szCs w:val="24"/>
          <w:lang w:val="es-ES"/>
        </w:rPr>
        <w:t>)</w:t>
      </w:r>
      <w:r w:rsidR="00466BA4" w:rsidRPr="00FA4C03">
        <w:rPr>
          <w:sz w:val="24"/>
          <w:szCs w:val="24"/>
          <w:lang w:val="es-ES"/>
        </w:rPr>
        <w:t xml:space="preserve"> </w:t>
      </w:r>
      <w:sdt>
        <w:sdtPr>
          <w:rPr>
            <w:color w:val="000000"/>
            <w:sz w:val="24"/>
            <w:szCs w:val="24"/>
            <w:lang w:val="es-ES"/>
          </w:rPr>
          <w:tag w:val="MENDELEY_CITATION_v3_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"/>
          <w:id w:val="-844544381"/>
          <w:placeholder>
            <w:docPart w:val="DefaultPlaceholder_-1854013440"/>
          </w:placeholder>
        </w:sdtPr>
        <w:sdtContent>
          <w:r w:rsidR="00C90B5B" w:rsidRPr="00FA4C03">
            <w:rPr>
              <w:color w:val="000000"/>
              <w:sz w:val="24"/>
              <w:szCs w:val="24"/>
              <w:lang w:val="es-ES"/>
            </w:rPr>
            <w:t>[3]</w:t>
          </w:r>
        </w:sdtContent>
      </w:sdt>
      <w:r w:rsidRPr="00FA4C03">
        <w:rPr>
          <w:sz w:val="24"/>
          <w:szCs w:val="24"/>
          <w:lang w:val="es-ES"/>
        </w:rPr>
        <w:t xml:space="preserve">. Posteriormente, se utilizarían métodos de </w:t>
      </w:r>
      <w:r w:rsidRPr="00FA4C03">
        <w:rPr>
          <w:i/>
          <w:iCs/>
          <w:sz w:val="24"/>
          <w:szCs w:val="24"/>
          <w:lang w:val="es-ES"/>
        </w:rPr>
        <w:t>clustering</w:t>
      </w:r>
      <w:r w:rsidRPr="00FA4C03">
        <w:rPr>
          <w:sz w:val="24"/>
          <w:szCs w:val="24"/>
          <w:lang w:val="es-ES"/>
        </w:rPr>
        <w:t xml:space="preserve"> como </w:t>
      </w:r>
      <w:r w:rsidRPr="00FA4C03">
        <w:rPr>
          <w:i/>
          <w:iCs/>
          <w:sz w:val="24"/>
          <w:szCs w:val="24"/>
          <w:lang w:val="es-ES"/>
        </w:rPr>
        <w:t>k-means</w:t>
      </w:r>
      <w:r w:rsidR="003C72FF" w:rsidRPr="00FA4C03">
        <w:rPr>
          <w:i/>
          <w:iCs/>
          <w:sz w:val="24"/>
          <w:szCs w:val="24"/>
          <w:lang w:val="es-ES"/>
        </w:rPr>
        <w:t xml:space="preserve"> </w:t>
      </w:r>
      <w:sdt>
        <w:sdtPr>
          <w:rPr>
            <w:iCs/>
            <w:color w:val="000000"/>
            <w:sz w:val="24"/>
            <w:szCs w:val="24"/>
            <w:lang w:val="es-ES"/>
          </w:rPr>
          <w:tag w:val="MENDELEY_CITATION_v3_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"/>
          <w:id w:val="777760774"/>
          <w:placeholder>
            <w:docPart w:val="DefaultPlaceholder_-1854013440"/>
          </w:placeholder>
        </w:sdtPr>
        <w:sdtContent>
          <w:r w:rsidR="00C90B5B" w:rsidRPr="00FA4C03">
            <w:rPr>
              <w:iCs/>
              <w:color w:val="000000"/>
              <w:sz w:val="24"/>
              <w:szCs w:val="24"/>
              <w:lang w:val="es-ES"/>
            </w:rPr>
            <w:t>[4]</w:t>
          </w:r>
        </w:sdtContent>
      </w:sdt>
      <w:r w:rsidRPr="00FA4C03">
        <w:rPr>
          <w:sz w:val="24"/>
          <w:szCs w:val="24"/>
          <w:lang w:val="es-ES"/>
        </w:rPr>
        <w:t xml:space="preserve"> o DBSCAN (</w:t>
      </w:r>
      <w:r w:rsidRPr="00FA4C03">
        <w:rPr>
          <w:i/>
          <w:iCs/>
          <w:sz w:val="24"/>
          <w:szCs w:val="24"/>
          <w:lang w:val="es-ES"/>
        </w:rPr>
        <w:t>Density-Based Spatial Clustering of Applications with Noise</w:t>
      </w:r>
      <w:r w:rsidRPr="00FA4C03">
        <w:rPr>
          <w:sz w:val="24"/>
          <w:szCs w:val="24"/>
          <w:lang w:val="es-ES"/>
        </w:rPr>
        <w:t xml:space="preserve">) </w:t>
      </w:r>
      <w:sdt>
        <w:sdtPr>
          <w:rPr>
            <w:color w:val="000000"/>
            <w:sz w:val="24"/>
            <w:szCs w:val="24"/>
            <w:lang w:val="es-ES"/>
          </w:rPr>
          <w:tag w:val="MENDELEY_CITATION_v3_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"/>
          <w:id w:val="1650173949"/>
          <w:placeholder>
            <w:docPart w:val="DefaultPlaceholder_-1854013440"/>
          </w:placeholder>
        </w:sdtPr>
        <w:sdtContent>
          <w:r w:rsidR="00C90B5B" w:rsidRPr="00FA4C03">
            <w:rPr>
              <w:color w:val="000000"/>
              <w:sz w:val="24"/>
              <w:szCs w:val="24"/>
              <w:lang w:val="es-ES"/>
            </w:rPr>
            <w:t>[5]</w:t>
          </w:r>
          <w:r w:rsidR="00FA4C03" w:rsidRPr="00FA4C03">
            <w:rPr>
              <w:color w:val="000000"/>
              <w:sz w:val="24"/>
              <w:szCs w:val="24"/>
              <w:lang w:val="es-ES"/>
            </w:rPr>
            <w:t xml:space="preserve"> </w:t>
          </w:r>
        </w:sdtContent>
      </w:sdt>
      <w:r w:rsidRPr="00FA4C03">
        <w:rPr>
          <w:sz w:val="24"/>
          <w:szCs w:val="24"/>
          <w:lang w:val="es-ES"/>
        </w:rPr>
        <w:t xml:space="preserve">para generar los resultados en base a la reducción de componentes previamente realizada. </w:t>
      </w:r>
    </w:p>
    <w:p w14:paraId="2F617AD0" w14:textId="19594F8E" w:rsidR="00852310" w:rsidRPr="00FA4C03" w:rsidRDefault="3C3B26A3" w:rsidP="3C3B26A3">
      <w:pPr>
        <w:spacing w:before="408" w:line="288" w:lineRule="auto"/>
        <w:ind w:firstLine="567"/>
        <w:jc w:val="both"/>
        <w:rPr>
          <w:sz w:val="24"/>
          <w:szCs w:val="24"/>
          <w:lang w:val="es-ES"/>
        </w:rPr>
      </w:pPr>
      <w:r w:rsidRPr="00FA4C03">
        <w:rPr>
          <w:sz w:val="24"/>
          <w:szCs w:val="24"/>
          <w:lang w:val="es-ES"/>
        </w:rPr>
        <w:t xml:space="preserve">Esta reducción de componentes nos facilita la visualización de los datos para su posterior interpretación, cuyo concepto surge de la idea de que la representación de una secuencia o grupo de datos puede basarse en un subconjunto más pequeño de variables respecto al inicial, manteniendo siempre la medida de la varianza entre los datos. La varianza es la métrica que ayuda a distribuir los datos sobre los distintos clústeres y que mide la diferencia o variabilidad de los datos respecto al resto, por lo que, al reducir el número de componentes se debe mantener dicha variabilidad para que la distribución de los datos se mantenga correctamente, que es justamente la idea que implementan los métodos de visualización como </w:t>
      </w:r>
      <w:r w:rsidR="00FA4C03" w:rsidRPr="00FA4C03">
        <w:rPr>
          <w:sz w:val="24"/>
          <w:szCs w:val="24"/>
          <w:lang w:val="es-ES"/>
        </w:rPr>
        <w:t>PCA.</w:t>
      </w:r>
    </w:p>
    <w:p w14:paraId="25158CAA" w14:textId="6E01B8C7" w:rsidR="002F3FA0" w:rsidRPr="00FA4C03" w:rsidRDefault="002F3FA0" w:rsidP="004C72C2">
      <w:pPr>
        <w:spacing w:before="408" w:line="288" w:lineRule="auto"/>
        <w:ind w:firstLine="567"/>
        <w:jc w:val="both"/>
        <w:rPr>
          <w:sz w:val="24"/>
          <w:szCs w:val="24"/>
        </w:rPr>
      </w:pPr>
      <w:r w:rsidRPr="00FA4C03">
        <w:rPr>
          <w:sz w:val="24"/>
          <w:szCs w:val="24"/>
        </w:rPr>
        <w:t xml:space="preserve">Una </w:t>
      </w:r>
      <w:r w:rsidR="00000E3A" w:rsidRPr="00FA4C03">
        <w:rPr>
          <w:sz w:val="24"/>
          <w:szCs w:val="24"/>
        </w:rPr>
        <w:t>v</w:t>
      </w:r>
      <w:r w:rsidRPr="00FA4C03">
        <w:rPr>
          <w:sz w:val="24"/>
          <w:szCs w:val="24"/>
        </w:rPr>
        <w:t>ez agrupados los datos en los distintos clústeres, la idea es poder categorizar las relaciones o patrones que puedan existir entre las series temporales pertenecientes a un mismo clúster, de manera que podamos encontrar información útil para utilizarla posteriormente en detección de anomalías o similares.</w:t>
      </w:r>
    </w:p>
    <w:p w14:paraId="4C80C270" w14:textId="77777777" w:rsidR="00073E29" w:rsidRDefault="00073E29" w:rsidP="00F365B1">
      <w:pPr>
        <w:spacing w:line="360" w:lineRule="auto"/>
        <w:ind w:firstLine="360"/>
        <w:jc w:val="both"/>
      </w:pPr>
    </w:p>
    <w:p w14:paraId="6DB2F9AF" w14:textId="1308E723" w:rsidR="002A100E" w:rsidRPr="002A100E" w:rsidRDefault="002F3FA0" w:rsidP="00F365B1">
      <w:pPr>
        <w:pStyle w:val="Heading4"/>
        <w:widowControl/>
        <w:numPr>
          <w:ilvl w:val="1"/>
          <w:numId w:val="3"/>
        </w:numPr>
        <w:tabs>
          <w:tab w:val="left" w:pos="2418"/>
          <w:tab w:val="left" w:pos="2419"/>
        </w:tabs>
        <w:spacing w:beforeAutospacing="1" w:line="336" w:lineRule="auto"/>
        <w:ind w:left="851" w:hanging="851"/>
        <w:jc w:val="both"/>
      </w:pPr>
      <w:bookmarkStart w:id="32" w:name="Tipo_de_documento"/>
      <w:bookmarkStart w:id="33" w:name="_Toc98970306"/>
      <w:bookmarkStart w:id="34" w:name="_Toc169600371"/>
      <w:bookmarkEnd w:id="32"/>
      <w:r>
        <w:rPr>
          <w:color w:val="9A7248"/>
        </w:rPr>
        <w:t>Motivación</w:t>
      </w:r>
      <w:bookmarkStart w:id="35" w:name="Gama_de_colores"/>
      <w:bookmarkStart w:id="36" w:name="_Toc98970307"/>
      <w:bookmarkEnd w:id="33"/>
      <w:bookmarkEnd w:id="35"/>
      <w:bookmarkEnd w:id="34"/>
    </w:p>
    <w:p w14:paraId="18F344CF" w14:textId="2B167183" w:rsidR="00DA58EB" w:rsidRPr="00FA4C03" w:rsidRDefault="002A100E" w:rsidP="004C72C2">
      <w:pPr>
        <w:spacing w:before="408" w:line="288" w:lineRule="auto"/>
        <w:ind w:firstLine="567"/>
        <w:jc w:val="both"/>
        <w:rPr>
          <w:sz w:val="24"/>
          <w:szCs w:val="24"/>
        </w:rPr>
      </w:pPr>
      <w:r w:rsidRPr="00FA4C03">
        <w:rPr>
          <w:sz w:val="24"/>
          <w:szCs w:val="24"/>
        </w:rPr>
        <w:t xml:space="preserve">Una manera inteligente de poder afrontar </w:t>
      </w:r>
      <w:r w:rsidR="00DA58EB" w:rsidRPr="00FA4C03">
        <w:rPr>
          <w:sz w:val="24"/>
          <w:szCs w:val="24"/>
        </w:rPr>
        <w:t xml:space="preserve">y detectar </w:t>
      </w:r>
      <w:r w:rsidRPr="00FA4C03">
        <w:rPr>
          <w:sz w:val="24"/>
          <w:szCs w:val="24"/>
        </w:rPr>
        <w:t>comportamientos anómalos es la de realizar predicciones, lo más precisas posibles, del comportamiento futuro de la carga de los segmentos de red. La longitud en el tiempo (horas, días, meses…)</w:t>
      </w:r>
      <w:r w:rsidR="00F365B1" w:rsidRPr="00FA4C03">
        <w:rPr>
          <w:sz w:val="24"/>
          <w:szCs w:val="24"/>
        </w:rPr>
        <w:t xml:space="preserve"> </w:t>
      </w:r>
      <w:r w:rsidRPr="00FA4C03">
        <w:rPr>
          <w:sz w:val="24"/>
          <w:szCs w:val="24"/>
        </w:rPr>
        <w:t>de estas predicciones puede variar dependiendo del tipo de comportamiento a detectar y del nivel de cambio en la carga de los segmentos de red.</w:t>
      </w:r>
      <w:r w:rsidR="00946120" w:rsidRPr="00FA4C03">
        <w:rPr>
          <w:rFonts w:eastAsiaTheme="majorEastAsia"/>
          <w:color w:val="9A7248"/>
          <w:sz w:val="24"/>
          <w:szCs w:val="24"/>
        </w:rPr>
        <w:t xml:space="preserve"> </w:t>
      </w:r>
      <w:sdt>
        <w:sdtPr>
          <w:rPr>
            <w:sz w:val="24"/>
            <w:szCs w:val="24"/>
          </w:rPr>
          <w:alias w:val="Título"/>
          <w:id w:val="1473334196"/>
          <w:showingPlcHdr/>
        </w:sdtPr>
        <w:sdtContent>
          <w:r w:rsidR="000D6A2B" w:rsidRPr="00FA4C03">
            <w:rPr>
              <w:sz w:val="24"/>
              <w:szCs w:val="24"/>
            </w:rPr>
            <w:t xml:space="preserve">     </w:t>
          </w:r>
        </w:sdtContent>
      </w:sdt>
    </w:p>
    <w:p w14:paraId="477468C8" w14:textId="4E44A6FA" w:rsidR="00DA58EB" w:rsidRPr="00FA4C03" w:rsidRDefault="11C4A362" w:rsidP="3C3B26A3">
      <w:pPr>
        <w:spacing w:before="408" w:line="288" w:lineRule="auto"/>
        <w:ind w:firstLine="567"/>
        <w:jc w:val="both"/>
        <w:rPr>
          <w:sz w:val="24"/>
          <w:szCs w:val="24"/>
          <w:lang w:val="es-ES"/>
        </w:rPr>
      </w:pPr>
      <w:r w:rsidRPr="00FA4C03">
        <w:rPr>
          <w:sz w:val="24"/>
          <w:szCs w:val="24"/>
          <w:lang w:val="es-ES"/>
        </w:rPr>
        <w:t xml:space="preserve">Esta manera de actuar es eficaz en sistemas donde la carga del segmento de red está bastante relacionada con la componente temporal, es decir, segmentos de red en los que la carga durante un periodo temporal se repite de manera periódica y estable. Por lo contrario, en sistemas donde la carga es muy variable </w:t>
      </w:r>
      <w:r w:rsidR="00466BA4" w:rsidRPr="00FA4C03">
        <w:rPr>
          <w:sz w:val="24"/>
          <w:szCs w:val="24"/>
          <w:lang w:val="es-ES"/>
        </w:rPr>
        <w:t>y caótica</w:t>
      </w:r>
      <w:r w:rsidRPr="00FA4C03">
        <w:rPr>
          <w:sz w:val="24"/>
          <w:szCs w:val="24"/>
          <w:lang w:val="es-ES"/>
        </w:rPr>
        <w:t>, la predicción de anomalías futuras sería mucho más compleja, lo cual abre otro posible campo de investigación para mitigar este tipo de problemática.</w:t>
      </w:r>
    </w:p>
    <w:p w14:paraId="22F97D0B" w14:textId="2C0FDB83" w:rsidR="003E7B2D" w:rsidRPr="00FA4C03" w:rsidRDefault="3C3B26A3" w:rsidP="3C3B26A3">
      <w:pPr>
        <w:spacing w:before="408" w:line="288" w:lineRule="auto"/>
        <w:ind w:firstLine="567"/>
        <w:jc w:val="both"/>
        <w:rPr>
          <w:sz w:val="24"/>
          <w:szCs w:val="24"/>
          <w:lang w:val="es-ES"/>
        </w:rPr>
      </w:pPr>
      <w:r w:rsidRPr="00FA4C03">
        <w:rPr>
          <w:sz w:val="24"/>
          <w:szCs w:val="24"/>
          <w:lang w:val="es-ES"/>
        </w:rPr>
        <w:t>Sin embargo, queremos encontrar una forma de eliminar la temporalidad en el proceso de caracterización de las series temporales para el posterior intento de detección de anomalías en dichas series. El hecho de eliminar la componente temporal de los datos nos da la posibilidad de dejar a un lado los comportamientos periódicos y estacionales que puedan entorpecer la visualización de patrones de mayor relevancia. Esta idea puede suponer avances en la caracterización de series temporales, las cuales son aplicables a distintos campos de dentro y fuera de la informática.</w:t>
      </w:r>
    </w:p>
    <w:p w14:paraId="1FA678B1" w14:textId="17F80F81" w:rsidR="00C3328B" w:rsidRPr="002B625B" w:rsidRDefault="002F3FA0" w:rsidP="002B625B">
      <w:pPr>
        <w:pStyle w:val="Heading4"/>
        <w:widowControl/>
        <w:numPr>
          <w:ilvl w:val="1"/>
          <w:numId w:val="3"/>
        </w:numPr>
        <w:tabs>
          <w:tab w:val="left" w:pos="2418"/>
          <w:tab w:val="left" w:pos="2419"/>
        </w:tabs>
        <w:spacing w:beforeAutospacing="1" w:line="336" w:lineRule="auto"/>
        <w:ind w:left="874" w:hanging="874"/>
        <w:jc w:val="both"/>
      </w:pPr>
      <w:bookmarkStart w:id="37" w:name="_Toc169600372"/>
      <w:r>
        <w:rPr>
          <w:color w:val="9A7248"/>
        </w:rPr>
        <w:t>Objetivo</w:t>
      </w:r>
      <w:bookmarkEnd w:id="36"/>
      <w:r w:rsidR="00073E29">
        <w:rPr>
          <w:color w:val="9A7248"/>
        </w:rPr>
        <w:t>s</w:t>
      </w:r>
      <w:bookmarkEnd w:id="37"/>
    </w:p>
    <w:p w14:paraId="2DDF39C7" w14:textId="66364CD6" w:rsidR="00182C74" w:rsidRDefault="3C3B26A3" w:rsidP="3C3B26A3">
      <w:pPr>
        <w:spacing w:before="408" w:line="288" w:lineRule="auto"/>
        <w:ind w:firstLine="567"/>
        <w:jc w:val="both"/>
        <w:rPr>
          <w:sz w:val="24"/>
          <w:szCs w:val="24"/>
          <w:lang w:val="es-ES"/>
        </w:rPr>
      </w:pPr>
      <w:r w:rsidRPr="3C3B26A3">
        <w:rPr>
          <w:sz w:val="24"/>
          <w:szCs w:val="24"/>
          <w:lang w:val="es-ES"/>
        </w:rPr>
        <w:t xml:space="preserve">El principal objetivo de este trabajo es el de investigar y encontrar nuevas estrategias de caracterización de series temporales. De manera más concreta, queremos investigar acerca de una estrategia de caracterización de series temporales basada en la eliminación de la componente temporal de las señales para poder encontrar patrones o similitudes que no tengan relación con la temporalidad de la señal. El desarrollo de un método de estas características que funcione de manera eficiente supondría un gran avance en materia de detección y caracterización de anomalías en los sistemas. Este tipo de anomalías no están completamente identificadas actualmente debido a la dificultad de detectarlas, por lo que esta investigación podría suponer un ámbito de estudio futuro. </w:t>
      </w:r>
    </w:p>
    <w:p w14:paraId="49E7BB4B" w14:textId="1E66F2D8" w:rsidR="005C0BAD" w:rsidRDefault="3C3B26A3" w:rsidP="3C3B26A3">
      <w:pPr>
        <w:spacing w:before="408" w:line="288" w:lineRule="auto"/>
        <w:ind w:firstLine="567"/>
        <w:jc w:val="both"/>
        <w:rPr>
          <w:sz w:val="24"/>
          <w:szCs w:val="24"/>
          <w:lang w:val="es-ES"/>
        </w:rPr>
      </w:pPr>
      <w:r w:rsidRPr="3C3B26A3">
        <w:rPr>
          <w:sz w:val="24"/>
          <w:szCs w:val="24"/>
          <w:lang w:val="es-ES"/>
        </w:rPr>
        <w:t>Concretando en la lista de objetivos, uno de ellos es poder llevar a cabo la representación gráfica de las series temporales en crudo, y, en base al método desarrollado, poder realizar una posterior comparación de las similitudes y diferencias entre series temporales que se hayan clasificado de manera similar.</w:t>
      </w:r>
    </w:p>
    <w:p w14:paraId="6B1543D6" w14:textId="2A4E70F9" w:rsidR="00644D68" w:rsidRPr="00B35FA7" w:rsidRDefault="3C3B26A3" w:rsidP="3C3B26A3">
      <w:pPr>
        <w:spacing w:before="408" w:line="288" w:lineRule="auto"/>
        <w:ind w:firstLine="567"/>
        <w:jc w:val="both"/>
        <w:rPr>
          <w:sz w:val="24"/>
          <w:szCs w:val="24"/>
          <w:lang w:val="es-ES"/>
        </w:rPr>
      </w:pPr>
      <w:r w:rsidRPr="3C3B26A3">
        <w:rPr>
          <w:sz w:val="24"/>
          <w:szCs w:val="24"/>
          <w:lang w:val="es-ES"/>
        </w:rPr>
        <w:t xml:space="preserve">Otro objetivo marcado es aplicar la transformada </w:t>
      </w:r>
      <w:r w:rsidR="001D6CEA">
        <w:rPr>
          <w:i/>
          <w:iCs/>
          <w:sz w:val="24"/>
          <w:szCs w:val="24"/>
          <w:lang w:val="es-ES"/>
        </w:rPr>
        <w:t>W</w:t>
      </w:r>
      <w:r w:rsidRPr="3C3B26A3">
        <w:rPr>
          <w:i/>
          <w:iCs/>
          <w:sz w:val="24"/>
          <w:szCs w:val="24"/>
          <w:lang w:val="es-ES"/>
        </w:rPr>
        <w:t>avelet</w:t>
      </w:r>
      <w:r w:rsidRPr="3C3B26A3">
        <w:rPr>
          <w:sz w:val="24"/>
          <w:szCs w:val="24"/>
          <w:lang w:val="es-ES"/>
        </w:rPr>
        <w:t xml:space="preserve"> a dichas series temporales para la identificación de patrones de comportamiento. De este modo podremos llevar a cabo la comparación previamente mencionada de manera visual.</w:t>
      </w:r>
    </w:p>
    <w:p w14:paraId="1E261EEE" w14:textId="4B98A094" w:rsidR="007D08FD" w:rsidRPr="00B35FA7" w:rsidRDefault="3C3B26A3" w:rsidP="3C3B26A3">
      <w:pPr>
        <w:spacing w:before="408" w:line="288" w:lineRule="auto"/>
        <w:ind w:firstLine="567"/>
        <w:jc w:val="both"/>
        <w:rPr>
          <w:sz w:val="24"/>
          <w:szCs w:val="24"/>
          <w:lang w:val="es-ES"/>
        </w:rPr>
      </w:pPr>
      <w:r w:rsidRPr="3C3B26A3">
        <w:rPr>
          <w:sz w:val="24"/>
          <w:szCs w:val="24"/>
          <w:lang w:val="es-ES"/>
        </w:rPr>
        <w:t>Finalmente, mostrar a lo largo de una serie de experimentos y pruebas la validez y eficiencia del método que hemos desarrollado y contrastarlos a través de sus resultados. De esta manera, podremos comprobar si este método debe ser desarrollado en mayor profundidad o simplemente resulta en una hipótesis errónea que no proporciona los resultados esperados.</w:t>
      </w:r>
    </w:p>
    <w:p w14:paraId="3984E3D3" w14:textId="77777777" w:rsidR="002B625B" w:rsidRPr="002B625B" w:rsidRDefault="002B625B" w:rsidP="002B625B">
      <w:pPr>
        <w:spacing w:line="288" w:lineRule="auto"/>
        <w:ind w:firstLine="567"/>
        <w:jc w:val="both"/>
        <w:rPr>
          <w:b/>
          <w:bCs/>
          <w:sz w:val="24"/>
          <w:szCs w:val="24"/>
        </w:rPr>
      </w:pPr>
    </w:p>
    <w:p w14:paraId="7EE5D108" w14:textId="7CDF029A" w:rsidR="00073E29" w:rsidRDefault="00073E29" w:rsidP="00F365B1">
      <w:pPr>
        <w:pStyle w:val="Heading4"/>
        <w:widowControl/>
        <w:numPr>
          <w:ilvl w:val="1"/>
          <w:numId w:val="3"/>
        </w:numPr>
        <w:tabs>
          <w:tab w:val="left" w:pos="2418"/>
          <w:tab w:val="left" w:pos="2419"/>
        </w:tabs>
        <w:spacing w:beforeAutospacing="1" w:line="336" w:lineRule="auto"/>
        <w:ind w:left="874" w:hanging="874"/>
        <w:jc w:val="both"/>
      </w:pPr>
      <w:bookmarkStart w:id="38" w:name="_Toc169600373"/>
      <w:r>
        <w:rPr>
          <w:color w:val="9A7248"/>
        </w:rPr>
        <w:t>Estructura del documento</w:t>
      </w:r>
      <w:bookmarkEnd w:id="38"/>
    </w:p>
    <w:p w14:paraId="6AAADB14" w14:textId="659A117B" w:rsidR="00431EB9" w:rsidRPr="00B35FA7" w:rsidRDefault="3C3B26A3" w:rsidP="3C3B26A3">
      <w:pPr>
        <w:spacing w:before="408" w:line="288" w:lineRule="auto"/>
        <w:ind w:firstLine="567"/>
        <w:jc w:val="both"/>
        <w:rPr>
          <w:sz w:val="24"/>
          <w:szCs w:val="24"/>
          <w:lang w:val="es-ES"/>
        </w:rPr>
      </w:pPr>
      <w:r w:rsidRPr="3C3B26A3">
        <w:rPr>
          <w:sz w:val="24"/>
          <w:szCs w:val="24"/>
          <w:lang w:val="es-ES"/>
        </w:rPr>
        <w:t>Este documento se encuentra estructurado en capítulos de la siguiente forma: en el capítulo 1 se proporciona una introducción acerca del tema a tratar por el trabajo, exponiendo las motivaciones y objetivos. Seguido a esto, en el capítulo 2 se expone de manera resumida el estado del arte relacionado con el tema del trabajo, aportando información sobre técnicas utilizadas y artículos relacionados. En tercer lugar, en el capítulo 3 se explica el desarrollo e implementación de los algoritmos y métodos utilizados. En el capítulo 4 se realizan una serie de pruebas y experimentos en un conjunto masivo de datos de cara a comprobar la validez de los métodos desarrollados. Finalmente, se presentan una serie de conclusiones e ideas para posibles trabajos futuros en el capítulo 5.</w:t>
      </w:r>
    </w:p>
    <w:p w14:paraId="6BBD55D4" w14:textId="77777777" w:rsidR="00F365B1" w:rsidRDefault="00F365B1" w:rsidP="00F365B1">
      <w:pPr>
        <w:spacing w:line="288" w:lineRule="auto"/>
        <w:jc w:val="both"/>
        <w:rPr>
          <w:sz w:val="24"/>
          <w:szCs w:val="24"/>
        </w:rPr>
      </w:pPr>
    </w:p>
    <w:p w14:paraId="68427D58" w14:textId="77777777" w:rsidR="00F365B1" w:rsidRDefault="00F365B1" w:rsidP="00F365B1">
      <w:pPr>
        <w:spacing w:line="288" w:lineRule="auto"/>
        <w:jc w:val="both"/>
        <w:rPr>
          <w:sz w:val="24"/>
          <w:szCs w:val="24"/>
        </w:rPr>
      </w:pPr>
    </w:p>
    <w:p w14:paraId="6F5074F6" w14:textId="77777777" w:rsidR="00F365B1" w:rsidRDefault="00F365B1" w:rsidP="00F365B1">
      <w:pPr>
        <w:spacing w:line="288" w:lineRule="auto"/>
        <w:jc w:val="both"/>
        <w:rPr>
          <w:sz w:val="24"/>
          <w:szCs w:val="24"/>
        </w:rPr>
      </w:pPr>
    </w:p>
    <w:p w14:paraId="2CDF288A" w14:textId="77777777" w:rsidR="00F365B1" w:rsidRDefault="00F365B1" w:rsidP="00F365B1">
      <w:pPr>
        <w:spacing w:line="288" w:lineRule="auto"/>
        <w:jc w:val="both"/>
        <w:rPr>
          <w:sz w:val="24"/>
          <w:szCs w:val="24"/>
        </w:rPr>
      </w:pPr>
    </w:p>
    <w:p w14:paraId="2307E312" w14:textId="77777777" w:rsidR="00F365B1" w:rsidRDefault="00F365B1" w:rsidP="00F365B1">
      <w:pPr>
        <w:spacing w:line="288" w:lineRule="auto"/>
        <w:jc w:val="both"/>
        <w:rPr>
          <w:sz w:val="24"/>
          <w:szCs w:val="24"/>
        </w:rPr>
      </w:pPr>
    </w:p>
    <w:p w14:paraId="4BE735D6" w14:textId="77777777" w:rsidR="00F365B1" w:rsidRDefault="00F365B1" w:rsidP="00F365B1">
      <w:pPr>
        <w:spacing w:line="288" w:lineRule="auto"/>
        <w:jc w:val="both"/>
        <w:rPr>
          <w:sz w:val="24"/>
          <w:szCs w:val="24"/>
        </w:rPr>
      </w:pPr>
    </w:p>
    <w:p w14:paraId="0A5728C3" w14:textId="77777777" w:rsidR="00F365B1" w:rsidRDefault="00F365B1" w:rsidP="00F365B1">
      <w:pPr>
        <w:spacing w:line="288" w:lineRule="auto"/>
        <w:jc w:val="both"/>
        <w:rPr>
          <w:sz w:val="24"/>
          <w:szCs w:val="24"/>
        </w:rPr>
      </w:pPr>
    </w:p>
    <w:p w14:paraId="35BA7DDE" w14:textId="77777777" w:rsidR="00F365B1" w:rsidRDefault="00F365B1" w:rsidP="00F365B1">
      <w:pPr>
        <w:spacing w:line="288" w:lineRule="auto"/>
        <w:jc w:val="both"/>
        <w:rPr>
          <w:sz w:val="24"/>
          <w:szCs w:val="24"/>
        </w:rPr>
      </w:pPr>
    </w:p>
    <w:p w14:paraId="4D5D02A5" w14:textId="77777777" w:rsidR="00F365B1" w:rsidRDefault="00F365B1" w:rsidP="00F365B1">
      <w:pPr>
        <w:spacing w:line="288" w:lineRule="auto"/>
        <w:jc w:val="both"/>
        <w:rPr>
          <w:sz w:val="24"/>
          <w:szCs w:val="24"/>
        </w:rPr>
      </w:pPr>
    </w:p>
    <w:p w14:paraId="1E604C25" w14:textId="77777777" w:rsidR="00F365B1" w:rsidRDefault="00F365B1" w:rsidP="00F365B1">
      <w:pPr>
        <w:spacing w:line="288" w:lineRule="auto"/>
        <w:jc w:val="both"/>
        <w:rPr>
          <w:sz w:val="24"/>
          <w:szCs w:val="24"/>
        </w:rPr>
      </w:pPr>
    </w:p>
    <w:p w14:paraId="0A176F1F" w14:textId="77777777" w:rsidR="00F365B1" w:rsidRDefault="00F365B1" w:rsidP="00F365B1">
      <w:pPr>
        <w:spacing w:line="288" w:lineRule="auto"/>
        <w:jc w:val="both"/>
        <w:rPr>
          <w:sz w:val="24"/>
          <w:szCs w:val="24"/>
        </w:rPr>
      </w:pPr>
    </w:p>
    <w:p w14:paraId="7124B202" w14:textId="77777777" w:rsidR="00F365B1" w:rsidRDefault="00F365B1" w:rsidP="00F365B1">
      <w:pPr>
        <w:spacing w:line="288" w:lineRule="auto"/>
        <w:jc w:val="both"/>
        <w:rPr>
          <w:sz w:val="24"/>
          <w:szCs w:val="24"/>
        </w:rPr>
      </w:pPr>
    </w:p>
    <w:p w14:paraId="0E482BCF" w14:textId="77777777" w:rsidR="00F365B1" w:rsidRDefault="00F365B1" w:rsidP="00F365B1">
      <w:pPr>
        <w:spacing w:line="288" w:lineRule="auto"/>
        <w:jc w:val="both"/>
        <w:rPr>
          <w:sz w:val="24"/>
          <w:szCs w:val="24"/>
        </w:rPr>
      </w:pPr>
    </w:p>
    <w:p w14:paraId="354BF3F8" w14:textId="77777777" w:rsidR="00F365B1" w:rsidRDefault="00F365B1" w:rsidP="00F365B1">
      <w:pPr>
        <w:spacing w:line="288" w:lineRule="auto"/>
        <w:jc w:val="both"/>
        <w:rPr>
          <w:sz w:val="24"/>
          <w:szCs w:val="24"/>
        </w:rPr>
      </w:pPr>
    </w:p>
    <w:p w14:paraId="63C7F9AF" w14:textId="77777777" w:rsidR="00F365B1" w:rsidRDefault="00F365B1" w:rsidP="00F365B1">
      <w:pPr>
        <w:spacing w:line="288" w:lineRule="auto"/>
        <w:jc w:val="both"/>
        <w:rPr>
          <w:sz w:val="24"/>
          <w:szCs w:val="24"/>
        </w:rPr>
      </w:pPr>
    </w:p>
    <w:p w14:paraId="316CC223" w14:textId="77777777" w:rsidR="00F365B1" w:rsidRDefault="00F365B1" w:rsidP="00F365B1">
      <w:pPr>
        <w:spacing w:line="288" w:lineRule="auto"/>
        <w:jc w:val="both"/>
        <w:rPr>
          <w:sz w:val="24"/>
          <w:szCs w:val="24"/>
        </w:rPr>
      </w:pPr>
    </w:p>
    <w:p w14:paraId="448C35EC" w14:textId="77777777" w:rsidR="00F365B1" w:rsidRDefault="00F365B1" w:rsidP="00F365B1">
      <w:pPr>
        <w:spacing w:line="288" w:lineRule="auto"/>
        <w:jc w:val="both"/>
        <w:rPr>
          <w:sz w:val="24"/>
          <w:szCs w:val="24"/>
        </w:rPr>
      </w:pPr>
    </w:p>
    <w:p w14:paraId="49589840" w14:textId="77777777" w:rsidR="00F365B1" w:rsidRDefault="00F365B1" w:rsidP="00F365B1">
      <w:pPr>
        <w:spacing w:line="288" w:lineRule="auto"/>
        <w:jc w:val="both"/>
        <w:rPr>
          <w:sz w:val="24"/>
          <w:szCs w:val="24"/>
        </w:rPr>
      </w:pPr>
    </w:p>
    <w:p w14:paraId="207093B5" w14:textId="77777777" w:rsidR="00F365B1" w:rsidRDefault="00F365B1" w:rsidP="00F365B1">
      <w:pPr>
        <w:spacing w:line="288" w:lineRule="auto"/>
        <w:jc w:val="both"/>
        <w:rPr>
          <w:sz w:val="24"/>
          <w:szCs w:val="24"/>
        </w:rPr>
      </w:pPr>
    </w:p>
    <w:p w14:paraId="70B73E3E" w14:textId="77777777" w:rsidR="00F365B1" w:rsidRDefault="00F365B1" w:rsidP="00F365B1">
      <w:pPr>
        <w:spacing w:line="288" w:lineRule="auto"/>
        <w:jc w:val="both"/>
        <w:rPr>
          <w:sz w:val="24"/>
          <w:szCs w:val="24"/>
        </w:rPr>
      </w:pPr>
    </w:p>
    <w:p w14:paraId="2DBEAC5B" w14:textId="77777777" w:rsidR="00F365B1" w:rsidRDefault="00F365B1" w:rsidP="00F365B1">
      <w:pPr>
        <w:spacing w:line="288" w:lineRule="auto"/>
        <w:jc w:val="both"/>
        <w:rPr>
          <w:sz w:val="24"/>
          <w:szCs w:val="24"/>
        </w:rPr>
      </w:pPr>
    </w:p>
    <w:p w14:paraId="39042156" w14:textId="77777777" w:rsidR="00F365B1" w:rsidRDefault="00F365B1" w:rsidP="00F365B1">
      <w:pPr>
        <w:spacing w:line="288" w:lineRule="auto"/>
        <w:jc w:val="both"/>
        <w:rPr>
          <w:sz w:val="24"/>
          <w:szCs w:val="24"/>
        </w:rPr>
      </w:pPr>
    </w:p>
    <w:p w14:paraId="569120A7" w14:textId="77777777" w:rsidR="00F365B1" w:rsidRDefault="00F365B1" w:rsidP="00F365B1">
      <w:pPr>
        <w:spacing w:line="288" w:lineRule="auto"/>
        <w:jc w:val="both"/>
        <w:rPr>
          <w:sz w:val="24"/>
          <w:szCs w:val="24"/>
        </w:rPr>
      </w:pPr>
    </w:p>
    <w:p w14:paraId="54BBA04A" w14:textId="77777777" w:rsidR="00F365B1" w:rsidRDefault="00F365B1" w:rsidP="00F365B1">
      <w:pPr>
        <w:spacing w:line="288" w:lineRule="auto"/>
        <w:jc w:val="both"/>
        <w:rPr>
          <w:sz w:val="24"/>
          <w:szCs w:val="24"/>
        </w:rPr>
      </w:pPr>
    </w:p>
    <w:p w14:paraId="079A298F" w14:textId="77777777" w:rsidR="00F365B1" w:rsidRDefault="00F365B1" w:rsidP="00F365B1">
      <w:pPr>
        <w:spacing w:line="288" w:lineRule="auto"/>
        <w:jc w:val="both"/>
        <w:rPr>
          <w:sz w:val="24"/>
          <w:szCs w:val="24"/>
        </w:rPr>
      </w:pPr>
    </w:p>
    <w:p w14:paraId="5E6D0681" w14:textId="77777777" w:rsidR="00F365B1" w:rsidRDefault="00F365B1" w:rsidP="00F365B1">
      <w:pPr>
        <w:spacing w:line="288" w:lineRule="auto"/>
        <w:jc w:val="both"/>
        <w:rPr>
          <w:sz w:val="24"/>
          <w:szCs w:val="24"/>
        </w:rPr>
      </w:pPr>
    </w:p>
    <w:p w14:paraId="45903CEC" w14:textId="77777777" w:rsidR="00F365B1" w:rsidRDefault="00F365B1" w:rsidP="00F365B1">
      <w:pPr>
        <w:spacing w:line="288" w:lineRule="auto"/>
        <w:jc w:val="both"/>
        <w:rPr>
          <w:sz w:val="24"/>
          <w:szCs w:val="24"/>
        </w:rPr>
      </w:pPr>
    </w:p>
    <w:p w14:paraId="7BC65F53" w14:textId="77777777" w:rsidR="00F365B1" w:rsidRDefault="00F365B1" w:rsidP="00F365B1">
      <w:pPr>
        <w:spacing w:line="288" w:lineRule="auto"/>
        <w:jc w:val="both"/>
        <w:rPr>
          <w:sz w:val="24"/>
          <w:szCs w:val="24"/>
        </w:rPr>
      </w:pPr>
    </w:p>
    <w:p w14:paraId="2FAAA521" w14:textId="77777777" w:rsidR="00F365B1" w:rsidRDefault="00F365B1" w:rsidP="00F365B1">
      <w:pPr>
        <w:spacing w:line="288" w:lineRule="auto"/>
        <w:jc w:val="both"/>
        <w:rPr>
          <w:sz w:val="24"/>
          <w:szCs w:val="24"/>
        </w:rPr>
      </w:pPr>
    </w:p>
    <w:p w14:paraId="41260E44" w14:textId="77777777" w:rsidR="00F365B1" w:rsidRDefault="00F365B1" w:rsidP="00F365B1">
      <w:pPr>
        <w:spacing w:line="288" w:lineRule="auto"/>
        <w:jc w:val="both"/>
        <w:rPr>
          <w:sz w:val="24"/>
          <w:szCs w:val="24"/>
        </w:rPr>
      </w:pPr>
    </w:p>
    <w:p w14:paraId="656C6425" w14:textId="77777777" w:rsidR="00F365B1" w:rsidRDefault="00F365B1" w:rsidP="00F365B1">
      <w:pPr>
        <w:spacing w:line="288" w:lineRule="auto"/>
        <w:jc w:val="both"/>
        <w:rPr>
          <w:sz w:val="24"/>
          <w:szCs w:val="24"/>
        </w:rPr>
      </w:pPr>
    </w:p>
    <w:p w14:paraId="1B53D409" w14:textId="77777777" w:rsidR="00F365B1" w:rsidRDefault="00F365B1" w:rsidP="00F365B1">
      <w:pPr>
        <w:spacing w:line="288" w:lineRule="auto"/>
        <w:jc w:val="both"/>
        <w:rPr>
          <w:sz w:val="24"/>
          <w:szCs w:val="24"/>
        </w:rPr>
      </w:pPr>
    </w:p>
    <w:p w14:paraId="19CA6CE7" w14:textId="77777777" w:rsidR="00F365B1" w:rsidRDefault="00F365B1" w:rsidP="00F365B1">
      <w:pPr>
        <w:spacing w:line="288" w:lineRule="auto"/>
        <w:jc w:val="both"/>
        <w:rPr>
          <w:sz w:val="24"/>
          <w:szCs w:val="24"/>
        </w:rPr>
      </w:pPr>
    </w:p>
    <w:p w14:paraId="0ED24911" w14:textId="77777777" w:rsidR="00F365B1" w:rsidRDefault="00F365B1" w:rsidP="00F365B1">
      <w:pPr>
        <w:spacing w:line="288" w:lineRule="auto"/>
        <w:jc w:val="both"/>
        <w:rPr>
          <w:sz w:val="24"/>
          <w:szCs w:val="24"/>
        </w:rPr>
      </w:pPr>
    </w:p>
    <w:p w14:paraId="118DDB6F" w14:textId="77777777" w:rsidR="00F365B1" w:rsidRDefault="00F365B1" w:rsidP="00F365B1">
      <w:pPr>
        <w:spacing w:line="288" w:lineRule="auto"/>
        <w:jc w:val="both"/>
        <w:rPr>
          <w:sz w:val="24"/>
          <w:szCs w:val="24"/>
        </w:rPr>
      </w:pPr>
    </w:p>
    <w:p w14:paraId="18CFA8C3" w14:textId="77777777" w:rsidR="00F365B1" w:rsidRDefault="00F365B1" w:rsidP="00F365B1">
      <w:pPr>
        <w:spacing w:line="288" w:lineRule="auto"/>
        <w:jc w:val="both"/>
        <w:rPr>
          <w:sz w:val="24"/>
          <w:szCs w:val="24"/>
        </w:rPr>
      </w:pPr>
    </w:p>
    <w:p w14:paraId="202F5451" w14:textId="77777777" w:rsidR="00F365B1" w:rsidRDefault="00F365B1" w:rsidP="00F365B1">
      <w:pPr>
        <w:spacing w:line="288" w:lineRule="auto"/>
        <w:jc w:val="both"/>
        <w:rPr>
          <w:sz w:val="24"/>
          <w:szCs w:val="24"/>
        </w:rPr>
      </w:pPr>
    </w:p>
    <w:p w14:paraId="2551D9E3" w14:textId="77777777" w:rsidR="004C72C2" w:rsidRDefault="004C72C2" w:rsidP="00F365B1">
      <w:pPr>
        <w:spacing w:line="288" w:lineRule="auto"/>
        <w:jc w:val="both"/>
        <w:rPr>
          <w:sz w:val="24"/>
          <w:szCs w:val="24"/>
        </w:rPr>
      </w:pPr>
    </w:p>
    <w:p w14:paraId="10B0008A" w14:textId="77777777" w:rsidR="002D5560" w:rsidRDefault="002D5560" w:rsidP="00F365B1">
      <w:pPr>
        <w:spacing w:line="288" w:lineRule="auto"/>
        <w:jc w:val="both"/>
        <w:rPr>
          <w:sz w:val="24"/>
          <w:szCs w:val="24"/>
        </w:rPr>
      </w:pPr>
    </w:p>
    <w:p w14:paraId="2703B989" w14:textId="77777777" w:rsidR="00375558" w:rsidRDefault="00375558" w:rsidP="00F365B1">
      <w:pPr>
        <w:spacing w:line="288" w:lineRule="auto"/>
        <w:jc w:val="both"/>
        <w:rPr>
          <w:sz w:val="24"/>
          <w:szCs w:val="24"/>
        </w:rPr>
      </w:pPr>
    </w:p>
    <w:p w14:paraId="7FCF6ECF" w14:textId="77777777" w:rsidR="00852644" w:rsidRDefault="00852644" w:rsidP="00F365B1">
      <w:pPr>
        <w:spacing w:line="288" w:lineRule="auto"/>
        <w:jc w:val="both"/>
        <w:rPr>
          <w:sz w:val="24"/>
          <w:szCs w:val="24"/>
        </w:rPr>
      </w:pPr>
    </w:p>
    <w:p w14:paraId="6274F47E" w14:textId="77777777" w:rsidR="00852644" w:rsidRDefault="00852644" w:rsidP="00F365B1">
      <w:pPr>
        <w:spacing w:line="288" w:lineRule="auto"/>
        <w:jc w:val="both"/>
        <w:rPr>
          <w:sz w:val="24"/>
          <w:szCs w:val="24"/>
        </w:rPr>
      </w:pPr>
    </w:p>
    <w:bookmarkStart w:id="39" w:name="_Toc169600374"/>
    <w:p w14:paraId="26A244A7" w14:textId="7EF22899" w:rsidR="002F3FA0" w:rsidRPr="00E91B7E" w:rsidRDefault="002F3FA0" w:rsidP="002F3FA0">
      <w:pPr>
        <w:pStyle w:val="Heading1"/>
        <w:pBdr>
          <w:bottom w:val="single" w:sz="24" w:space="1" w:color="9A7248"/>
        </w:pBdr>
        <w:spacing w:after="100" w:afterAutospacing="1" w:line="240" w:lineRule="auto"/>
        <w:jc w:val="left"/>
        <w:rPr>
          <w:u w:val="none"/>
        </w:rPr>
      </w:pPr>
      <w:r w:rsidRPr="005C4407">
        <w:rPr>
          <w:noProof/>
          <w:sz w:val="2"/>
          <w:szCs w:val="2"/>
        </w:rPr>
        <mc:AlternateContent>
          <mc:Choice Requires="wps">
            <w:drawing>
              <wp:anchor distT="0" distB="0" distL="0" distR="0" simplePos="0" relativeHeight="251658248" behindDoc="0" locked="0" layoutInCell="1" allowOverlap="1" wp14:anchorId="3A309183" wp14:editId="68C87A8B">
                <wp:simplePos x="0" y="0"/>
                <wp:positionH relativeFrom="page">
                  <wp:posOffset>6136005</wp:posOffset>
                </wp:positionH>
                <wp:positionV relativeFrom="paragraph">
                  <wp:posOffset>226060</wp:posOffset>
                </wp:positionV>
                <wp:extent cx="18415" cy="769620"/>
                <wp:effectExtent l="0" t="0" r="19685" b="0"/>
                <wp:wrapNone/>
                <wp:docPr id="742453653"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F345B0B">
              <v:rect id="docshape25" style="position:absolute;margin-left:483.15pt;margin-top:17.8pt;width:1.45pt;height:60.6pt;z-index:251658248;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0B218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">
                <w10:wrap anchorx="page"/>
              </v:rect>
            </w:pict>
          </mc:Fallback>
        </mc:AlternateContent>
      </w:r>
      <w:r w:rsidRPr="00073E29">
        <w:t xml:space="preserve"> </w:t>
      </w:r>
      <w:r>
        <w:rPr>
          <w:u w:val="none"/>
        </w:rPr>
        <w:t>Estado del Arte</w:t>
      </w:r>
      <w:bookmarkEnd w:id="39"/>
    </w:p>
    <w:p w14:paraId="1888D090" w14:textId="00813B01" w:rsidR="00A962EC" w:rsidRDefault="00F54978" w:rsidP="00F669A8">
      <w:pPr>
        <w:spacing w:before="408" w:line="288" w:lineRule="auto"/>
        <w:ind w:firstLine="567"/>
        <w:jc w:val="both"/>
        <w:rPr>
          <w:sz w:val="24"/>
          <w:szCs w:val="24"/>
          <w:lang w:val="es-ES"/>
        </w:rPr>
      </w:pPr>
      <w:bookmarkStart w:id="40" w:name="_Toc167956750"/>
      <w:bookmarkStart w:id="41" w:name="_Toc168040139"/>
      <w:bookmarkStart w:id="42" w:name="_Toc168040207"/>
      <w:bookmarkStart w:id="43" w:name="_Toc168040275"/>
      <w:bookmarkStart w:id="44" w:name="_Toc168043503"/>
      <w:bookmarkStart w:id="45" w:name="_Toc168305573"/>
      <w:bookmarkStart w:id="46" w:name="_Toc168305645"/>
      <w:bookmarkStart w:id="47" w:name="_Toc168394806"/>
      <w:bookmarkStart w:id="48" w:name="_Toc168396819"/>
      <w:bookmarkStart w:id="49" w:name="_Toc168396872"/>
      <w:bookmarkEnd w:id="40"/>
      <w:bookmarkEnd w:id="41"/>
      <w:bookmarkEnd w:id="42"/>
      <w:bookmarkEnd w:id="43"/>
      <w:bookmarkEnd w:id="44"/>
      <w:bookmarkEnd w:id="45"/>
      <w:bookmarkEnd w:id="46"/>
      <w:bookmarkEnd w:id="47"/>
      <w:bookmarkEnd w:id="48"/>
      <w:bookmarkEnd w:id="49"/>
      <w:r>
        <w:rPr>
          <w:sz w:val="24"/>
          <w:szCs w:val="24"/>
          <w:lang w:val="es-ES"/>
        </w:rPr>
        <w:t>El uso de las series temporales se ha extendido en los últimos años a múltiples disciplinas dentro del campo de las ciencias, como puede</w:t>
      </w:r>
      <w:r w:rsidR="00EE3458">
        <w:rPr>
          <w:sz w:val="24"/>
          <w:szCs w:val="24"/>
          <w:lang w:val="es-ES"/>
        </w:rPr>
        <w:t>n</w:t>
      </w:r>
      <w:r>
        <w:rPr>
          <w:sz w:val="24"/>
          <w:szCs w:val="24"/>
          <w:lang w:val="es-ES"/>
        </w:rPr>
        <w:t xml:space="preserve"> ser la medicina, la economía o la misma ingeniería. Las series temporales son esencialmente secuencias de información</w:t>
      </w:r>
      <w:r w:rsidR="00327046">
        <w:rPr>
          <w:sz w:val="24"/>
          <w:szCs w:val="24"/>
          <w:lang w:val="es-ES"/>
        </w:rPr>
        <w:t xml:space="preserve"> medidas</w:t>
      </w:r>
      <w:r>
        <w:rPr>
          <w:sz w:val="24"/>
          <w:szCs w:val="24"/>
          <w:lang w:val="es-ES"/>
        </w:rPr>
        <w:t xml:space="preserve"> a lo largo de un periodo de tiempo, y </w:t>
      </w:r>
      <w:r w:rsidR="00327046">
        <w:rPr>
          <w:sz w:val="24"/>
          <w:szCs w:val="24"/>
          <w:lang w:val="es-ES"/>
        </w:rPr>
        <w:t>su</w:t>
      </w:r>
      <w:r>
        <w:rPr>
          <w:sz w:val="24"/>
          <w:szCs w:val="24"/>
          <w:lang w:val="es-ES"/>
        </w:rPr>
        <w:t xml:space="preserve"> análisis</w:t>
      </w:r>
      <w:r w:rsidR="00327046">
        <w:rPr>
          <w:sz w:val="24"/>
          <w:szCs w:val="24"/>
          <w:lang w:val="es-ES"/>
        </w:rPr>
        <w:t xml:space="preserve"> </w:t>
      </w:r>
      <w:r>
        <w:rPr>
          <w:sz w:val="24"/>
          <w:szCs w:val="24"/>
          <w:lang w:val="es-ES"/>
        </w:rPr>
        <w:t xml:space="preserve">puede ser muy útil para detectar patrones de comportamiento y realizar predicciones </w:t>
      </w:r>
      <w:r w:rsidR="00D67909">
        <w:rPr>
          <w:sz w:val="24"/>
          <w:szCs w:val="24"/>
          <w:lang w:val="es-ES"/>
        </w:rPr>
        <w:t>futuras</w:t>
      </w:r>
      <w:r>
        <w:rPr>
          <w:sz w:val="24"/>
          <w:szCs w:val="24"/>
          <w:lang w:val="es-ES"/>
        </w:rPr>
        <w:t>. A diferencia de otro tipo de estructuras, la importancia de estas secuencias de datos reside en la existencia de una temporalidad asociada a los datos.</w:t>
      </w:r>
    </w:p>
    <w:p w14:paraId="4F2FAC42" w14:textId="1E51EB8C" w:rsidR="007735FB" w:rsidRDefault="00F54978" w:rsidP="004C72C2">
      <w:pPr>
        <w:spacing w:before="408" w:line="288" w:lineRule="auto"/>
        <w:ind w:firstLine="567"/>
        <w:jc w:val="both"/>
        <w:rPr>
          <w:sz w:val="24"/>
          <w:szCs w:val="24"/>
          <w:lang w:val="es-ES"/>
        </w:rPr>
      </w:pPr>
      <w:r>
        <w:rPr>
          <w:sz w:val="24"/>
          <w:szCs w:val="24"/>
          <w:lang w:val="es-ES"/>
        </w:rPr>
        <w:t>En el apartado de la ingeniería, más concretamente en el análisis de sistemas o segmentos de red, la caracterización de series temporales supone una herramienta para la detección y predicción de anomalías y comportamientos no deseados. Por ello, actualmente se investiga mucho acerca de este tema, ya que el desarrollo de sistemas eficientes y automáticos que realicen esta tarea supondría un gran cambio en términos de seguridad y eficiencia operativa. Una rápida capacidad de detección podría prevenir fallas en un sistema o la propagación de ataques externos.</w:t>
      </w:r>
    </w:p>
    <w:p w14:paraId="3F48C682" w14:textId="77777777" w:rsidR="002F3FA0" w:rsidRPr="002F3FA0" w:rsidRDefault="002F3FA0" w:rsidP="002F3FA0">
      <w:pPr>
        <w:pStyle w:val="ListParagraph"/>
        <w:keepNext/>
        <w:widowControl/>
        <w:numPr>
          <w:ilvl w:val="0"/>
          <w:numId w:val="3"/>
        </w:numPr>
        <w:tabs>
          <w:tab w:val="left" w:pos="2418"/>
          <w:tab w:val="left" w:pos="2419"/>
        </w:tabs>
        <w:spacing w:before="0" w:beforeAutospacing="1" w:line="336" w:lineRule="auto"/>
        <w:jc w:val="both"/>
        <w:outlineLvl w:val="3"/>
        <w:rPr>
          <w:b/>
          <w:bCs/>
          <w:vanish/>
          <w:color w:val="9A7248"/>
          <w:sz w:val="32"/>
          <w:szCs w:val="32"/>
        </w:rPr>
      </w:pPr>
      <w:bookmarkStart w:id="50" w:name="_Toc169362202"/>
      <w:bookmarkStart w:id="51" w:name="_Toc169362289"/>
      <w:bookmarkStart w:id="52" w:name="_Toc169362350"/>
      <w:bookmarkStart w:id="53" w:name="_Toc169363867"/>
      <w:bookmarkStart w:id="54" w:name="_Toc169433268"/>
      <w:bookmarkStart w:id="55" w:name="_Toc169433328"/>
      <w:bookmarkStart w:id="56" w:name="_Toc169438593"/>
      <w:bookmarkStart w:id="57" w:name="_Toc169545183"/>
      <w:bookmarkStart w:id="58" w:name="_Toc169548324"/>
      <w:bookmarkStart w:id="59" w:name="_Toc169600375"/>
      <w:bookmarkEnd w:id="50"/>
      <w:bookmarkEnd w:id="51"/>
      <w:bookmarkEnd w:id="52"/>
      <w:bookmarkEnd w:id="53"/>
      <w:bookmarkEnd w:id="54"/>
      <w:bookmarkEnd w:id="55"/>
      <w:bookmarkEnd w:id="56"/>
      <w:bookmarkEnd w:id="57"/>
      <w:bookmarkEnd w:id="58"/>
      <w:bookmarkEnd w:id="59"/>
    </w:p>
    <w:p w14:paraId="40B09C46" w14:textId="2D9054B7" w:rsidR="00F97A1B" w:rsidRPr="000D2BB3" w:rsidRDefault="00907C2F" w:rsidP="000D2BB3">
      <w:pPr>
        <w:pStyle w:val="Heading4"/>
        <w:widowControl/>
        <w:numPr>
          <w:ilvl w:val="1"/>
          <w:numId w:val="3"/>
        </w:numPr>
        <w:tabs>
          <w:tab w:val="left" w:pos="2418"/>
          <w:tab w:val="left" w:pos="2419"/>
        </w:tabs>
        <w:spacing w:beforeAutospacing="1" w:line="336" w:lineRule="auto"/>
        <w:ind w:left="873"/>
        <w:jc w:val="both"/>
      </w:pPr>
      <w:bookmarkStart w:id="60" w:name="_Toc169600376"/>
      <w:r>
        <w:rPr>
          <w:color w:val="9A7248"/>
        </w:rPr>
        <w:t>Artículos relacionados</w:t>
      </w:r>
      <w:bookmarkEnd w:id="60"/>
    </w:p>
    <w:p w14:paraId="51356538" w14:textId="0D0219DE" w:rsidR="0022016E" w:rsidRPr="001D6CEA" w:rsidRDefault="000B3815" w:rsidP="004C72C2">
      <w:pPr>
        <w:spacing w:before="408" w:line="288" w:lineRule="auto"/>
        <w:ind w:firstLine="567"/>
        <w:jc w:val="both"/>
        <w:rPr>
          <w:sz w:val="24"/>
          <w:szCs w:val="24"/>
          <w:lang w:val="es-ES"/>
        </w:rPr>
      </w:pPr>
      <w:r w:rsidRPr="001D6CEA">
        <w:rPr>
          <w:sz w:val="24"/>
          <w:szCs w:val="24"/>
          <w:lang w:val="es-ES"/>
        </w:rPr>
        <w:t xml:space="preserve">La caracterización de series temporales en redes de comunicaciones es un tema aún candente en el estado del arte. </w:t>
      </w:r>
      <w:r w:rsidR="11C4A362" w:rsidRPr="001D6CEA">
        <w:rPr>
          <w:sz w:val="24"/>
          <w:szCs w:val="24"/>
          <w:lang w:val="es-ES"/>
        </w:rPr>
        <w:t>Por lo general, las investigaciones más recientes buscan la automatización de esta tarea de caracterización, intentando llegar a este objetivo de diferentes maneras.</w:t>
      </w:r>
    </w:p>
    <w:p w14:paraId="26AC6617" w14:textId="15211A39" w:rsidR="00366063" w:rsidRPr="001D6CEA" w:rsidRDefault="00145663" w:rsidP="004C72C2">
      <w:pPr>
        <w:spacing w:before="408" w:line="288" w:lineRule="auto"/>
        <w:ind w:firstLine="567"/>
        <w:jc w:val="both"/>
        <w:rPr>
          <w:sz w:val="24"/>
          <w:szCs w:val="24"/>
          <w:lang w:val="es-ES"/>
        </w:rPr>
      </w:pPr>
      <w:r w:rsidRPr="001D6CEA">
        <w:rPr>
          <w:sz w:val="24"/>
          <w:szCs w:val="24"/>
          <w:lang w:val="es-ES"/>
        </w:rPr>
        <w:t>Por ejemplo</w:t>
      </w:r>
      <w:r w:rsidR="00F40F02" w:rsidRPr="001D6CEA">
        <w:rPr>
          <w:sz w:val="24"/>
          <w:szCs w:val="24"/>
          <w:lang w:val="es-ES"/>
        </w:rPr>
        <w:t xml:space="preserve">, en el caso de </w:t>
      </w:r>
      <w:r w:rsidR="00B03A7F" w:rsidRPr="001D6CEA">
        <w:rPr>
          <w:sz w:val="24"/>
          <w:szCs w:val="24"/>
          <w:lang w:val="es-ES"/>
        </w:rPr>
        <w:t xml:space="preserve">la caracterización de series para detección de anomalías, existen artículos que explican métodos innovadores </w:t>
      </w:r>
      <w:sdt>
        <w:sdtPr>
          <w:rPr>
            <w:color w:val="000000"/>
            <w:sz w:val="24"/>
            <w:szCs w:val="24"/>
            <w:lang w:val="es-ES"/>
          </w:rPr>
          <w:tag w:val="MENDELEY_CITATION_v3_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"/>
          <w:id w:val="-2111048231"/>
          <w:placeholder>
            <w:docPart w:val="DefaultPlaceholder_-1854013440"/>
          </w:placeholder>
        </w:sdtPr>
        <w:sdtContent>
          <w:r w:rsidR="00C90B5B" w:rsidRPr="001D6CEA">
            <w:rPr>
              <w:color w:val="000000"/>
              <w:sz w:val="24"/>
              <w:szCs w:val="24"/>
              <w:lang w:val="es-ES"/>
            </w:rPr>
            <w:t>[6], [7]</w:t>
          </w:r>
        </w:sdtContent>
      </w:sdt>
      <w:r w:rsidR="00B03A7F" w:rsidRPr="001D6CEA">
        <w:rPr>
          <w:sz w:val="24"/>
          <w:szCs w:val="24"/>
          <w:lang w:val="es-ES"/>
        </w:rPr>
        <w:t>.</w:t>
      </w:r>
      <w:r w:rsidR="00F8494F" w:rsidRPr="001D6CEA">
        <w:rPr>
          <w:sz w:val="24"/>
          <w:szCs w:val="24"/>
          <w:lang w:val="es-ES"/>
        </w:rPr>
        <w:t xml:space="preserve"> E</w:t>
      </w:r>
      <w:r w:rsidR="00892E9B" w:rsidRPr="001D6CEA">
        <w:rPr>
          <w:sz w:val="24"/>
          <w:szCs w:val="24"/>
          <w:lang w:val="es-ES"/>
        </w:rPr>
        <w:t xml:space="preserve">l artículo </w:t>
      </w:r>
      <w:sdt>
        <w:sdtPr>
          <w:rPr>
            <w:color w:val="000000"/>
            <w:sz w:val="24"/>
            <w:szCs w:val="24"/>
            <w:lang w:val="es-ES"/>
          </w:rPr>
          <w:tag w:val="MENDELEY_CITATION_v3_eyJjaXRhdGlvbklEIjoiTUVOREVMRVlfQ0lUQVRJT05fY2QxNjgwZGEtMGIxYi00YzI5LTkwNjYtMzdjMTljZmU5ZThk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
          <w:id w:val="-580217449"/>
          <w:placeholder>
            <w:docPart w:val="DefaultPlaceholder_-1854013440"/>
          </w:placeholder>
        </w:sdtPr>
        <w:sdtContent>
          <w:r w:rsidR="00C90B5B" w:rsidRPr="001D6CEA">
            <w:rPr>
              <w:color w:val="000000"/>
              <w:sz w:val="24"/>
              <w:szCs w:val="24"/>
              <w:lang w:val="es-ES"/>
            </w:rPr>
            <w:t>[6]</w:t>
          </w:r>
        </w:sdtContent>
      </w:sdt>
      <w:r w:rsidR="0032562A" w:rsidRPr="001D6CEA">
        <w:rPr>
          <w:sz w:val="24"/>
          <w:szCs w:val="24"/>
          <w:lang w:val="es-ES"/>
        </w:rPr>
        <w:t xml:space="preserve"> </w:t>
      </w:r>
      <w:r w:rsidR="00F8494F" w:rsidRPr="001D6CEA">
        <w:rPr>
          <w:sz w:val="24"/>
          <w:szCs w:val="24"/>
          <w:lang w:val="es-ES"/>
        </w:rPr>
        <w:t>explica la implementación de una unidad de alarma que conviert</w:t>
      </w:r>
      <w:r w:rsidR="003508C6" w:rsidRPr="001D6CEA">
        <w:rPr>
          <w:sz w:val="24"/>
          <w:szCs w:val="24"/>
          <w:lang w:val="es-ES"/>
        </w:rPr>
        <w:t>e</w:t>
      </w:r>
      <w:r w:rsidR="00F8494F" w:rsidRPr="001D6CEA">
        <w:rPr>
          <w:sz w:val="24"/>
          <w:szCs w:val="24"/>
          <w:lang w:val="es-ES"/>
        </w:rPr>
        <w:t xml:space="preserve"> una tarea supervisada</w:t>
      </w:r>
      <w:r w:rsidR="00E9044B" w:rsidRPr="001D6CEA">
        <w:rPr>
          <w:sz w:val="24"/>
          <w:szCs w:val="24"/>
          <w:lang w:val="es-ES"/>
        </w:rPr>
        <w:t>,</w:t>
      </w:r>
      <w:r w:rsidR="00F8494F" w:rsidRPr="001D6CEA">
        <w:rPr>
          <w:sz w:val="24"/>
          <w:szCs w:val="24"/>
          <w:lang w:val="es-ES"/>
        </w:rPr>
        <w:t xml:space="preserve"> </w:t>
      </w:r>
      <w:r w:rsidR="00E9044B" w:rsidRPr="001D6CEA">
        <w:rPr>
          <w:sz w:val="24"/>
          <w:szCs w:val="24"/>
          <w:lang w:val="es-ES"/>
        </w:rPr>
        <w:t xml:space="preserve">como la detección de anomalías, en una tarea automatizada. </w:t>
      </w:r>
      <w:r w:rsidR="007F3679" w:rsidRPr="001D6CEA">
        <w:rPr>
          <w:sz w:val="24"/>
          <w:szCs w:val="24"/>
          <w:lang w:val="es-ES"/>
        </w:rPr>
        <w:t xml:space="preserve">Otra idea que </w:t>
      </w:r>
      <w:r w:rsidR="00C946CE" w:rsidRPr="001D6CEA">
        <w:rPr>
          <w:sz w:val="24"/>
          <w:szCs w:val="24"/>
          <w:lang w:val="es-ES"/>
        </w:rPr>
        <w:t>desarrolla</w:t>
      </w:r>
      <w:r w:rsidR="007F3679" w:rsidRPr="001D6CEA">
        <w:rPr>
          <w:sz w:val="24"/>
          <w:szCs w:val="24"/>
          <w:lang w:val="es-ES"/>
        </w:rPr>
        <w:t xml:space="preserve"> es la adecuación del umbral de detección de alertas en base a la carga de trabajo </w:t>
      </w:r>
      <w:r w:rsidR="00B01438" w:rsidRPr="001D6CEA">
        <w:rPr>
          <w:sz w:val="24"/>
          <w:szCs w:val="24"/>
          <w:lang w:val="es-ES"/>
        </w:rPr>
        <w:t>del administrador</w:t>
      </w:r>
      <w:r w:rsidR="00C946CE" w:rsidRPr="001D6CEA">
        <w:rPr>
          <w:sz w:val="24"/>
          <w:szCs w:val="24"/>
          <w:lang w:val="es-ES"/>
        </w:rPr>
        <w:t>,</w:t>
      </w:r>
      <w:r w:rsidR="00B01438" w:rsidRPr="001D6CEA">
        <w:rPr>
          <w:sz w:val="24"/>
          <w:szCs w:val="24"/>
          <w:lang w:val="es-ES"/>
        </w:rPr>
        <w:t xml:space="preserve"> para no generar alertas que finalmente no sean atendidas.</w:t>
      </w:r>
      <w:r w:rsidR="00482976" w:rsidRPr="001D6CEA">
        <w:rPr>
          <w:sz w:val="24"/>
          <w:szCs w:val="24"/>
          <w:lang w:val="es-ES"/>
        </w:rPr>
        <w:t xml:space="preserve"> Finalmente se evalúan las condiciones de cada alerta y se </w:t>
      </w:r>
      <w:r w:rsidR="007C4754" w:rsidRPr="001D6CEA">
        <w:rPr>
          <w:sz w:val="24"/>
          <w:szCs w:val="24"/>
          <w:lang w:val="es-ES"/>
        </w:rPr>
        <w:t>les asigna un nivel de relevancia, así como el tiempo que se empleará en a</w:t>
      </w:r>
      <w:r w:rsidR="009B5D6F" w:rsidRPr="001D6CEA">
        <w:rPr>
          <w:sz w:val="24"/>
          <w:szCs w:val="24"/>
          <w:lang w:val="es-ES"/>
        </w:rPr>
        <w:t>tenderlas para generar un calendario de tareas.</w:t>
      </w:r>
      <w:r w:rsidR="001F0780" w:rsidRPr="001D6CEA">
        <w:rPr>
          <w:sz w:val="24"/>
          <w:szCs w:val="24"/>
          <w:lang w:val="es-ES"/>
        </w:rPr>
        <w:t xml:space="preserve"> </w:t>
      </w:r>
    </w:p>
    <w:p w14:paraId="72782156" w14:textId="77777777" w:rsidR="002047B7" w:rsidRDefault="00366063" w:rsidP="004C72C2">
      <w:pPr>
        <w:keepNext/>
        <w:spacing w:before="408" w:line="288" w:lineRule="auto"/>
        <w:ind w:firstLine="567"/>
        <w:jc w:val="center"/>
      </w:pPr>
      <w:r w:rsidRPr="00366063">
        <w:rPr>
          <w:noProof/>
          <w:sz w:val="24"/>
          <w:szCs w:val="24"/>
          <w:lang w:val="es-ES"/>
        </w:rPr>
        <w:drawing>
          <wp:inline distT="0" distB="0" distL="0" distR="0" wp14:anchorId="75639B7F" wp14:editId="3929334E">
            <wp:extent cx="3828422" cy="3288222"/>
            <wp:effectExtent l="0" t="0" r="635" b="7620"/>
            <wp:docPr id="154874742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7427" name="Imagen 1" descr="Imagen que contiene Interfaz de usuario gráfica&#10;&#10;Descripción generada automáticamente"/>
                    <pic:cNvPicPr/>
                  </pic:nvPicPr>
                  <pic:blipFill>
                    <a:blip r:embed="rId29"/>
                    <a:stretch>
                      <a:fillRect/>
                    </a:stretch>
                  </pic:blipFill>
                  <pic:spPr>
                    <a:xfrm>
                      <a:off x="0" y="0"/>
                      <a:ext cx="3835377" cy="3294195"/>
                    </a:xfrm>
                    <a:prstGeom prst="rect">
                      <a:avLst/>
                    </a:prstGeom>
                  </pic:spPr>
                </pic:pic>
              </a:graphicData>
            </a:graphic>
          </wp:inline>
        </w:drawing>
      </w:r>
    </w:p>
    <w:p w14:paraId="5F90BA8C" w14:textId="5559C9DA" w:rsidR="002047B7" w:rsidRPr="006C6366" w:rsidRDefault="002047B7" w:rsidP="004C72C2">
      <w:pPr>
        <w:pStyle w:val="Caption"/>
        <w:spacing w:before="408" w:line="288" w:lineRule="auto"/>
        <w:ind w:firstLine="567"/>
        <w:jc w:val="center"/>
        <w:rPr>
          <w:i w:val="0"/>
          <w:iCs w:val="0"/>
          <w:color w:val="auto"/>
          <w:sz w:val="24"/>
          <w:szCs w:val="24"/>
          <w:lang w:val="es-ES"/>
        </w:rPr>
      </w:pPr>
      <w:bookmarkStart w:id="61" w:name="_Toc169462417"/>
      <w:bookmarkStart w:id="62" w:name="_Toc169470698"/>
      <w:r w:rsidRPr="006C6366">
        <w:rPr>
          <w:b/>
          <w:bCs/>
          <w:i w:val="0"/>
          <w:iCs w:val="0"/>
          <w:color w:val="auto"/>
        </w:rPr>
        <w:t xml:space="preserve">Figura </w:t>
      </w:r>
      <w:r w:rsidR="00716595" w:rsidRPr="006C6366">
        <w:rPr>
          <w:b/>
          <w:bCs/>
          <w:i w:val="0"/>
          <w:iCs w:val="0"/>
          <w:color w:val="auto"/>
        </w:rPr>
        <w:fldChar w:fldCharType="begin"/>
      </w:r>
      <w:r w:rsidR="00716595" w:rsidRPr="006C6366">
        <w:rPr>
          <w:b/>
          <w:bCs/>
          <w:i w:val="0"/>
          <w:iCs w:val="0"/>
          <w:color w:val="auto"/>
        </w:rPr>
        <w:instrText xml:space="preserve"> STYLEREF 1 \s </w:instrText>
      </w:r>
      <w:r w:rsidR="00716595" w:rsidRPr="006C6366">
        <w:rPr>
          <w:b/>
          <w:bCs/>
          <w:i w:val="0"/>
          <w:iCs w:val="0"/>
          <w:color w:val="auto"/>
        </w:rPr>
        <w:fldChar w:fldCharType="separate"/>
      </w:r>
      <w:r w:rsidR="00226745">
        <w:rPr>
          <w:b/>
          <w:bCs/>
          <w:i w:val="0"/>
          <w:iCs w:val="0"/>
          <w:noProof/>
          <w:color w:val="auto"/>
        </w:rPr>
        <w:t>2</w:t>
      </w:r>
      <w:r w:rsidR="00716595" w:rsidRPr="006C6366">
        <w:rPr>
          <w:b/>
          <w:bCs/>
          <w:i w:val="0"/>
          <w:iCs w:val="0"/>
          <w:color w:val="auto"/>
        </w:rPr>
        <w:fldChar w:fldCharType="end"/>
      </w:r>
      <w:r w:rsidR="00716595" w:rsidRPr="006C6366">
        <w:rPr>
          <w:b/>
          <w:bCs/>
          <w:i w:val="0"/>
          <w:iCs w:val="0"/>
          <w:color w:val="auto"/>
        </w:rPr>
        <w:t>.</w:t>
      </w:r>
      <w:r w:rsidR="00716595" w:rsidRPr="006C6366">
        <w:rPr>
          <w:b/>
          <w:bCs/>
          <w:i w:val="0"/>
          <w:iCs w:val="0"/>
          <w:color w:val="auto"/>
        </w:rPr>
        <w:fldChar w:fldCharType="begin"/>
      </w:r>
      <w:r w:rsidR="00716595" w:rsidRPr="006C6366">
        <w:rPr>
          <w:b/>
          <w:bCs/>
          <w:i w:val="0"/>
          <w:iCs w:val="0"/>
          <w:color w:val="auto"/>
        </w:rPr>
        <w:instrText xml:space="preserve"> SEQ Ilustración \* ARABIC \s 1 </w:instrText>
      </w:r>
      <w:r w:rsidR="00716595" w:rsidRPr="006C6366">
        <w:rPr>
          <w:b/>
          <w:bCs/>
          <w:i w:val="0"/>
          <w:iCs w:val="0"/>
          <w:color w:val="auto"/>
        </w:rPr>
        <w:fldChar w:fldCharType="separate"/>
      </w:r>
      <w:r w:rsidR="00226745">
        <w:rPr>
          <w:b/>
          <w:bCs/>
          <w:i w:val="0"/>
          <w:iCs w:val="0"/>
          <w:noProof/>
          <w:color w:val="auto"/>
        </w:rPr>
        <w:t>1</w:t>
      </w:r>
      <w:r w:rsidR="00716595" w:rsidRPr="006C6366">
        <w:rPr>
          <w:b/>
          <w:bCs/>
          <w:i w:val="0"/>
          <w:iCs w:val="0"/>
          <w:color w:val="auto"/>
        </w:rPr>
        <w:fldChar w:fldCharType="end"/>
      </w:r>
      <w:r w:rsidRPr="006C6366">
        <w:rPr>
          <w:i w:val="0"/>
          <w:iCs w:val="0"/>
        </w:rPr>
        <w:t xml:space="preserve">: </w:t>
      </w:r>
      <w:r w:rsidRPr="006C6366">
        <w:rPr>
          <w:i w:val="0"/>
          <w:iCs w:val="0"/>
          <w:color w:val="auto"/>
        </w:rPr>
        <w:t>Estructura general del sistema de monitorización</w:t>
      </w:r>
      <w:bookmarkEnd w:id="61"/>
      <w:bookmarkEnd w:id="62"/>
      <w:r w:rsidR="006C6366">
        <w:rPr>
          <w:i w:val="0"/>
          <w:iCs w:val="0"/>
          <w:color w:val="auto"/>
        </w:rPr>
        <w:t xml:space="preserve">. </w:t>
      </w:r>
      <w:r w:rsidR="006C6366" w:rsidRPr="006C6366">
        <w:rPr>
          <w:color w:val="auto"/>
        </w:rPr>
        <w:t xml:space="preserve">Extraído de </w:t>
      </w:r>
      <w:sdt>
        <w:sdtPr>
          <w:rPr>
            <w:i w:val="0"/>
            <w:color w:val="000000"/>
          </w:rPr>
          <w:tag w:val="MENDELEY_CITATION_v3_eyJjaXRhdGlvbklEIjoiTUVOREVMRVlfQ0lUQVRJT05fNjRkNDIyYjAtZWEyNS00ZWQ2LWI2Y2UtNWQzODQyZDcxYmM4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
          <w:id w:val="-657613183"/>
          <w:placeholder>
            <w:docPart w:val="DefaultPlaceholder_-1854013440"/>
          </w:placeholder>
        </w:sdtPr>
        <w:sdtContent>
          <w:r w:rsidR="00C90B5B" w:rsidRPr="00C90B5B">
            <w:rPr>
              <w:i w:val="0"/>
              <w:color w:val="000000"/>
            </w:rPr>
            <w:t>[6]</w:t>
          </w:r>
        </w:sdtContent>
      </w:sdt>
      <w:r w:rsidR="006C6366" w:rsidRPr="006C6366">
        <w:rPr>
          <w:color w:val="auto"/>
        </w:rPr>
        <w:t>.</w:t>
      </w:r>
      <w:r w:rsidRPr="006C6366">
        <w:rPr>
          <w:i w:val="0"/>
          <w:iCs w:val="0"/>
          <w:color w:val="auto"/>
        </w:rPr>
        <w:t xml:space="preserve"> </w:t>
      </w:r>
    </w:p>
    <w:p w14:paraId="0487F369" w14:textId="16A745F6" w:rsidR="00B2366C" w:rsidRDefault="009B5D6F" w:rsidP="004C72C2">
      <w:pPr>
        <w:spacing w:before="408" w:line="288" w:lineRule="auto"/>
        <w:ind w:firstLine="567"/>
        <w:jc w:val="both"/>
        <w:rPr>
          <w:sz w:val="24"/>
          <w:szCs w:val="24"/>
          <w:lang w:val="es-ES"/>
        </w:rPr>
      </w:pPr>
      <w:r>
        <w:rPr>
          <w:sz w:val="24"/>
          <w:szCs w:val="24"/>
          <w:lang w:val="es-ES"/>
        </w:rPr>
        <w:t xml:space="preserve">La figura </w:t>
      </w:r>
      <w:r w:rsidR="008716D6">
        <w:rPr>
          <w:sz w:val="24"/>
          <w:szCs w:val="24"/>
          <w:lang w:val="es-ES"/>
        </w:rPr>
        <w:t>2.1</w:t>
      </w:r>
      <w:r>
        <w:rPr>
          <w:sz w:val="24"/>
          <w:szCs w:val="24"/>
          <w:lang w:val="es-ES"/>
        </w:rPr>
        <w:t xml:space="preserve"> representa la estructura general de sistema </w:t>
      </w:r>
      <w:r w:rsidR="00E71B35">
        <w:rPr>
          <w:sz w:val="24"/>
          <w:szCs w:val="24"/>
          <w:lang w:val="es-ES"/>
        </w:rPr>
        <w:t xml:space="preserve">de monitorización tratado en este trabajo, en el que se muestran las distintas </w:t>
      </w:r>
      <w:r w:rsidR="001E6838">
        <w:rPr>
          <w:sz w:val="24"/>
          <w:szCs w:val="24"/>
          <w:lang w:val="es-ES"/>
        </w:rPr>
        <w:t xml:space="preserve">funcionalidades que puede realizar. </w:t>
      </w:r>
      <w:r w:rsidR="009051A9">
        <w:rPr>
          <w:sz w:val="24"/>
          <w:szCs w:val="24"/>
          <w:lang w:val="es-ES"/>
        </w:rPr>
        <w:t xml:space="preserve">Existen distintas unidades </w:t>
      </w:r>
      <w:r w:rsidR="00D2248B">
        <w:rPr>
          <w:sz w:val="24"/>
          <w:szCs w:val="24"/>
          <w:lang w:val="es-ES"/>
        </w:rPr>
        <w:t xml:space="preserve">de actuación que se encargan de tareas muy variadas y modularizadas. </w:t>
      </w:r>
      <w:r w:rsidR="00257CBE">
        <w:rPr>
          <w:sz w:val="24"/>
          <w:szCs w:val="24"/>
          <w:lang w:val="es-ES"/>
        </w:rPr>
        <w:t xml:space="preserve">Para </w:t>
      </w:r>
      <w:r w:rsidR="004B3739">
        <w:rPr>
          <w:sz w:val="24"/>
          <w:szCs w:val="24"/>
          <w:lang w:val="es-ES"/>
        </w:rPr>
        <w:t>algunas de estas tareas</w:t>
      </w:r>
      <w:r w:rsidR="00257CBE">
        <w:rPr>
          <w:sz w:val="24"/>
          <w:szCs w:val="24"/>
          <w:lang w:val="es-ES"/>
        </w:rPr>
        <w:t xml:space="preserve"> se utilizan redes neuronales </w:t>
      </w:r>
      <w:r w:rsidR="004B39D1">
        <w:rPr>
          <w:sz w:val="24"/>
          <w:szCs w:val="24"/>
          <w:lang w:val="es-ES"/>
        </w:rPr>
        <w:t>recurrentes LSTM</w:t>
      </w:r>
      <w:r w:rsidR="00B4099F">
        <w:rPr>
          <w:sz w:val="24"/>
          <w:szCs w:val="24"/>
          <w:lang w:val="es-ES"/>
        </w:rPr>
        <w:t xml:space="preserve"> (</w:t>
      </w:r>
      <w:r w:rsidR="00B4099F" w:rsidRPr="00723526">
        <w:rPr>
          <w:i/>
          <w:iCs/>
          <w:sz w:val="24"/>
          <w:szCs w:val="24"/>
          <w:lang w:val="es-ES"/>
        </w:rPr>
        <w:t>Long</w:t>
      </w:r>
      <w:r w:rsidR="00723526" w:rsidRPr="00723526">
        <w:rPr>
          <w:i/>
          <w:iCs/>
          <w:sz w:val="24"/>
          <w:szCs w:val="24"/>
          <w:lang w:val="es-ES"/>
        </w:rPr>
        <w:t xml:space="preserve"> Short-Term Memory</w:t>
      </w:r>
      <w:r w:rsidR="00723526">
        <w:rPr>
          <w:sz w:val="24"/>
          <w:szCs w:val="24"/>
          <w:lang w:val="es-ES"/>
        </w:rPr>
        <w:t>)</w:t>
      </w:r>
      <w:r w:rsidR="00DB4154">
        <w:rPr>
          <w:sz w:val="24"/>
          <w:szCs w:val="24"/>
          <w:lang w:val="es-ES"/>
        </w:rPr>
        <w:t xml:space="preserve"> </w:t>
      </w:r>
      <w:sdt>
        <w:sdtPr>
          <w:rPr>
            <w:color w:val="000000"/>
            <w:sz w:val="24"/>
            <w:szCs w:val="24"/>
            <w:lang w:val="es-ES"/>
          </w:rPr>
          <w:tag w:val="MENDELEY_CITATION_v3_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"/>
          <w:id w:val="661352853"/>
          <w:placeholder>
            <w:docPart w:val="DefaultPlaceholder_-1854013440"/>
          </w:placeholder>
        </w:sdtPr>
        <w:sdtContent>
          <w:r w:rsidR="00C90B5B" w:rsidRPr="00C90B5B">
            <w:rPr>
              <w:color w:val="000000"/>
              <w:sz w:val="24"/>
              <w:szCs w:val="24"/>
              <w:lang w:val="es-ES"/>
            </w:rPr>
            <w:t>[8]</w:t>
          </w:r>
        </w:sdtContent>
      </w:sdt>
      <w:r w:rsidR="00913BD9">
        <w:rPr>
          <w:sz w:val="24"/>
          <w:szCs w:val="24"/>
          <w:lang w:val="es-ES"/>
        </w:rPr>
        <w:t>,</w:t>
      </w:r>
      <w:r w:rsidR="004B39D1">
        <w:rPr>
          <w:sz w:val="24"/>
          <w:szCs w:val="24"/>
          <w:lang w:val="es-ES"/>
        </w:rPr>
        <w:t xml:space="preserve"> </w:t>
      </w:r>
      <w:r w:rsidR="00AE7853">
        <w:rPr>
          <w:sz w:val="24"/>
          <w:szCs w:val="24"/>
          <w:lang w:val="es-ES"/>
        </w:rPr>
        <w:t xml:space="preserve">que permiten </w:t>
      </w:r>
      <w:r w:rsidR="001E5531">
        <w:rPr>
          <w:sz w:val="24"/>
          <w:szCs w:val="24"/>
          <w:lang w:val="es-ES"/>
        </w:rPr>
        <w:t xml:space="preserve">introducir información y resultados pasados </w:t>
      </w:r>
      <w:r w:rsidR="003E0D7F">
        <w:rPr>
          <w:sz w:val="24"/>
          <w:szCs w:val="24"/>
          <w:lang w:val="es-ES"/>
        </w:rPr>
        <w:t xml:space="preserve">como </w:t>
      </w:r>
      <w:r w:rsidR="003E0D7F" w:rsidRPr="00723526">
        <w:rPr>
          <w:i/>
          <w:iCs/>
          <w:sz w:val="24"/>
          <w:szCs w:val="24"/>
          <w:lang w:val="es-ES"/>
        </w:rPr>
        <w:t>input</w:t>
      </w:r>
      <w:r w:rsidR="003E0D7F">
        <w:rPr>
          <w:sz w:val="24"/>
          <w:szCs w:val="24"/>
          <w:lang w:val="es-ES"/>
        </w:rPr>
        <w:t xml:space="preserve"> en </w:t>
      </w:r>
      <w:r w:rsidR="00111FBE">
        <w:rPr>
          <w:sz w:val="24"/>
          <w:szCs w:val="24"/>
          <w:lang w:val="es-ES"/>
        </w:rPr>
        <w:t>otras</w:t>
      </w:r>
      <w:r w:rsidR="001E5531">
        <w:rPr>
          <w:sz w:val="24"/>
          <w:szCs w:val="24"/>
          <w:lang w:val="es-ES"/>
        </w:rPr>
        <w:t xml:space="preserve"> predicciones</w:t>
      </w:r>
      <w:r w:rsidR="00B2366C">
        <w:rPr>
          <w:sz w:val="24"/>
          <w:szCs w:val="24"/>
          <w:lang w:val="es-ES"/>
        </w:rPr>
        <w:t>. La</w:t>
      </w:r>
      <w:r w:rsidR="0065156D">
        <w:rPr>
          <w:sz w:val="24"/>
          <w:szCs w:val="24"/>
          <w:lang w:val="es-ES"/>
        </w:rPr>
        <w:t xml:space="preserve"> estructura de la red neuronal explicada y utilizada en el trabajo se muestra en la figura </w:t>
      </w:r>
      <w:r w:rsidR="008716D6">
        <w:rPr>
          <w:sz w:val="24"/>
          <w:szCs w:val="24"/>
          <w:lang w:val="es-ES"/>
        </w:rPr>
        <w:t>2.2</w:t>
      </w:r>
      <w:r w:rsidR="0065156D">
        <w:rPr>
          <w:sz w:val="24"/>
          <w:szCs w:val="24"/>
          <w:lang w:val="es-ES"/>
        </w:rPr>
        <w:t>.</w:t>
      </w:r>
    </w:p>
    <w:p w14:paraId="43DA5467" w14:textId="77777777" w:rsidR="00F27075" w:rsidRDefault="00B2366C" w:rsidP="00A84ED8">
      <w:pPr>
        <w:keepNext/>
        <w:spacing w:line="288" w:lineRule="auto"/>
        <w:ind w:firstLine="567"/>
        <w:jc w:val="center"/>
      </w:pPr>
      <w:r w:rsidRPr="00B2366C">
        <w:rPr>
          <w:noProof/>
          <w:sz w:val="24"/>
          <w:szCs w:val="24"/>
          <w:lang w:val="es-ES"/>
        </w:rPr>
        <w:drawing>
          <wp:inline distT="0" distB="0" distL="0" distR="0" wp14:anchorId="238B5093" wp14:editId="5EB78162">
            <wp:extent cx="4793064" cy="2967926"/>
            <wp:effectExtent l="0" t="0" r="7620" b="4445"/>
            <wp:docPr id="121626435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64350" name="Imagen 1" descr="Diagrama, Dibujo de ingeniería&#10;&#10;Descripción generada automáticamente"/>
                    <pic:cNvPicPr/>
                  </pic:nvPicPr>
                  <pic:blipFill>
                    <a:blip r:embed="rId30"/>
                    <a:stretch>
                      <a:fillRect/>
                    </a:stretch>
                  </pic:blipFill>
                  <pic:spPr>
                    <a:xfrm>
                      <a:off x="0" y="0"/>
                      <a:ext cx="4801635" cy="2973233"/>
                    </a:xfrm>
                    <a:prstGeom prst="rect">
                      <a:avLst/>
                    </a:prstGeom>
                  </pic:spPr>
                </pic:pic>
              </a:graphicData>
            </a:graphic>
          </wp:inline>
        </w:drawing>
      </w:r>
    </w:p>
    <w:p w14:paraId="40DCC87F" w14:textId="0BED0896" w:rsidR="00B063F6" w:rsidRDefault="00F27075" w:rsidP="00A84ED8">
      <w:pPr>
        <w:pStyle w:val="Caption"/>
        <w:spacing w:line="288" w:lineRule="auto"/>
        <w:ind w:firstLine="567"/>
        <w:jc w:val="center"/>
      </w:pPr>
      <w:bookmarkStart w:id="63" w:name="_Toc169462350"/>
      <w:bookmarkStart w:id="64" w:name="_Toc169462418"/>
      <w:bookmarkStart w:id="65" w:name="_Toc169470699"/>
      <w:r w:rsidRPr="006C6366">
        <w:rPr>
          <w:b/>
          <w:bCs/>
          <w:i w:val="0"/>
          <w:iCs w:val="0"/>
          <w:color w:val="auto"/>
        </w:rPr>
        <w:t xml:space="preserve">Figura </w:t>
      </w:r>
      <w:r w:rsidR="00716595" w:rsidRPr="006C6366">
        <w:rPr>
          <w:b/>
          <w:bCs/>
          <w:i w:val="0"/>
          <w:iCs w:val="0"/>
          <w:color w:val="auto"/>
        </w:rPr>
        <w:fldChar w:fldCharType="begin"/>
      </w:r>
      <w:r w:rsidR="00716595" w:rsidRPr="006C6366">
        <w:rPr>
          <w:b/>
          <w:bCs/>
          <w:i w:val="0"/>
          <w:iCs w:val="0"/>
          <w:color w:val="auto"/>
        </w:rPr>
        <w:instrText xml:space="preserve"> STYLEREF 1 \s </w:instrText>
      </w:r>
      <w:r w:rsidR="00716595" w:rsidRPr="006C6366">
        <w:rPr>
          <w:b/>
          <w:bCs/>
          <w:i w:val="0"/>
          <w:iCs w:val="0"/>
          <w:color w:val="auto"/>
        </w:rPr>
        <w:fldChar w:fldCharType="separate"/>
      </w:r>
      <w:r w:rsidR="00226745">
        <w:rPr>
          <w:b/>
          <w:bCs/>
          <w:i w:val="0"/>
          <w:iCs w:val="0"/>
          <w:noProof/>
          <w:color w:val="auto"/>
        </w:rPr>
        <w:t>2</w:t>
      </w:r>
      <w:r w:rsidR="00716595" w:rsidRPr="006C6366">
        <w:rPr>
          <w:b/>
          <w:bCs/>
          <w:i w:val="0"/>
          <w:iCs w:val="0"/>
          <w:color w:val="auto"/>
        </w:rPr>
        <w:fldChar w:fldCharType="end"/>
      </w:r>
      <w:r w:rsidR="00716595" w:rsidRPr="006C6366">
        <w:rPr>
          <w:b/>
          <w:bCs/>
          <w:i w:val="0"/>
          <w:iCs w:val="0"/>
          <w:color w:val="auto"/>
        </w:rPr>
        <w:t>.</w:t>
      </w:r>
      <w:r w:rsidR="00716595" w:rsidRPr="006C6366">
        <w:rPr>
          <w:b/>
          <w:bCs/>
          <w:i w:val="0"/>
          <w:iCs w:val="0"/>
          <w:color w:val="auto"/>
        </w:rPr>
        <w:fldChar w:fldCharType="begin"/>
      </w:r>
      <w:r w:rsidR="00716595" w:rsidRPr="006C6366">
        <w:rPr>
          <w:b/>
          <w:bCs/>
          <w:i w:val="0"/>
          <w:iCs w:val="0"/>
          <w:color w:val="auto"/>
        </w:rPr>
        <w:instrText xml:space="preserve"> SEQ Ilustración \* ARABIC \s 1 </w:instrText>
      </w:r>
      <w:r w:rsidR="00716595" w:rsidRPr="006C6366">
        <w:rPr>
          <w:b/>
          <w:bCs/>
          <w:i w:val="0"/>
          <w:iCs w:val="0"/>
          <w:color w:val="auto"/>
        </w:rPr>
        <w:fldChar w:fldCharType="separate"/>
      </w:r>
      <w:r w:rsidR="00226745">
        <w:rPr>
          <w:b/>
          <w:bCs/>
          <w:i w:val="0"/>
          <w:iCs w:val="0"/>
          <w:noProof/>
          <w:color w:val="auto"/>
        </w:rPr>
        <w:t>2</w:t>
      </w:r>
      <w:r w:rsidR="00716595" w:rsidRPr="006C6366">
        <w:rPr>
          <w:b/>
          <w:bCs/>
          <w:i w:val="0"/>
          <w:iCs w:val="0"/>
          <w:color w:val="auto"/>
        </w:rPr>
        <w:fldChar w:fldCharType="end"/>
      </w:r>
      <w:r w:rsidRPr="006C6366">
        <w:rPr>
          <w:i w:val="0"/>
          <w:iCs w:val="0"/>
        </w:rPr>
        <w:t>:</w:t>
      </w:r>
      <w:r w:rsidRPr="006C6366">
        <w:rPr>
          <w:b/>
          <w:bCs/>
          <w:i w:val="0"/>
          <w:iCs w:val="0"/>
          <w:color w:val="auto"/>
        </w:rPr>
        <w:t xml:space="preserve"> </w:t>
      </w:r>
      <w:r w:rsidRPr="006C6366">
        <w:rPr>
          <w:i w:val="0"/>
          <w:iCs w:val="0"/>
          <w:color w:val="auto"/>
        </w:rPr>
        <w:t>Diagrama de la red neuronal LSTM</w:t>
      </w:r>
      <w:bookmarkEnd w:id="63"/>
      <w:bookmarkEnd w:id="64"/>
      <w:bookmarkEnd w:id="65"/>
      <w:r w:rsidR="006C6366" w:rsidRPr="006C6366">
        <w:rPr>
          <w:i w:val="0"/>
          <w:iCs w:val="0"/>
          <w:color w:val="auto"/>
        </w:rPr>
        <w:t>.</w:t>
      </w:r>
      <w:r w:rsidR="006C6366" w:rsidRPr="006C6366">
        <w:rPr>
          <w:color w:val="auto"/>
        </w:rPr>
        <w:t xml:space="preserve"> Extraído de </w:t>
      </w:r>
      <w:sdt>
        <w:sdtPr>
          <w:rPr>
            <w:i w:val="0"/>
            <w:color w:val="000000"/>
          </w:rPr>
          <w:tag w:val="MENDELEY_CITATION_v3_eyJjaXRhdGlvbklEIjoiTUVOREVMRVlfQ0lUQVRJT05fZTczY2E0MGMtYzgxNi00M2FiLTliOGEtNzk0ODI4NDljZmEz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
          <w:id w:val="1940798118"/>
          <w:placeholder>
            <w:docPart w:val="DefaultPlaceholder_-1854013440"/>
          </w:placeholder>
        </w:sdtPr>
        <w:sdtContent>
          <w:r w:rsidR="00C90B5B" w:rsidRPr="00C90B5B">
            <w:rPr>
              <w:i w:val="0"/>
              <w:color w:val="000000"/>
            </w:rPr>
            <w:t>[6]</w:t>
          </w:r>
        </w:sdtContent>
      </w:sdt>
      <w:r w:rsidR="006C6366" w:rsidRPr="006C6366">
        <w:rPr>
          <w:color w:val="auto"/>
        </w:rPr>
        <w:t>.</w:t>
      </w:r>
    </w:p>
    <w:p w14:paraId="74F0C1A1" w14:textId="6346BA0F" w:rsidR="00622812" w:rsidRDefault="00680B5A" w:rsidP="005A4B25">
      <w:pPr>
        <w:spacing w:before="408" w:line="288" w:lineRule="auto"/>
        <w:ind w:firstLine="567"/>
        <w:jc w:val="both"/>
        <w:rPr>
          <w:sz w:val="24"/>
          <w:szCs w:val="24"/>
          <w:lang w:val="es-ES"/>
        </w:rPr>
      </w:pPr>
      <w:r>
        <w:rPr>
          <w:sz w:val="24"/>
          <w:szCs w:val="24"/>
          <w:lang w:val="es-ES"/>
        </w:rPr>
        <w:t xml:space="preserve">Otro estudio </w:t>
      </w:r>
      <w:sdt>
        <w:sdtPr>
          <w:rPr>
            <w:color w:val="000000"/>
            <w:sz w:val="24"/>
            <w:szCs w:val="24"/>
            <w:lang w:val="es-ES"/>
          </w:rPr>
          <w:tag w:val="MENDELEY_CITATION_v3_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"/>
          <w:id w:val="-1686741971"/>
          <w:placeholder>
            <w:docPart w:val="DefaultPlaceholder_-1854013440"/>
          </w:placeholder>
        </w:sdtPr>
        <w:sdtContent>
          <w:r w:rsidR="00C90B5B" w:rsidRPr="00C90B5B">
            <w:rPr>
              <w:color w:val="000000"/>
              <w:sz w:val="24"/>
              <w:szCs w:val="24"/>
              <w:lang w:val="es-ES"/>
            </w:rPr>
            <w:t>[7]</w:t>
          </w:r>
        </w:sdtContent>
      </w:sdt>
      <w:r>
        <w:rPr>
          <w:sz w:val="24"/>
          <w:szCs w:val="24"/>
          <w:lang w:val="es-ES"/>
        </w:rPr>
        <w:t xml:space="preserve"> </w:t>
      </w:r>
      <w:r w:rsidR="00994580">
        <w:rPr>
          <w:sz w:val="24"/>
          <w:szCs w:val="24"/>
          <w:lang w:val="es-ES"/>
        </w:rPr>
        <w:t xml:space="preserve">relacionado con la caracterización de series temporales utiliza redes neuronales en conjunto con </w:t>
      </w:r>
      <w:r w:rsidR="00CE18F9" w:rsidRPr="00B87052">
        <w:rPr>
          <w:i/>
          <w:iCs/>
          <w:sz w:val="24"/>
          <w:szCs w:val="24"/>
          <w:lang w:val="es-ES"/>
        </w:rPr>
        <w:t xml:space="preserve">Deep-FDA </w:t>
      </w:r>
      <w:r w:rsidR="00CE18F9">
        <w:rPr>
          <w:sz w:val="24"/>
          <w:szCs w:val="24"/>
          <w:lang w:val="es-ES"/>
        </w:rPr>
        <w:t>(</w:t>
      </w:r>
      <w:r w:rsidR="00710B80" w:rsidRPr="00B87052">
        <w:rPr>
          <w:i/>
          <w:iCs/>
          <w:sz w:val="24"/>
          <w:szCs w:val="24"/>
          <w:lang w:val="es-ES"/>
        </w:rPr>
        <w:t xml:space="preserve">Deep </w:t>
      </w:r>
      <w:r w:rsidR="00CE18F9" w:rsidRPr="00B87052">
        <w:rPr>
          <w:i/>
          <w:iCs/>
          <w:sz w:val="24"/>
          <w:szCs w:val="24"/>
          <w:lang w:val="es-ES"/>
        </w:rPr>
        <w:t>Functional Data Analysis</w:t>
      </w:r>
      <w:r w:rsidR="00CE18F9">
        <w:rPr>
          <w:sz w:val="24"/>
          <w:szCs w:val="24"/>
          <w:lang w:val="es-ES"/>
        </w:rPr>
        <w:t>) para automatizar</w:t>
      </w:r>
      <w:r w:rsidR="007641A4">
        <w:rPr>
          <w:sz w:val="24"/>
          <w:szCs w:val="24"/>
          <w:lang w:val="es-ES"/>
        </w:rPr>
        <w:t xml:space="preserve"> </w:t>
      </w:r>
      <w:r w:rsidR="004C0E53">
        <w:rPr>
          <w:sz w:val="24"/>
          <w:szCs w:val="24"/>
          <w:lang w:val="es-ES"/>
        </w:rPr>
        <w:t>dicha</w:t>
      </w:r>
      <w:r w:rsidR="007641A4">
        <w:rPr>
          <w:sz w:val="24"/>
          <w:szCs w:val="24"/>
          <w:lang w:val="es-ES"/>
        </w:rPr>
        <w:t xml:space="preserve"> tarea. </w:t>
      </w:r>
      <w:r w:rsidR="0057563A">
        <w:rPr>
          <w:sz w:val="24"/>
          <w:szCs w:val="24"/>
          <w:lang w:val="es-ES"/>
        </w:rPr>
        <w:t xml:space="preserve">Los autores utilizan métodos clásicos como PCA o </w:t>
      </w:r>
      <w:r w:rsidR="0057563A" w:rsidRPr="00B87052">
        <w:rPr>
          <w:i/>
          <w:iCs/>
          <w:sz w:val="24"/>
          <w:szCs w:val="24"/>
          <w:lang w:val="es-ES"/>
        </w:rPr>
        <w:t>k-means</w:t>
      </w:r>
      <w:r w:rsidR="002704E8">
        <w:rPr>
          <w:sz w:val="24"/>
          <w:szCs w:val="24"/>
          <w:lang w:val="es-ES"/>
        </w:rPr>
        <w:t>, y a su vez, utilizan</w:t>
      </w:r>
      <w:r w:rsidR="0057563A">
        <w:rPr>
          <w:sz w:val="24"/>
          <w:szCs w:val="24"/>
          <w:lang w:val="es-ES"/>
        </w:rPr>
        <w:t xml:space="preserve"> herramientas </w:t>
      </w:r>
      <w:r w:rsidR="008D041B">
        <w:rPr>
          <w:sz w:val="24"/>
          <w:szCs w:val="24"/>
          <w:lang w:val="es-ES"/>
        </w:rPr>
        <w:t xml:space="preserve">como los </w:t>
      </w:r>
      <w:r w:rsidR="009F6364" w:rsidRPr="00B87052">
        <w:rPr>
          <w:i/>
          <w:iCs/>
          <w:sz w:val="24"/>
          <w:szCs w:val="24"/>
          <w:lang w:val="es-ES"/>
        </w:rPr>
        <w:t>au</w:t>
      </w:r>
      <w:r w:rsidR="004F07FF" w:rsidRPr="00B87052">
        <w:rPr>
          <w:i/>
          <w:iCs/>
          <w:sz w:val="24"/>
          <w:szCs w:val="24"/>
          <w:lang w:val="es-ES"/>
        </w:rPr>
        <w:t>toencoders</w:t>
      </w:r>
      <w:r w:rsidR="00F456E6">
        <w:rPr>
          <w:sz w:val="24"/>
          <w:szCs w:val="24"/>
          <w:lang w:val="es-ES"/>
        </w:rPr>
        <w:t>,</w:t>
      </w:r>
      <w:r w:rsidR="000444BC">
        <w:rPr>
          <w:sz w:val="24"/>
          <w:szCs w:val="24"/>
          <w:lang w:val="es-ES"/>
        </w:rPr>
        <w:t xml:space="preserve"> </w:t>
      </w:r>
      <w:r w:rsidR="004A1A48">
        <w:rPr>
          <w:sz w:val="24"/>
          <w:szCs w:val="24"/>
          <w:lang w:val="es-ES"/>
        </w:rPr>
        <w:t xml:space="preserve">que son redes neuronales </w:t>
      </w:r>
      <w:r w:rsidR="00AA1E87">
        <w:rPr>
          <w:sz w:val="24"/>
          <w:szCs w:val="24"/>
          <w:lang w:val="es-ES"/>
        </w:rPr>
        <w:t xml:space="preserve">pensadas para comprimir la información de entrada </w:t>
      </w:r>
      <w:r w:rsidR="001B2978">
        <w:rPr>
          <w:sz w:val="24"/>
          <w:szCs w:val="24"/>
          <w:lang w:val="es-ES"/>
        </w:rPr>
        <w:t xml:space="preserve">a su </w:t>
      </w:r>
      <w:r w:rsidR="005F27F5">
        <w:rPr>
          <w:sz w:val="24"/>
          <w:szCs w:val="24"/>
          <w:lang w:val="es-ES"/>
        </w:rPr>
        <w:t xml:space="preserve">estado esencial </w:t>
      </w:r>
      <w:r w:rsidR="00747E5E">
        <w:rPr>
          <w:sz w:val="24"/>
          <w:szCs w:val="24"/>
          <w:lang w:val="es-ES"/>
        </w:rPr>
        <w:t>para luego reconstruirla para obtener una salida</w:t>
      </w:r>
      <w:r w:rsidR="004A1A48">
        <w:rPr>
          <w:sz w:val="24"/>
          <w:szCs w:val="24"/>
          <w:lang w:val="es-ES"/>
        </w:rPr>
        <w:t>.</w:t>
      </w:r>
      <w:r w:rsidR="006F467E">
        <w:rPr>
          <w:sz w:val="24"/>
          <w:szCs w:val="24"/>
          <w:lang w:val="es-ES"/>
        </w:rPr>
        <w:t xml:space="preserve"> </w:t>
      </w:r>
      <w:r w:rsidR="004A1A48">
        <w:rPr>
          <w:sz w:val="24"/>
          <w:szCs w:val="24"/>
          <w:lang w:val="es-ES"/>
        </w:rPr>
        <w:t>La</w:t>
      </w:r>
      <w:r w:rsidR="00771B8A">
        <w:rPr>
          <w:sz w:val="24"/>
          <w:szCs w:val="24"/>
          <w:lang w:val="es-ES"/>
        </w:rPr>
        <w:t xml:space="preserve"> estructura se explica </w:t>
      </w:r>
      <w:r w:rsidR="000444BC">
        <w:rPr>
          <w:sz w:val="24"/>
          <w:szCs w:val="24"/>
          <w:lang w:val="es-ES"/>
        </w:rPr>
        <w:t xml:space="preserve">perfectamente en la figura </w:t>
      </w:r>
      <w:r w:rsidR="00667044">
        <w:rPr>
          <w:sz w:val="24"/>
          <w:szCs w:val="24"/>
          <w:lang w:val="es-ES"/>
        </w:rPr>
        <w:t>2.3</w:t>
      </w:r>
      <w:r w:rsidR="000444BC">
        <w:rPr>
          <w:sz w:val="24"/>
          <w:szCs w:val="24"/>
          <w:lang w:val="es-ES"/>
        </w:rPr>
        <w:t>.</w:t>
      </w:r>
    </w:p>
    <w:p w14:paraId="3667E122" w14:textId="77777777" w:rsidR="00E754D0" w:rsidRDefault="00E262DD" w:rsidP="00A84ED8">
      <w:pPr>
        <w:keepNext/>
        <w:spacing w:line="288" w:lineRule="auto"/>
        <w:ind w:firstLine="567"/>
        <w:jc w:val="center"/>
      </w:pPr>
      <w:r w:rsidRPr="00E262DD">
        <w:rPr>
          <w:noProof/>
          <w:sz w:val="24"/>
          <w:szCs w:val="24"/>
          <w:lang w:val="es-ES"/>
        </w:rPr>
        <w:drawing>
          <wp:inline distT="0" distB="0" distL="0" distR="0" wp14:anchorId="2017991C" wp14:editId="41E53E9C">
            <wp:extent cx="4010585" cy="2800741"/>
            <wp:effectExtent l="0" t="0" r="9525" b="0"/>
            <wp:docPr id="99350475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04750" name="Imagen 1" descr="Diagrama, Esquemático&#10;&#10;Descripción generada automáticamente"/>
                    <pic:cNvPicPr/>
                  </pic:nvPicPr>
                  <pic:blipFill>
                    <a:blip r:embed="rId31"/>
                    <a:stretch>
                      <a:fillRect/>
                    </a:stretch>
                  </pic:blipFill>
                  <pic:spPr>
                    <a:xfrm>
                      <a:off x="0" y="0"/>
                      <a:ext cx="4010585" cy="2800741"/>
                    </a:xfrm>
                    <a:prstGeom prst="rect">
                      <a:avLst/>
                    </a:prstGeom>
                  </pic:spPr>
                </pic:pic>
              </a:graphicData>
            </a:graphic>
          </wp:inline>
        </w:drawing>
      </w:r>
    </w:p>
    <w:p w14:paraId="5C3B73D4" w14:textId="2651FF37" w:rsidR="00622812" w:rsidRPr="000250EF" w:rsidRDefault="3C3B26A3" w:rsidP="00A84ED8">
      <w:pPr>
        <w:pStyle w:val="Caption"/>
        <w:spacing w:line="288" w:lineRule="auto"/>
        <w:ind w:firstLine="567"/>
        <w:jc w:val="center"/>
      </w:pPr>
      <w:bookmarkStart w:id="66" w:name="_Toc169470700"/>
      <w:r w:rsidRPr="3C3B26A3">
        <w:rPr>
          <w:b/>
          <w:bCs/>
          <w:i w:val="0"/>
          <w:iCs w:val="0"/>
          <w:color w:val="auto"/>
          <w:lang w:val="es-ES"/>
        </w:rPr>
        <w:t xml:space="preserve">Figura </w:t>
      </w:r>
      <w:r w:rsidR="00E754D0" w:rsidRPr="3C3B26A3">
        <w:rPr>
          <w:b/>
          <w:bCs/>
          <w:i w:val="0"/>
          <w:iCs w:val="0"/>
          <w:color w:val="auto"/>
        </w:rPr>
        <w:fldChar w:fldCharType="begin"/>
      </w:r>
      <w:r w:rsidR="00E754D0" w:rsidRPr="3C3B26A3">
        <w:rPr>
          <w:b/>
          <w:bCs/>
          <w:i w:val="0"/>
          <w:iCs w:val="0"/>
          <w:color w:val="auto"/>
        </w:rPr>
        <w:instrText xml:space="preserve"> STYLEREF 1 \s </w:instrText>
      </w:r>
      <w:r w:rsidR="00E754D0" w:rsidRPr="3C3B26A3">
        <w:rPr>
          <w:b/>
          <w:bCs/>
          <w:i w:val="0"/>
          <w:iCs w:val="0"/>
          <w:color w:val="auto"/>
        </w:rPr>
        <w:fldChar w:fldCharType="separate"/>
      </w:r>
      <w:r w:rsidR="00226745">
        <w:rPr>
          <w:b/>
          <w:bCs/>
          <w:i w:val="0"/>
          <w:iCs w:val="0"/>
          <w:noProof/>
          <w:color w:val="auto"/>
        </w:rPr>
        <w:t>2</w:t>
      </w:r>
      <w:r w:rsidR="00E754D0" w:rsidRPr="3C3B26A3">
        <w:rPr>
          <w:b/>
          <w:bCs/>
          <w:i w:val="0"/>
          <w:iCs w:val="0"/>
          <w:color w:val="auto"/>
        </w:rPr>
        <w:fldChar w:fldCharType="end"/>
      </w:r>
      <w:r w:rsidRPr="3C3B26A3">
        <w:rPr>
          <w:b/>
          <w:bCs/>
          <w:i w:val="0"/>
          <w:iCs w:val="0"/>
          <w:color w:val="auto"/>
          <w:lang w:val="es-ES"/>
        </w:rPr>
        <w:t>.</w:t>
      </w:r>
      <w:r w:rsidR="00E754D0" w:rsidRPr="3C3B26A3">
        <w:rPr>
          <w:b/>
          <w:bCs/>
          <w:i w:val="0"/>
          <w:iCs w:val="0"/>
          <w:color w:val="auto"/>
        </w:rPr>
        <w:fldChar w:fldCharType="begin"/>
      </w:r>
      <w:r w:rsidR="00E754D0" w:rsidRPr="3C3B26A3">
        <w:rPr>
          <w:b/>
          <w:bCs/>
          <w:i w:val="0"/>
          <w:iCs w:val="0"/>
          <w:color w:val="auto"/>
        </w:rPr>
        <w:instrText xml:space="preserve"> SEQ Ilustración \* ARABIC \s 1 </w:instrText>
      </w:r>
      <w:r w:rsidR="00E754D0" w:rsidRPr="3C3B26A3">
        <w:rPr>
          <w:b/>
          <w:bCs/>
          <w:i w:val="0"/>
          <w:iCs w:val="0"/>
          <w:color w:val="auto"/>
        </w:rPr>
        <w:fldChar w:fldCharType="separate"/>
      </w:r>
      <w:r w:rsidR="00226745">
        <w:rPr>
          <w:b/>
          <w:bCs/>
          <w:i w:val="0"/>
          <w:iCs w:val="0"/>
          <w:noProof/>
          <w:color w:val="auto"/>
        </w:rPr>
        <w:t>3</w:t>
      </w:r>
      <w:r w:rsidR="00E754D0" w:rsidRPr="3C3B26A3">
        <w:rPr>
          <w:b/>
          <w:bCs/>
          <w:i w:val="0"/>
          <w:iCs w:val="0"/>
          <w:color w:val="auto"/>
        </w:rPr>
        <w:fldChar w:fldCharType="end"/>
      </w:r>
      <w:r w:rsidRPr="3C3B26A3">
        <w:rPr>
          <w:i w:val="0"/>
          <w:iCs w:val="0"/>
          <w:lang w:val="es-ES"/>
        </w:rPr>
        <w:t xml:space="preserve">: </w:t>
      </w:r>
      <w:r w:rsidRPr="3C3B26A3">
        <w:rPr>
          <w:i w:val="0"/>
          <w:iCs w:val="0"/>
          <w:color w:val="auto"/>
          <w:lang w:val="es-ES"/>
        </w:rPr>
        <w:t>Estructura de un autoencoder (AE)</w:t>
      </w:r>
      <w:bookmarkEnd w:id="66"/>
      <w:r w:rsidRPr="3C3B26A3">
        <w:rPr>
          <w:i w:val="0"/>
          <w:iCs w:val="0"/>
          <w:color w:val="auto"/>
          <w:lang w:val="es-ES"/>
        </w:rPr>
        <w:t>.</w:t>
      </w:r>
      <w:r w:rsidRPr="3C3B26A3">
        <w:rPr>
          <w:color w:val="auto"/>
          <w:lang w:val="es-ES"/>
        </w:rPr>
        <w:t xml:space="preserve"> Extraído de </w:t>
      </w:r>
      <w:sdt>
        <w:sdtPr>
          <w:rPr>
            <w:i w:val="0"/>
            <w:color w:val="000000"/>
            <w:lang w:val="es-ES"/>
          </w:rPr>
          <w:tag w:val="MENDELEY_CITATION_v3_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"/>
          <w:id w:val="-956939369"/>
          <w:placeholder>
            <w:docPart w:val="DefaultPlaceholder_-1854013440"/>
          </w:placeholder>
        </w:sdtPr>
        <w:sdtContent>
          <w:r w:rsidR="00C90B5B" w:rsidRPr="00C90B5B">
            <w:rPr>
              <w:i w:val="0"/>
              <w:color w:val="000000"/>
              <w:lang w:val="es-ES"/>
            </w:rPr>
            <w:t>[7]</w:t>
          </w:r>
        </w:sdtContent>
      </w:sdt>
      <w:r w:rsidRPr="3C3B26A3">
        <w:rPr>
          <w:color w:val="auto"/>
          <w:lang w:val="es-ES"/>
        </w:rPr>
        <w:t>.</w:t>
      </w:r>
    </w:p>
    <w:p w14:paraId="3B4A1615" w14:textId="4F30A71B" w:rsidR="00CA6B1D" w:rsidRPr="005B59C6" w:rsidRDefault="11C4A362" w:rsidP="004C72C2">
      <w:pPr>
        <w:spacing w:before="408" w:line="288" w:lineRule="auto"/>
        <w:ind w:firstLine="567"/>
        <w:jc w:val="both"/>
        <w:rPr>
          <w:sz w:val="24"/>
          <w:szCs w:val="24"/>
          <w:lang w:val="es-ES"/>
        </w:rPr>
      </w:pPr>
      <w:r w:rsidRPr="11C4A362">
        <w:rPr>
          <w:sz w:val="24"/>
          <w:szCs w:val="24"/>
          <w:lang w:val="es-ES"/>
        </w:rPr>
        <w:t>De manera conjunta al uso de estas estructuras se utiliza FDA (</w:t>
      </w:r>
      <w:r w:rsidRPr="11C4A362">
        <w:rPr>
          <w:i/>
          <w:iCs/>
          <w:sz w:val="24"/>
          <w:szCs w:val="24"/>
          <w:lang w:val="es-ES"/>
        </w:rPr>
        <w:t>Functional Data Analysis</w:t>
      </w:r>
      <w:r w:rsidRPr="11C4A362">
        <w:rPr>
          <w:sz w:val="24"/>
          <w:szCs w:val="24"/>
          <w:lang w:val="es-ES"/>
        </w:rPr>
        <w:t xml:space="preserve">) con herramientas de aprendizaje profundo. El FDA analiza </w:t>
      </w:r>
      <w:r w:rsidR="00551CCB">
        <w:rPr>
          <w:sz w:val="24"/>
          <w:szCs w:val="24"/>
          <w:lang w:val="es-ES"/>
        </w:rPr>
        <w:t>funciones</w:t>
      </w:r>
      <w:r w:rsidR="00551CCB" w:rsidRPr="11C4A362">
        <w:rPr>
          <w:sz w:val="24"/>
          <w:szCs w:val="24"/>
          <w:lang w:val="es-ES"/>
        </w:rPr>
        <w:t xml:space="preserve"> </w:t>
      </w:r>
      <w:r w:rsidRPr="11C4A362">
        <w:rPr>
          <w:sz w:val="24"/>
          <w:szCs w:val="24"/>
          <w:lang w:val="es-ES"/>
        </w:rPr>
        <w:t xml:space="preserve">que pueden ser </w:t>
      </w:r>
      <w:r w:rsidR="00551CCB">
        <w:rPr>
          <w:sz w:val="24"/>
          <w:szCs w:val="24"/>
          <w:lang w:val="es-ES"/>
        </w:rPr>
        <w:t>analizados</w:t>
      </w:r>
      <w:r w:rsidR="00551CCB" w:rsidRPr="11C4A362">
        <w:rPr>
          <w:sz w:val="24"/>
          <w:szCs w:val="24"/>
          <w:lang w:val="es-ES"/>
        </w:rPr>
        <w:t xml:space="preserve"> </w:t>
      </w:r>
      <w:r w:rsidRPr="11C4A362">
        <w:rPr>
          <w:sz w:val="24"/>
          <w:szCs w:val="24"/>
          <w:lang w:val="es-ES"/>
        </w:rPr>
        <w:t xml:space="preserve">como si fueran </w:t>
      </w:r>
      <w:r w:rsidR="00551CCB">
        <w:rPr>
          <w:sz w:val="24"/>
          <w:szCs w:val="24"/>
          <w:lang w:val="es-ES"/>
        </w:rPr>
        <w:t>datos o vectores</w:t>
      </w:r>
      <w:r w:rsidRPr="11C4A362">
        <w:rPr>
          <w:sz w:val="24"/>
          <w:szCs w:val="24"/>
          <w:lang w:val="es-ES"/>
        </w:rPr>
        <w:t>. De esta manera, en vez estructuras de datos clásicas, se pueden realizar análisis sobre funciones o curvas de manera más sencilla. Alguno de los métodos que se utilizan para ello son PCA y FPCA (</w:t>
      </w:r>
      <w:r w:rsidRPr="11C4A362">
        <w:rPr>
          <w:i/>
          <w:iCs/>
          <w:sz w:val="24"/>
          <w:szCs w:val="24"/>
          <w:lang w:val="es-ES"/>
        </w:rPr>
        <w:t>Functional Principal Component Analysis</w:t>
      </w:r>
      <w:r w:rsidRPr="11C4A362">
        <w:rPr>
          <w:sz w:val="24"/>
          <w:szCs w:val="24"/>
          <w:lang w:val="es-ES"/>
        </w:rPr>
        <w:t>)</w:t>
      </w:r>
      <w:r w:rsidR="00DB4154">
        <w:rPr>
          <w:sz w:val="24"/>
          <w:szCs w:val="24"/>
          <w:lang w:val="es-ES"/>
        </w:rPr>
        <w:t xml:space="preserve"> </w:t>
      </w:r>
      <w:sdt>
        <w:sdtPr>
          <w:rPr>
            <w:color w:val="000000"/>
            <w:sz w:val="24"/>
            <w:szCs w:val="24"/>
            <w:lang w:val="es-ES"/>
          </w:rPr>
          <w:tag w:val="MENDELEY_CITATION_v3_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"/>
          <w:id w:val="132997217"/>
          <w:placeholder>
            <w:docPart w:val="DefaultPlaceholder_-1854013440"/>
          </w:placeholder>
        </w:sdtPr>
        <w:sdtContent>
          <w:r w:rsidR="00C90B5B" w:rsidRPr="00C90B5B">
            <w:rPr>
              <w:color w:val="000000"/>
              <w:sz w:val="24"/>
              <w:szCs w:val="24"/>
              <w:lang w:val="es-ES"/>
            </w:rPr>
            <w:t>[9]</w:t>
          </w:r>
        </w:sdtContent>
      </w:sdt>
      <w:r w:rsidRPr="11C4A362">
        <w:rPr>
          <w:sz w:val="24"/>
          <w:szCs w:val="24"/>
          <w:lang w:val="es-ES"/>
        </w:rPr>
        <w:t>.</w:t>
      </w:r>
    </w:p>
    <w:p w14:paraId="68AF0D10" w14:textId="10793CDF" w:rsidR="00E25CAC" w:rsidRDefault="00CA6B1D" w:rsidP="004C72C2">
      <w:pPr>
        <w:spacing w:before="408" w:line="288" w:lineRule="auto"/>
        <w:ind w:firstLine="567"/>
        <w:jc w:val="both"/>
        <w:rPr>
          <w:sz w:val="24"/>
          <w:szCs w:val="24"/>
          <w:lang w:val="es-ES"/>
        </w:rPr>
      </w:pPr>
      <w:r w:rsidRPr="005B59C6">
        <w:rPr>
          <w:sz w:val="24"/>
          <w:szCs w:val="24"/>
          <w:lang w:val="es-ES"/>
        </w:rPr>
        <w:t xml:space="preserve">La parte del aprendizaje profundo se implementa a través de redes neuronales con </w:t>
      </w:r>
      <w:r w:rsidR="001906F9" w:rsidRPr="005B59C6">
        <w:rPr>
          <w:sz w:val="24"/>
          <w:szCs w:val="24"/>
          <w:lang w:val="es-ES"/>
        </w:rPr>
        <w:t xml:space="preserve">varios niveles de capas, ya que este modelo de red neuronal es muy eficiente </w:t>
      </w:r>
      <w:r w:rsidR="002D7E86" w:rsidRPr="005B59C6">
        <w:rPr>
          <w:sz w:val="24"/>
          <w:szCs w:val="24"/>
          <w:lang w:val="es-ES"/>
        </w:rPr>
        <w:t>detectando patrones de comportamiento complejos.</w:t>
      </w:r>
      <w:r w:rsidR="00AC157D" w:rsidRPr="005B59C6">
        <w:rPr>
          <w:sz w:val="24"/>
          <w:szCs w:val="24"/>
          <w:lang w:val="es-ES"/>
        </w:rPr>
        <w:t xml:space="preserve"> La unión de estos 2 métodos </w:t>
      </w:r>
      <w:r w:rsidR="00DC62F3" w:rsidRPr="005B59C6">
        <w:rPr>
          <w:sz w:val="24"/>
          <w:szCs w:val="24"/>
          <w:lang w:val="es-ES"/>
        </w:rPr>
        <w:t xml:space="preserve">ofrece una manera moderna y potente de analizar conjuntos grandes de datos y </w:t>
      </w:r>
      <w:r w:rsidR="0087601B" w:rsidRPr="005B59C6">
        <w:rPr>
          <w:sz w:val="24"/>
          <w:szCs w:val="24"/>
          <w:lang w:val="es-ES"/>
        </w:rPr>
        <w:t>obtener mediciones y resultados muy útiles a partir de ellos.</w:t>
      </w:r>
    </w:p>
    <w:p w14:paraId="67018272" w14:textId="371027CD" w:rsidR="000A4EE4" w:rsidRDefault="00E25CAC" w:rsidP="004C72C2">
      <w:pPr>
        <w:spacing w:before="408" w:line="288" w:lineRule="auto"/>
        <w:ind w:firstLine="567"/>
        <w:jc w:val="both"/>
        <w:rPr>
          <w:sz w:val="24"/>
          <w:szCs w:val="24"/>
          <w:lang w:val="es-ES"/>
        </w:rPr>
      </w:pPr>
      <w:r>
        <w:rPr>
          <w:sz w:val="24"/>
          <w:szCs w:val="24"/>
          <w:lang w:val="es-ES"/>
        </w:rPr>
        <w:t>Finalmente</w:t>
      </w:r>
      <w:r w:rsidR="00B01064">
        <w:rPr>
          <w:sz w:val="24"/>
          <w:szCs w:val="24"/>
          <w:lang w:val="es-ES"/>
        </w:rPr>
        <w:t xml:space="preserve">, </w:t>
      </w:r>
      <w:r w:rsidR="00F04418">
        <w:rPr>
          <w:sz w:val="24"/>
          <w:szCs w:val="24"/>
          <w:lang w:val="es-ES"/>
        </w:rPr>
        <w:t>e</w:t>
      </w:r>
      <w:r w:rsidR="002D3CE5">
        <w:rPr>
          <w:sz w:val="24"/>
          <w:szCs w:val="24"/>
          <w:lang w:val="es-ES"/>
        </w:rPr>
        <w:t>xisten investigaciones</w:t>
      </w:r>
      <w:r w:rsidR="000C2208">
        <w:rPr>
          <w:sz w:val="24"/>
          <w:szCs w:val="24"/>
          <w:lang w:val="es-ES"/>
        </w:rPr>
        <w:t xml:space="preserve"> </w:t>
      </w:r>
      <w:sdt>
        <w:sdtPr>
          <w:rPr>
            <w:color w:val="000000"/>
            <w:sz w:val="24"/>
            <w:szCs w:val="24"/>
            <w:lang w:val="es-ES"/>
          </w:rPr>
          <w:tag w:val="MENDELEY_CITATION_v3_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"/>
          <w:id w:val="-922954771"/>
          <w:placeholder>
            <w:docPart w:val="DefaultPlaceholder_-1854013440"/>
          </w:placeholder>
        </w:sdtPr>
        <w:sdtContent>
          <w:r w:rsidR="00C90B5B" w:rsidRPr="00C90B5B">
            <w:rPr>
              <w:color w:val="000000"/>
              <w:sz w:val="24"/>
              <w:szCs w:val="24"/>
              <w:lang w:val="es-ES"/>
            </w:rPr>
            <w:t>[10]</w:t>
          </w:r>
        </w:sdtContent>
      </w:sdt>
      <w:r w:rsidR="000C2208">
        <w:rPr>
          <w:sz w:val="24"/>
          <w:szCs w:val="24"/>
          <w:lang w:val="es-ES"/>
        </w:rPr>
        <w:t xml:space="preserve">, </w:t>
      </w:r>
      <w:sdt>
        <w:sdtPr>
          <w:rPr>
            <w:color w:val="000000"/>
            <w:sz w:val="24"/>
            <w:szCs w:val="24"/>
            <w:lang w:val="es-ES"/>
          </w:rPr>
          <w:tag w:val="MENDELEY_CITATION_v3_eyJjaXRhdGlvbklEIjoiTUVOREVMRVlfQ0lUQVRJT05fYmI3MzI3MTUtNDRmNC00ODdhLWFlZTEtMTZiNWRjMTQ5ZjZi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
          <w:id w:val="-1656836300"/>
          <w:placeholder>
            <w:docPart w:val="DefaultPlaceholder_-1854013440"/>
          </w:placeholder>
        </w:sdtPr>
        <w:sdtContent>
          <w:r w:rsidR="00C90B5B" w:rsidRPr="00C90B5B">
            <w:rPr>
              <w:color w:val="000000"/>
              <w:sz w:val="24"/>
              <w:szCs w:val="24"/>
              <w:lang w:val="es-ES"/>
            </w:rPr>
            <w:t>[11]</w:t>
          </w:r>
        </w:sdtContent>
      </w:sdt>
      <w:r w:rsidR="00B4697A">
        <w:rPr>
          <w:color w:val="000000"/>
          <w:sz w:val="24"/>
          <w:szCs w:val="24"/>
          <w:lang w:val="es-ES"/>
        </w:rPr>
        <w:t xml:space="preserve"> </w:t>
      </w:r>
      <w:r w:rsidR="00E5522C">
        <w:rPr>
          <w:sz w:val="24"/>
          <w:szCs w:val="24"/>
          <w:lang w:val="es-ES"/>
        </w:rPr>
        <w:t xml:space="preserve">en las que </w:t>
      </w:r>
      <w:r w:rsidR="00C57D93">
        <w:rPr>
          <w:sz w:val="24"/>
          <w:szCs w:val="24"/>
          <w:lang w:val="es-ES"/>
        </w:rPr>
        <w:t xml:space="preserve">se relaciona </w:t>
      </w:r>
      <w:r w:rsidR="008D4941">
        <w:rPr>
          <w:sz w:val="24"/>
          <w:szCs w:val="24"/>
          <w:lang w:val="es-ES"/>
        </w:rPr>
        <w:t xml:space="preserve">el proceso de clasificación de series temporales con el uso del </w:t>
      </w:r>
      <w:r w:rsidR="008D4941">
        <w:rPr>
          <w:i/>
          <w:iCs/>
          <w:sz w:val="24"/>
          <w:szCs w:val="24"/>
          <w:lang w:val="es-ES"/>
        </w:rPr>
        <w:t>deep learning</w:t>
      </w:r>
      <w:r w:rsidR="000C2208">
        <w:rPr>
          <w:i/>
          <w:iCs/>
          <w:sz w:val="24"/>
          <w:szCs w:val="24"/>
          <w:lang w:val="es-ES"/>
        </w:rPr>
        <w:t xml:space="preserve">. </w:t>
      </w:r>
      <w:r w:rsidR="008D155A">
        <w:rPr>
          <w:sz w:val="24"/>
          <w:szCs w:val="24"/>
          <w:lang w:val="es-ES"/>
        </w:rPr>
        <w:t>El a</w:t>
      </w:r>
      <w:r w:rsidR="000F1422">
        <w:rPr>
          <w:sz w:val="24"/>
          <w:szCs w:val="24"/>
          <w:lang w:val="es-ES"/>
        </w:rPr>
        <w:t>utor del a</w:t>
      </w:r>
      <w:r w:rsidR="008D155A">
        <w:rPr>
          <w:sz w:val="24"/>
          <w:szCs w:val="24"/>
          <w:lang w:val="es-ES"/>
        </w:rPr>
        <w:t xml:space="preserve">rtículo </w:t>
      </w:r>
      <w:sdt>
        <w:sdtPr>
          <w:rPr>
            <w:color w:val="000000"/>
            <w:sz w:val="24"/>
            <w:szCs w:val="24"/>
            <w:lang w:val="es-ES"/>
          </w:rPr>
          <w:tag w:val="MENDELEY_CITATION_v3_eyJjaXRhdGlvbklEIjoiTUVOREVMRVlfQ0lUQVRJT05fYjgzMDgwMjYtYjUwNy00NTIxLTk1OGQtMjk3YTEzODlkZTJl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
          <w:id w:val="1967933951"/>
          <w:placeholder>
            <w:docPart w:val="DefaultPlaceholder_-1854013440"/>
          </w:placeholder>
        </w:sdtPr>
        <w:sdtContent>
          <w:r w:rsidR="00C90B5B" w:rsidRPr="00C90B5B">
            <w:rPr>
              <w:color w:val="000000"/>
              <w:sz w:val="24"/>
              <w:szCs w:val="24"/>
              <w:lang w:val="es-ES"/>
            </w:rPr>
            <w:t>[11]</w:t>
          </w:r>
        </w:sdtContent>
      </w:sdt>
      <w:r w:rsidR="001A0AB7">
        <w:rPr>
          <w:sz w:val="24"/>
          <w:szCs w:val="24"/>
          <w:lang w:val="es-ES"/>
        </w:rPr>
        <w:t xml:space="preserve"> </w:t>
      </w:r>
      <w:r w:rsidR="000F1422">
        <w:rPr>
          <w:sz w:val="24"/>
          <w:szCs w:val="24"/>
          <w:lang w:val="es-ES"/>
        </w:rPr>
        <w:t xml:space="preserve">se sorprende del poco uso que se </w:t>
      </w:r>
      <w:r w:rsidR="005A4B25">
        <w:rPr>
          <w:sz w:val="24"/>
          <w:szCs w:val="24"/>
          <w:lang w:val="es-ES"/>
        </w:rPr>
        <w:t>les</w:t>
      </w:r>
      <w:r w:rsidR="000F1422">
        <w:rPr>
          <w:sz w:val="24"/>
          <w:szCs w:val="24"/>
          <w:lang w:val="es-ES"/>
        </w:rPr>
        <w:t xml:space="preserve"> ha dado a las redes neuronales </w:t>
      </w:r>
      <w:r w:rsidR="006F488E">
        <w:rPr>
          <w:sz w:val="24"/>
          <w:szCs w:val="24"/>
          <w:lang w:val="es-ES"/>
        </w:rPr>
        <w:t xml:space="preserve">para el análisis de series temporales, por lo que hace un repaso de diferentes tecnologías relacionadas </w:t>
      </w:r>
      <w:r w:rsidR="00630BE4">
        <w:rPr>
          <w:sz w:val="24"/>
          <w:szCs w:val="24"/>
          <w:lang w:val="es-ES"/>
        </w:rPr>
        <w:t>para comprobar su comportamiento con las series.</w:t>
      </w:r>
      <w:r w:rsidR="00B761BD">
        <w:rPr>
          <w:sz w:val="24"/>
          <w:szCs w:val="24"/>
          <w:lang w:val="es-ES"/>
        </w:rPr>
        <w:t xml:space="preserve"> Según comenta, pocas investigaciones han abordado el uso de DNNs (</w:t>
      </w:r>
      <w:r w:rsidR="00B761BD">
        <w:rPr>
          <w:i/>
          <w:iCs/>
          <w:sz w:val="24"/>
          <w:szCs w:val="24"/>
          <w:lang w:val="es-ES"/>
        </w:rPr>
        <w:t>Deep Neural Networks)</w:t>
      </w:r>
      <w:r w:rsidR="00115736">
        <w:rPr>
          <w:sz w:val="24"/>
          <w:szCs w:val="24"/>
          <w:lang w:val="es-ES"/>
        </w:rPr>
        <w:t xml:space="preserve"> </w:t>
      </w:r>
      <w:sdt>
        <w:sdtPr>
          <w:rPr>
            <w:color w:val="000000"/>
            <w:sz w:val="24"/>
            <w:szCs w:val="24"/>
            <w:lang w:val="es-ES"/>
          </w:rPr>
          <w:tag w:val="MENDELEY_CITATION_v3_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"/>
          <w:id w:val="256871039"/>
          <w:placeholder>
            <w:docPart w:val="DefaultPlaceholder_-1854013440"/>
          </w:placeholder>
        </w:sdtPr>
        <w:sdtContent>
          <w:r w:rsidR="00C90B5B" w:rsidRPr="00C90B5B">
            <w:rPr>
              <w:color w:val="000000"/>
              <w:sz w:val="24"/>
              <w:szCs w:val="24"/>
              <w:lang w:val="es-ES"/>
            </w:rPr>
            <w:t>[12], [13]</w:t>
          </w:r>
        </w:sdtContent>
      </w:sdt>
      <w:r w:rsidR="00B761BD">
        <w:rPr>
          <w:i/>
          <w:iCs/>
          <w:sz w:val="24"/>
          <w:szCs w:val="24"/>
          <w:lang w:val="es-ES"/>
        </w:rPr>
        <w:t xml:space="preserve"> </w:t>
      </w:r>
      <w:r w:rsidR="003A193E">
        <w:rPr>
          <w:sz w:val="24"/>
          <w:szCs w:val="24"/>
          <w:lang w:val="es-ES"/>
        </w:rPr>
        <w:t xml:space="preserve">para la automatización de estas tareas, teniendo en cuenta la creciente </w:t>
      </w:r>
      <w:r w:rsidR="000A4EE4">
        <w:rPr>
          <w:sz w:val="24"/>
          <w:szCs w:val="24"/>
          <w:lang w:val="es-ES"/>
        </w:rPr>
        <w:t>moda del uso de este tipo de herramientas.</w:t>
      </w:r>
    </w:p>
    <w:p w14:paraId="7D765F66" w14:textId="4E3FEEC5" w:rsidR="007C59B9" w:rsidRDefault="0024539B" w:rsidP="005A4B25">
      <w:pPr>
        <w:spacing w:before="408" w:line="288" w:lineRule="auto"/>
        <w:ind w:firstLine="567"/>
        <w:jc w:val="both"/>
        <w:rPr>
          <w:sz w:val="24"/>
          <w:szCs w:val="24"/>
          <w:lang w:val="es-ES"/>
        </w:rPr>
      </w:pPr>
      <w:r>
        <w:rPr>
          <w:sz w:val="24"/>
          <w:szCs w:val="24"/>
          <w:lang w:val="es-ES"/>
        </w:rPr>
        <w:t xml:space="preserve">En el artículo </w:t>
      </w:r>
      <w:sdt>
        <w:sdtPr>
          <w:rPr>
            <w:color w:val="000000"/>
            <w:sz w:val="24"/>
            <w:szCs w:val="24"/>
            <w:lang w:val="es-ES"/>
          </w:rPr>
          <w:tag w:val="MENDELEY_CITATION_v3_eyJjaXRhdGlvbklEIjoiTUVOREVMRVlfQ0lUQVRJT05fZTM0ZTE4YmEtNGRhMC00MTk4LWI0ZDUtM2FmZmRiYWU3N2Iw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
          <w:id w:val="950512257"/>
          <w:placeholder>
            <w:docPart w:val="DefaultPlaceholder_-1854013440"/>
          </w:placeholder>
        </w:sdtPr>
        <w:sdtContent>
          <w:r w:rsidR="00C90B5B" w:rsidRPr="00C90B5B">
            <w:rPr>
              <w:color w:val="000000"/>
              <w:sz w:val="24"/>
              <w:szCs w:val="24"/>
              <w:lang w:val="es-ES"/>
            </w:rPr>
            <w:t>[11]</w:t>
          </w:r>
        </w:sdtContent>
      </w:sdt>
      <w:r w:rsidR="006E3907">
        <w:rPr>
          <w:sz w:val="24"/>
          <w:szCs w:val="24"/>
          <w:lang w:val="es-ES"/>
        </w:rPr>
        <w:t xml:space="preserve">, más que una investigación como tal, se realiza un repaso de </w:t>
      </w:r>
      <w:r w:rsidR="003F1547">
        <w:rPr>
          <w:sz w:val="24"/>
          <w:szCs w:val="24"/>
          <w:lang w:val="es-ES"/>
        </w:rPr>
        <w:t>todas las herramientas</w:t>
      </w:r>
      <w:r w:rsidR="00DE1E86">
        <w:rPr>
          <w:sz w:val="24"/>
          <w:szCs w:val="24"/>
          <w:lang w:val="es-ES"/>
        </w:rPr>
        <w:t xml:space="preserve"> que utilizan el aprendizaje profundo para el trabajo con las series temporales</w:t>
      </w:r>
      <w:r w:rsidR="003F1547">
        <w:rPr>
          <w:sz w:val="24"/>
          <w:szCs w:val="24"/>
          <w:lang w:val="es-ES"/>
        </w:rPr>
        <w:t xml:space="preserve">. En este trabajo, el autor muestra </w:t>
      </w:r>
      <w:r w:rsidR="00B37F59">
        <w:rPr>
          <w:sz w:val="24"/>
          <w:szCs w:val="24"/>
          <w:lang w:val="es-ES"/>
        </w:rPr>
        <w:t xml:space="preserve">la capacidad de distintas tecnologías para el análisis de las series y proporciona </w:t>
      </w:r>
      <w:r w:rsidR="007C59B9">
        <w:rPr>
          <w:sz w:val="24"/>
          <w:szCs w:val="24"/>
          <w:lang w:val="es-ES"/>
        </w:rPr>
        <w:t>los resultados que ofrecen cada uno de ellos.</w:t>
      </w:r>
    </w:p>
    <w:p w14:paraId="774080BF" w14:textId="77777777" w:rsidR="00716595" w:rsidRDefault="00716595" w:rsidP="00A84ED8">
      <w:pPr>
        <w:keepNext/>
        <w:spacing w:line="288" w:lineRule="auto"/>
        <w:ind w:firstLine="567"/>
        <w:jc w:val="center"/>
      </w:pPr>
      <w:r w:rsidRPr="00716595">
        <w:rPr>
          <w:noProof/>
          <w:sz w:val="24"/>
          <w:szCs w:val="24"/>
          <w:lang w:val="es-ES"/>
        </w:rPr>
        <w:drawing>
          <wp:inline distT="0" distB="0" distL="0" distR="0" wp14:anchorId="17350E6B" wp14:editId="3F27B850">
            <wp:extent cx="5262113" cy="1191641"/>
            <wp:effectExtent l="0" t="0" r="0" b="8890"/>
            <wp:docPr id="151035329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97" name="Imagen 1" descr="Gráfico, Gráfico de cajas y bigotes&#10;&#10;Descripción generada automáticamente"/>
                    <pic:cNvPicPr/>
                  </pic:nvPicPr>
                  <pic:blipFill>
                    <a:blip r:embed="rId32"/>
                    <a:stretch>
                      <a:fillRect/>
                    </a:stretch>
                  </pic:blipFill>
                  <pic:spPr>
                    <a:xfrm>
                      <a:off x="0" y="0"/>
                      <a:ext cx="5272423" cy="1193976"/>
                    </a:xfrm>
                    <a:prstGeom prst="rect">
                      <a:avLst/>
                    </a:prstGeom>
                  </pic:spPr>
                </pic:pic>
              </a:graphicData>
            </a:graphic>
          </wp:inline>
        </w:drawing>
      </w:r>
    </w:p>
    <w:p w14:paraId="3E9E0A57" w14:textId="4CE1EAD2" w:rsidR="007C59B9" w:rsidRDefault="00716595" w:rsidP="00A84ED8">
      <w:pPr>
        <w:pStyle w:val="Caption"/>
        <w:spacing w:line="288" w:lineRule="auto"/>
        <w:ind w:firstLine="567"/>
        <w:jc w:val="center"/>
        <w:rPr>
          <w:color w:val="auto"/>
        </w:rPr>
      </w:pPr>
      <w:r w:rsidRPr="006C6366">
        <w:rPr>
          <w:b/>
          <w:bCs/>
          <w:i w:val="0"/>
          <w:iCs w:val="0"/>
          <w:color w:val="auto"/>
        </w:rPr>
        <w:t xml:space="preserve">Figura </w:t>
      </w:r>
      <w:r w:rsidRPr="006C6366">
        <w:rPr>
          <w:b/>
          <w:bCs/>
          <w:i w:val="0"/>
          <w:iCs w:val="0"/>
          <w:color w:val="auto"/>
        </w:rPr>
        <w:fldChar w:fldCharType="begin"/>
      </w:r>
      <w:r w:rsidRPr="006C6366">
        <w:rPr>
          <w:b/>
          <w:bCs/>
          <w:i w:val="0"/>
          <w:iCs w:val="0"/>
          <w:color w:val="auto"/>
        </w:rPr>
        <w:instrText xml:space="preserve"> STYLEREF 1 \s </w:instrText>
      </w:r>
      <w:r w:rsidRPr="006C6366">
        <w:rPr>
          <w:b/>
          <w:bCs/>
          <w:i w:val="0"/>
          <w:iCs w:val="0"/>
          <w:color w:val="auto"/>
        </w:rPr>
        <w:fldChar w:fldCharType="separate"/>
      </w:r>
      <w:r w:rsidR="00226745">
        <w:rPr>
          <w:b/>
          <w:bCs/>
          <w:i w:val="0"/>
          <w:iCs w:val="0"/>
          <w:noProof/>
          <w:color w:val="auto"/>
        </w:rPr>
        <w:t>2</w:t>
      </w:r>
      <w:r w:rsidRPr="006C6366">
        <w:rPr>
          <w:b/>
          <w:bCs/>
          <w:i w:val="0"/>
          <w:iCs w:val="0"/>
          <w:color w:val="auto"/>
        </w:rPr>
        <w:fldChar w:fldCharType="end"/>
      </w:r>
      <w:r w:rsidRPr="006C6366">
        <w:rPr>
          <w:b/>
          <w:bCs/>
          <w:i w:val="0"/>
          <w:iCs w:val="0"/>
          <w:color w:val="auto"/>
        </w:rPr>
        <w:t>.</w:t>
      </w:r>
      <w:r w:rsidRPr="006C6366">
        <w:rPr>
          <w:b/>
          <w:bCs/>
          <w:i w:val="0"/>
          <w:iCs w:val="0"/>
          <w:color w:val="auto"/>
        </w:rPr>
        <w:fldChar w:fldCharType="begin"/>
      </w:r>
      <w:r w:rsidRPr="006C6366">
        <w:rPr>
          <w:b/>
          <w:bCs/>
          <w:i w:val="0"/>
          <w:iCs w:val="0"/>
          <w:color w:val="auto"/>
        </w:rPr>
        <w:instrText xml:space="preserve"> SEQ Ilustración \* ARABIC \s 1 </w:instrText>
      </w:r>
      <w:r w:rsidRPr="006C6366">
        <w:rPr>
          <w:b/>
          <w:bCs/>
          <w:i w:val="0"/>
          <w:iCs w:val="0"/>
          <w:color w:val="auto"/>
        </w:rPr>
        <w:fldChar w:fldCharType="separate"/>
      </w:r>
      <w:r w:rsidR="00226745">
        <w:rPr>
          <w:b/>
          <w:bCs/>
          <w:i w:val="0"/>
          <w:iCs w:val="0"/>
          <w:noProof/>
          <w:color w:val="auto"/>
        </w:rPr>
        <w:t>4</w:t>
      </w:r>
      <w:r w:rsidRPr="006C6366">
        <w:rPr>
          <w:b/>
          <w:bCs/>
          <w:i w:val="0"/>
          <w:iCs w:val="0"/>
          <w:color w:val="auto"/>
        </w:rPr>
        <w:fldChar w:fldCharType="end"/>
      </w:r>
      <w:r w:rsidRPr="006C6366">
        <w:rPr>
          <w:i w:val="0"/>
          <w:iCs w:val="0"/>
          <w:color w:val="auto"/>
        </w:rPr>
        <w:t xml:space="preserve">: </w:t>
      </w:r>
      <w:r w:rsidR="00DE6937" w:rsidRPr="006C6366">
        <w:rPr>
          <w:i w:val="0"/>
          <w:iCs w:val="0"/>
          <w:color w:val="auto"/>
        </w:rPr>
        <w:t>Estructura de diferentes</w:t>
      </w:r>
      <w:r w:rsidR="00E30913" w:rsidRPr="006C6366">
        <w:rPr>
          <w:i w:val="0"/>
          <w:iCs w:val="0"/>
          <w:color w:val="auto"/>
        </w:rPr>
        <w:t xml:space="preserve"> arquitecturas codificadores.</w:t>
      </w:r>
      <w:r w:rsidR="00E30913" w:rsidRPr="006C6366">
        <w:rPr>
          <w:color w:val="auto"/>
        </w:rPr>
        <w:t xml:space="preserve"> </w:t>
      </w:r>
      <w:r w:rsidR="00557433" w:rsidRPr="006C6366">
        <w:rPr>
          <w:color w:val="auto"/>
        </w:rPr>
        <w:t>Extra</w:t>
      </w:r>
      <w:r w:rsidR="006C6366" w:rsidRPr="006C6366">
        <w:rPr>
          <w:color w:val="auto"/>
        </w:rPr>
        <w:t xml:space="preserve">ído de </w:t>
      </w:r>
      <w:sdt>
        <w:sdtPr>
          <w:rPr>
            <w:i w:val="0"/>
            <w:color w:val="000000"/>
          </w:rPr>
          <w:tag w:val="MENDELEY_CITATION_v3_eyJjaXRhdGlvbklEIjoiTUVOREVMRVlfQ0lUQVRJT05fMDU2YmUyN2MtZjYzNS00YTZlLThjY2ItMDhkOWE0NmVkYWEz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
          <w:id w:val="-621385915"/>
          <w:placeholder>
            <w:docPart w:val="DefaultPlaceholder_-1854013440"/>
          </w:placeholder>
        </w:sdtPr>
        <w:sdtContent>
          <w:r w:rsidR="00C90B5B" w:rsidRPr="00C90B5B">
            <w:rPr>
              <w:i w:val="0"/>
              <w:color w:val="000000"/>
            </w:rPr>
            <w:t>[11]</w:t>
          </w:r>
        </w:sdtContent>
      </w:sdt>
      <w:r w:rsidR="006C6366" w:rsidRPr="006C6366">
        <w:rPr>
          <w:color w:val="auto"/>
        </w:rPr>
        <w:t>.</w:t>
      </w:r>
    </w:p>
    <w:p w14:paraId="24EEA460" w14:textId="3242C570" w:rsidR="00C518E9" w:rsidRPr="00F3034B" w:rsidRDefault="3C3B26A3" w:rsidP="3C3B26A3">
      <w:pPr>
        <w:spacing w:before="408" w:line="288" w:lineRule="auto"/>
        <w:ind w:firstLine="567"/>
        <w:rPr>
          <w:sz w:val="24"/>
          <w:szCs w:val="24"/>
          <w:lang w:val="es-ES"/>
        </w:rPr>
      </w:pPr>
      <w:r w:rsidRPr="3C3B26A3">
        <w:rPr>
          <w:sz w:val="24"/>
          <w:szCs w:val="24"/>
          <w:lang w:val="es-ES"/>
        </w:rPr>
        <w:t>En la figura 2.4 se muestran las arquitecturas de varios modelos de redes neuronales. La primera de ellas es CNN (</w:t>
      </w:r>
      <w:r w:rsidRPr="3C3B26A3">
        <w:rPr>
          <w:i/>
          <w:iCs/>
          <w:sz w:val="24"/>
          <w:szCs w:val="24"/>
          <w:lang w:val="es-ES"/>
        </w:rPr>
        <w:t>Convolutional Neural Networks)</w:t>
      </w:r>
      <w:r w:rsidR="00C45292">
        <w:rPr>
          <w:i/>
          <w:iCs/>
          <w:sz w:val="24"/>
          <w:szCs w:val="24"/>
          <w:lang w:val="es-ES"/>
        </w:rPr>
        <w:t xml:space="preserve"> </w:t>
      </w:r>
      <w:sdt>
        <w:sdtPr>
          <w:rPr>
            <w:iCs/>
            <w:color w:val="000000"/>
            <w:sz w:val="24"/>
            <w:szCs w:val="24"/>
            <w:lang w:val="es-ES"/>
          </w:rPr>
          <w:tag w:val="MENDELEY_CITATION_v3_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"/>
          <w:id w:val="1746539516"/>
          <w:placeholder>
            <w:docPart w:val="DefaultPlaceholder_-1854013440"/>
          </w:placeholder>
        </w:sdtPr>
        <w:sdtContent>
          <w:r w:rsidR="00C90B5B" w:rsidRPr="00C90B5B">
            <w:rPr>
              <w:iCs/>
              <w:color w:val="000000"/>
              <w:sz w:val="24"/>
              <w:szCs w:val="24"/>
              <w:lang w:val="es-ES"/>
            </w:rPr>
            <w:t>[14]</w:t>
          </w:r>
        </w:sdtContent>
      </w:sdt>
      <w:r w:rsidRPr="3C3B26A3">
        <w:rPr>
          <w:sz w:val="24"/>
          <w:szCs w:val="24"/>
          <w:lang w:val="es-ES"/>
        </w:rPr>
        <w:t>, las cuales utilizan capas de convolución para el aprendizaje de comportamientos o dinámicas de los datos para mostrar resultados. Este tipo de redes son muy potentes en su uso con series temporales e imágenes.</w:t>
      </w:r>
    </w:p>
    <w:p w14:paraId="74F5A82F" w14:textId="1F5BB70F" w:rsidR="000456CF" w:rsidRPr="00F3034B" w:rsidRDefault="3C3B26A3" w:rsidP="3C3B26A3">
      <w:pPr>
        <w:spacing w:before="408" w:line="288" w:lineRule="auto"/>
        <w:ind w:firstLine="567"/>
        <w:rPr>
          <w:sz w:val="24"/>
          <w:szCs w:val="24"/>
          <w:lang w:val="es-ES"/>
        </w:rPr>
      </w:pPr>
      <w:r w:rsidRPr="3C3B26A3">
        <w:rPr>
          <w:sz w:val="24"/>
          <w:szCs w:val="24"/>
          <w:lang w:val="es-ES"/>
        </w:rPr>
        <w:t>Otro de los modelos mostrados es el RNN (</w:t>
      </w:r>
      <w:r w:rsidRPr="3C3B26A3">
        <w:rPr>
          <w:i/>
          <w:iCs/>
          <w:sz w:val="24"/>
          <w:szCs w:val="24"/>
          <w:lang w:val="es-ES"/>
        </w:rPr>
        <w:t>Recurrent Neural Networks)</w:t>
      </w:r>
      <w:r w:rsidR="00AA63E9">
        <w:rPr>
          <w:i/>
          <w:iCs/>
          <w:sz w:val="24"/>
          <w:szCs w:val="24"/>
          <w:lang w:val="es-ES"/>
        </w:rPr>
        <w:t xml:space="preserve"> </w:t>
      </w:r>
      <w:sdt>
        <w:sdtPr>
          <w:rPr>
            <w:iCs/>
            <w:color w:val="000000"/>
            <w:sz w:val="24"/>
            <w:szCs w:val="24"/>
            <w:lang w:val="es-ES"/>
          </w:rPr>
          <w:tag w:val="MENDELEY_CITATION_v3_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"/>
          <w:id w:val="276068393"/>
          <w:placeholder>
            <w:docPart w:val="DefaultPlaceholder_-1854013440"/>
          </w:placeholder>
        </w:sdtPr>
        <w:sdtContent>
          <w:r w:rsidR="00C90B5B" w:rsidRPr="00C90B5B">
            <w:rPr>
              <w:iCs/>
              <w:color w:val="000000"/>
              <w:sz w:val="24"/>
              <w:szCs w:val="24"/>
              <w:lang w:val="es-ES"/>
            </w:rPr>
            <w:t>[8]</w:t>
          </w:r>
        </w:sdtContent>
      </w:sdt>
      <w:r w:rsidRPr="3C3B26A3">
        <w:rPr>
          <w:sz w:val="24"/>
          <w:szCs w:val="24"/>
          <w:lang w:val="es-ES"/>
        </w:rPr>
        <w:t xml:space="preserve">, cuya peculiaridad reside en su uso sobre datos secuenciales, como es el caso de las series temporales. Este modelo trabaja con capas recurrentes que actúan como una especie de “memoria”. Esto es así gracias a su estructura en la que se utilizan los </w:t>
      </w:r>
      <w:r w:rsidRPr="3C3B26A3">
        <w:rPr>
          <w:i/>
          <w:iCs/>
          <w:sz w:val="24"/>
          <w:szCs w:val="24"/>
          <w:lang w:val="es-ES"/>
        </w:rPr>
        <w:t>inputs anteriores</w:t>
      </w:r>
      <w:r w:rsidRPr="3C3B26A3">
        <w:rPr>
          <w:sz w:val="24"/>
          <w:szCs w:val="24"/>
          <w:lang w:val="es-ES"/>
        </w:rPr>
        <w:t xml:space="preserve"> como si fuera otra entrada en el estado actual, por lo que se introduce información de estados pasados para influir en los futuros. </w:t>
      </w:r>
    </w:p>
    <w:p w14:paraId="56BB6A79" w14:textId="21964BE3" w:rsidR="00D1742F" w:rsidRPr="005A4B25" w:rsidRDefault="3C3B26A3" w:rsidP="3C3B26A3">
      <w:pPr>
        <w:spacing w:before="408" w:line="288" w:lineRule="auto"/>
        <w:ind w:firstLine="567"/>
        <w:rPr>
          <w:sz w:val="24"/>
          <w:szCs w:val="24"/>
          <w:lang w:val="es-ES"/>
        </w:rPr>
      </w:pPr>
      <w:r w:rsidRPr="3C3B26A3">
        <w:rPr>
          <w:sz w:val="24"/>
          <w:szCs w:val="24"/>
          <w:lang w:val="es-ES"/>
        </w:rPr>
        <w:t>Finalmente, el último modelo que estudia es el de redes neuronales basada en atención</w:t>
      </w:r>
      <w:r w:rsidR="00AA63E9">
        <w:rPr>
          <w:sz w:val="24"/>
          <w:szCs w:val="24"/>
          <w:lang w:val="es-ES"/>
        </w:rPr>
        <w:t xml:space="preserve"> </w:t>
      </w:r>
      <w:sdt>
        <w:sdtPr>
          <w:rPr>
            <w:color w:val="000000"/>
            <w:sz w:val="24"/>
            <w:szCs w:val="24"/>
            <w:lang w:val="es-ES"/>
          </w:rPr>
          <w:tag w:val="MENDELEY_CITATION_v3_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"/>
          <w:id w:val="-1750794209"/>
          <w:placeholder>
            <w:docPart w:val="DefaultPlaceholder_-1854013440"/>
          </w:placeholder>
        </w:sdtPr>
        <w:sdtContent>
          <w:r w:rsidR="00C90B5B" w:rsidRPr="00C90B5B">
            <w:rPr>
              <w:color w:val="000000"/>
              <w:sz w:val="24"/>
              <w:szCs w:val="24"/>
              <w:lang w:val="es-ES"/>
            </w:rPr>
            <w:t>[15]</w:t>
          </w:r>
        </w:sdtContent>
      </w:sdt>
      <w:r w:rsidRPr="3C3B26A3">
        <w:rPr>
          <w:sz w:val="24"/>
          <w:szCs w:val="24"/>
          <w:lang w:val="es-ES"/>
        </w:rPr>
        <w:t>. Este modelo de red neuronal es curioso, ya que posee la capacidad de centrar todo su atención y potencia de cómputo en los puntos de entrada más importantes. Esto se implementa a partir de un método de puntuación por el que se evalúa cada uno de los elementos de entrada para encontrar los más influyentes de cara a la salida.</w:t>
      </w:r>
    </w:p>
    <w:p w14:paraId="1AFC3674" w14:textId="028C6DC6" w:rsidR="00DA0735" w:rsidRDefault="00907C2F" w:rsidP="00DA0735">
      <w:pPr>
        <w:pStyle w:val="Heading4"/>
        <w:widowControl/>
        <w:numPr>
          <w:ilvl w:val="1"/>
          <w:numId w:val="3"/>
        </w:numPr>
        <w:tabs>
          <w:tab w:val="left" w:pos="2418"/>
          <w:tab w:val="left" w:pos="2419"/>
        </w:tabs>
        <w:spacing w:beforeAutospacing="1" w:line="336" w:lineRule="auto"/>
        <w:ind w:left="874" w:hanging="874"/>
        <w:jc w:val="both"/>
      </w:pPr>
      <w:bookmarkStart w:id="67" w:name="_Toc169600377"/>
      <w:r w:rsidRPr="00622812">
        <w:rPr>
          <w:color w:val="9A7248"/>
        </w:rPr>
        <w:t>Métodos preliminare</w:t>
      </w:r>
      <w:r w:rsidR="00DA0735">
        <w:rPr>
          <w:color w:val="9A7248"/>
        </w:rPr>
        <w:t>s</w:t>
      </w:r>
      <w:bookmarkEnd w:id="67"/>
    </w:p>
    <w:p w14:paraId="16285581" w14:textId="3AA02F53" w:rsidR="006C06D6" w:rsidRPr="006C06D6" w:rsidRDefault="006C06D6" w:rsidP="005A4B25">
      <w:pPr>
        <w:spacing w:before="408" w:line="288" w:lineRule="auto"/>
        <w:ind w:firstLine="567"/>
        <w:jc w:val="both"/>
        <w:rPr>
          <w:sz w:val="24"/>
          <w:szCs w:val="24"/>
          <w:lang w:val="es-ES"/>
        </w:rPr>
      </w:pPr>
      <w:r w:rsidRPr="006C06D6">
        <w:rPr>
          <w:sz w:val="24"/>
          <w:szCs w:val="24"/>
          <w:lang w:val="es-ES"/>
        </w:rPr>
        <w:t xml:space="preserve">En </w:t>
      </w:r>
      <w:r w:rsidR="00B401BC">
        <w:rPr>
          <w:sz w:val="24"/>
          <w:szCs w:val="24"/>
          <w:lang w:val="es-ES"/>
        </w:rPr>
        <w:t>el</w:t>
      </w:r>
      <w:r w:rsidRPr="006C06D6">
        <w:rPr>
          <w:sz w:val="24"/>
          <w:szCs w:val="24"/>
          <w:lang w:val="es-ES"/>
        </w:rPr>
        <w:t xml:space="preserve"> </w:t>
      </w:r>
      <w:r w:rsidR="00B401BC">
        <w:rPr>
          <w:sz w:val="24"/>
          <w:szCs w:val="24"/>
          <w:lang w:val="es-ES"/>
        </w:rPr>
        <w:t>ámbito</w:t>
      </w:r>
      <w:r w:rsidRPr="006C06D6">
        <w:rPr>
          <w:sz w:val="24"/>
          <w:szCs w:val="24"/>
          <w:lang w:val="es-ES"/>
        </w:rPr>
        <w:t xml:space="preserve"> de</w:t>
      </w:r>
      <w:r w:rsidR="00B401BC">
        <w:rPr>
          <w:sz w:val="24"/>
          <w:szCs w:val="24"/>
          <w:lang w:val="es-ES"/>
        </w:rPr>
        <w:t>l</w:t>
      </w:r>
      <w:r w:rsidRPr="006C06D6">
        <w:rPr>
          <w:sz w:val="24"/>
          <w:szCs w:val="24"/>
          <w:lang w:val="es-ES"/>
        </w:rPr>
        <w:t xml:space="preserve"> análisis y </w:t>
      </w:r>
      <w:r w:rsidR="00B401BC">
        <w:rPr>
          <w:sz w:val="24"/>
          <w:szCs w:val="24"/>
          <w:lang w:val="es-ES"/>
        </w:rPr>
        <w:t xml:space="preserve">la </w:t>
      </w:r>
      <w:r w:rsidRPr="006C06D6">
        <w:rPr>
          <w:sz w:val="24"/>
          <w:szCs w:val="24"/>
          <w:lang w:val="es-ES"/>
        </w:rPr>
        <w:t>caracterización de las series existen numerosos métodos destinados a estudiar diferentes características</w:t>
      </w:r>
      <w:r w:rsidR="00B401BC">
        <w:rPr>
          <w:sz w:val="24"/>
          <w:szCs w:val="24"/>
          <w:lang w:val="es-ES"/>
        </w:rPr>
        <w:t xml:space="preserve"> y dinámicas</w:t>
      </w:r>
      <w:r w:rsidRPr="006C06D6">
        <w:rPr>
          <w:sz w:val="24"/>
          <w:szCs w:val="24"/>
          <w:lang w:val="es-ES"/>
        </w:rPr>
        <w:t xml:space="preserve">. Una técnica muy utilizada en este ámbito es la transformada de Fourier, </w:t>
      </w:r>
      <w:r w:rsidR="00032ED7">
        <w:rPr>
          <w:sz w:val="24"/>
          <w:szCs w:val="24"/>
          <w:lang w:val="es-ES"/>
        </w:rPr>
        <w:t>que</w:t>
      </w:r>
      <w:r w:rsidRPr="006C06D6">
        <w:rPr>
          <w:sz w:val="24"/>
          <w:szCs w:val="24"/>
          <w:lang w:val="es-ES"/>
        </w:rPr>
        <w:t xml:space="preserve"> descompone una señal en sus componentes de frecuencia, es decir, representa las ondas sinusoidales complejas que componen la señal original. Este método es muy útil para señales estacionarias, estas son las que no tienen ningún cambio a lo largo del tiempo y se mantienen “constantes”. Por el contrario, este tipo de transformación no tiene en cuenta la componente temporal, por lo que es bastante ineficiente para el análisis de señales no estacionarias o, mejor dicho, aquellas que tienen variación de onda a lo largo del periodo temporal.</w:t>
      </w:r>
    </w:p>
    <w:p w14:paraId="00CBC2CD" w14:textId="7006D267" w:rsidR="006C06D6" w:rsidRPr="006C06D6" w:rsidRDefault="006C06D6" w:rsidP="005A4B25">
      <w:pPr>
        <w:spacing w:before="408" w:line="288" w:lineRule="auto"/>
        <w:ind w:firstLine="567"/>
        <w:jc w:val="both"/>
        <w:rPr>
          <w:sz w:val="24"/>
          <w:szCs w:val="24"/>
          <w:lang w:val="es-ES"/>
        </w:rPr>
      </w:pPr>
      <w:r w:rsidRPr="006C06D6">
        <w:rPr>
          <w:sz w:val="24"/>
          <w:szCs w:val="24"/>
          <w:lang w:val="es-ES"/>
        </w:rPr>
        <w:t>Otro de los métodos más utilizados para este objetivo es la transformada Wavelet, la cual, si posee la capacidad de analizar las distintas frecuencias a lo largo del tiempo, lo que la hace muy eficiente frente a señales no estacionarias, a diferencia de la transformada de Fourier. Esta transformada utiliza diferentes escalas para estudiar patrones o comportamientos a distinto plazo, esto es debido a la capacidad de la señal para estirarse o comprimirse en base al valor de la escala.</w:t>
      </w:r>
    </w:p>
    <w:p w14:paraId="066906D1" w14:textId="77777777" w:rsidR="006C06D6" w:rsidRPr="006C06D6" w:rsidRDefault="006C06D6" w:rsidP="005A4B25">
      <w:pPr>
        <w:spacing w:before="408" w:line="288" w:lineRule="auto"/>
        <w:ind w:firstLine="567"/>
        <w:jc w:val="both"/>
        <w:rPr>
          <w:sz w:val="24"/>
          <w:szCs w:val="24"/>
          <w:lang w:val="es-ES"/>
        </w:rPr>
      </w:pPr>
      <w:r w:rsidRPr="006C06D6">
        <w:rPr>
          <w:sz w:val="24"/>
          <w:szCs w:val="24"/>
          <w:lang w:val="es-ES"/>
        </w:rPr>
        <w:t>A la hora de representar las transformaciones realizadas por alguno de estos métodos, son muy utilizadas técnicas como PCA o t-SNE para la reducción de la dimensionalidad de las series temporales. Esta reducción es necesaria de cara a la visualización gráfica de estas transformaciones que, por lo general, suelen poseer numerosas componentes en su haber. Gracias a estas herramientas podemos observar de manera gráfica, normalmente en 2 dimensiones, y poder realizar un mejor análisis de los datos.</w:t>
      </w:r>
    </w:p>
    <w:p w14:paraId="028E076A" w14:textId="77777777" w:rsidR="002F3FA0" w:rsidRDefault="002F3FA0" w:rsidP="007C4781">
      <w:pPr>
        <w:pStyle w:val="BodyText"/>
        <w:widowControl/>
        <w:spacing w:before="720" w:line="288" w:lineRule="auto"/>
        <w:ind w:left="873" w:firstLine="567"/>
        <w:jc w:val="both"/>
        <w:rPr>
          <w:sz w:val="22"/>
          <w:szCs w:val="22"/>
        </w:rPr>
      </w:pPr>
    </w:p>
    <w:p w14:paraId="40AE3485" w14:textId="77777777" w:rsidR="0093622B" w:rsidRDefault="009F4868">
      <w:pPr>
        <w:rPr>
          <w:color w:val="9A7248"/>
          <w:sz w:val="144"/>
          <w:szCs w:val="144"/>
        </w:rPr>
      </w:pPr>
      <w:bookmarkStart w:id="68" w:name="Uso_de_los_colores"/>
      <w:bookmarkStart w:id="69" w:name="Colores"/>
      <w:bookmarkStart w:id="70" w:name="_Toc98967510"/>
      <w:bookmarkEnd w:id="68"/>
      <w:bookmarkEnd w:id="69"/>
      <w:r>
        <w:br w:type="page"/>
      </w:r>
    </w:p>
    <w:p w14:paraId="02E7E274" w14:textId="59615CBD" w:rsidR="0093622B" w:rsidRDefault="0093622B" w:rsidP="00E17FAC">
      <w:pPr>
        <w:rPr>
          <w:color w:val="9A7248"/>
          <w:sz w:val="144"/>
          <w:szCs w:val="144"/>
        </w:rPr>
        <w:sectPr w:rsidR="0093622B" w:rsidSect="00E43F3F">
          <w:headerReference w:type="even" r:id="rId33"/>
          <w:headerReference w:type="default" r:id="rId34"/>
          <w:footerReference w:type="even" r:id="rId35"/>
          <w:footerReference w:type="default" r:id="rId36"/>
          <w:footerReference w:type="first" r:id="rId37"/>
          <w:pgSz w:w="11906" w:h="16838"/>
          <w:pgMar w:top="1077" w:right="680" w:bottom="1077" w:left="1701" w:header="0" w:footer="227" w:gutter="0"/>
          <w:pgNumType w:start="1"/>
          <w:cols w:space="720"/>
          <w:formProt w:val="0"/>
          <w:docGrid w:linePitch="299" w:charSpace="4096"/>
        </w:sectPr>
      </w:pPr>
    </w:p>
    <w:p w14:paraId="707434BF" w14:textId="77777777" w:rsidR="00FB5982" w:rsidRPr="00FB5982" w:rsidRDefault="00FB5982" w:rsidP="005C4407">
      <w:pPr>
        <w:widowControl/>
        <w:rPr>
          <w:sz w:val="24"/>
          <w:szCs w:val="24"/>
        </w:rPr>
      </w:pPr>
      <w:bookmarkStart w:id="71" w:name="_Hlk98795631"/>
      <w:bookmarkEnd w:id="70"/>
    </w:p>
    <w:p w14:paraId="3CB15F86" w14:textId="77777777" w:rsidR="00A6274D" w:rsidRDefault="00A6274D" w:rsidP="005C4407">
      <w:pPr>
        <w:widowControl/>
        <w:rPr>
          <w:sz w:val="24"/>
          <w:szCs w:val="24"/>
        </w:rPr>
      </w:pPr>
    </w:p>
    <w:p w14:paraId="55562D3F" w14:textId="77777777" w:rsidR="00A6274D" w:rsidRDefault="00A6274D" w:rsidP="005C4407">
      <w:pPr>
        <w:widowControl/>
        <w:rPr>
          <w:sz w:val="24"/>
          <w:szCs w:val="24"/>
        </w:rPr>
      </w:pPr>
    </w:p>
    <w:p w14:paraId="0A164BFD" w14:textId="77777777" w:rsidR="00A6274D" w:rsidRDefault="00A6274D" w:rsidP="005C4407">
      <w:pPr>
        <w:widowControl/>
        <w:rPr>
          <w:sz w:val="24"/>
          <w:szCs w:val="24"/>
        </w:rPr>
      </w:pPr>
    </w:p>
    <w:p w14:paraId="6B188BAA" w14:textId="77777777" w:rsidR="00A6274D" w:rsidRDefault="00A6274D" w:rsidP="005C4407">
      <w:pPr>
        <w:widowControl/>
        <w:rPr>
          <w:sz w:val="24"/>
          <w:szCs w:val="24"/>
        </w:rPr>
      </w:pPr>
    </w:p>
    <w:p w14:paraId="3FD16A74" w14:textId="77777777" w:rsidR="00A6274D" w:rsidRDefault="00A6274D" w:rsidP="005C4407">
      <w:pPr>
        <w:widowControl/>
        <w:rPr>
          <w:sz w:val="24"/>
          <w:szCs w:val="24"/>
        </w:rPr>
      </w:pPr>
    </w:p>
    <w:p w14:paraId="0933C34E" w14:textId="77777777" w:rsidR="00A6274D" w:rsidRDefault="00A6274D" w:rsidP="005C4407">
      <w:pPr>
        <w:widowControl/>
        <w:rPr>
          <w:sz w:val="24"/>
          <w:szCs w:val="24"/>
        </w:rPr>
      </w:pPr>
    </w:p>
    <w:p w14:paraId="70851143" w14:textId="77777777" w:rsidR="00A6274D" w:rsidRDefault="00A6274D" w:rsidP="005C4407">
      <w:pPr>
        <w:widowControl/>
        <w:rPr>
          <w:sz w:val="24"/>
          <w:szCs w:val="24"/>
        </w:rPr>
      </w:pPr>
    </w:p>
    <w:p w14:paraId="5D2C7CFB" w14:textId="77777777" w:rsidR="00A6274D" w:rsidRDefault="00A6274D" w:rsidP="005C4407">
      <w:pPr>
        <w:widowControl/>
        <w:rPr>
          <w:sz w:val="24"/>
          <w:szCs w:val="24"/>
        </w:rPr>
      </w:pPr>
    </w:p>
    <w:p w14:paraId="723F138A" w14:textId="77777777" w:rsidR="00A6274D" w:rsidRDefault="00A6274D" w:rsidP="005C4407">
      <w:pPr>
        <w:widowControl/>
        <w:rPr>
          <w:sz w:val="24"/>
          <w:szCs w:val="24"/>
        </w:rPr>
      </w:pPr>
    </w:p>
    <w:p w14:paraId="7C191A8E" w14:textId="77777777" w:rsidR="00A6274D" w:rsidRDefault="00A6274D" w:rsidP="005C4407">
      <w:pPr>
        <w:widowControl/>
        <w:rPr>
          <w:sz w:val="24"/>
          <w:szCs w:val="24"/>
        </w:rPr>
      </w:pPr>
    </w:p>
    <w:p w14:paraId="24D8C3A4" w14:textId="77777777" w:rsidR="00A6274D" w:rsidRDefault="00A6274D" w:rsidP="005C4407">
      <w:pPr>
        <w:widowControl/>
        <w:rPr>
          <w:sz w:val="24"/>
          <w:szCs w:val="24"/>
        </w:rPr>
      </w:pPr>
    </w:p>
    <w:p w14:paraId="6ED17AE5" w14:textId="77777777" w:rsidR="00A6274D" w:rsidRDefault="00A6274D" w:rsidP="005C4407">
      <w:pPr>
        <w:widowControl/>
        <w:rPr>
          <w:sz w:val="24"/>
          <w:szCs w:val="24"/>
        </w:rPr>
      </w:pPr>
    </w:p>
    <w:p w14:paraId="69E7C558" w14:textId="77777777" w:rsidR="00A6274D" w:rsidRDefault="00A6274D" w:rsidP="005C4407">
      <w:pPr>
        <w:widowControl/>
        <w:rPr>
          <w:sz w:val="24"/>
          <w:szCs w:val="24"/>
        </w:rPr>
      </w:pPr>
    </w:p>
    <w:p w14:paraId="22314EF8" w14:textId="77777777" w:rsidR="00A6274D" w:rsidRDefault="00A6274D" w:rsidP="005C4407">
      <w:pPr>
        <w:widowControl/>
        <w:rPr>
          <w:sz w:val="24"/>
          <w:szCs w:val="24"/>
        </w:rPr>
      </w:pPr>
    </w:p>
    <w:p w14:paraId="19314A90" w14:textId="77777777" w:rsidR="00A6274D" w:rsidRDefault="00A6274D" w:rsidP="005C4407">
      <w:pPr>
        <w:widowControl/>
        <w:rPr>
          <w:sz w:val="24"/>
          <w:szCs w:val="24"/>
        </w:rPr>
      </w:pPr>
    </w:p>
    <w:p w14:paraId="2C120253" w14:textId="77777777" w:rsidR="00A6274D" w:rsidRDefault="00A6274D" w:rsidP="005C4407">
      <w:pPr>
        <w:widowControl/>
        <w:rPr>
          <w:sz w:val="24"/>
          <w:szCs w:val="24"/>
        </w:rPr>
      </w:pPr>
    </w:p>
    <w:p w14:paraId="6439B65E" w14:textId="77777777" w:rsidR="00A6274D" w:rsidRDefault="00A6274D" w:rsidP="005C4407">
      <w:pPr>
        <w:widowControl/>
        <w:rPr>
          <w:sz w:val="24"/>
          <w:szCs w:val="24"/>
        </w:rPr>
      </w:pPr>
    </w:p>
    <w:p w14:paraId="62E2D978" w14:textId="77777777" w:rsidR="00A6274D" w:rsidRDefault="00A6274D" w:rsidP="005C4407">
      <w:pPr>
        <w:widowControl/>
        <w:rPr>
          <w:sz w:val="24"/>
          <w:szCs w:val="24"/>
        </w:rPr>
      </w:pPr>
    </w:p>
    <w:p w14:paraId="47DED6A9" w14:textId="77777777" w:rsidR="00A6274D" w:rsidRDefault="00A6274D" w:rsidP="005C4407">
      <w:pPr>
        <w:widowControl/>
        <w:rPr>
          <w:sz w:val="24"/>
          <w:szCs w:val="24"/>
        </w:rPr>
      </w:pPr>
    </w:p>
    <w:p w14:paraId="2D78AB42" w14:textId="77777777" w:rsidR="00A6274D" w:rsidRDefault="00A6274D" w:rsidP="005C4407">
      <w:pPr>
        <w:widowControl/>
        <w:rPr>
          <w:sz w:val="24"/>
          <w:szCs w:val="24"/>
        </w:rPr>
      </w:pPr>
    </w:p>
    <w:p w14:paraId="5D77BD7E" w14:textId="77777777" w:rsidR="00A6274D" w:rsidRDefault="00A6274D" w:rsidP="005C4407">
      <w:pPr>
        <w:widowControl/>
        <w:rPr>
          <w:sz w:val="24"/>
          <w:szCs w:val="24"/>
        </w:rPr>
      </w:pPr>
    </w:p>
    <w:p w14:paraId="22E85AB5" w14:textId="77777777" w:rsidR="00A6274D" w:rsidRDefault="00A6274D" w:rsidP="005C4407">
      <w:pPr>
        <w:widowControl/>
        <w:rPr>
          <w:sz w:val="24"/>
          <w:szCs w:val="24"/>
        </w:rPr>
      </w:pPr>
    </w:p>
    <w:p w14:paraId="190DA256" w14:textId="77777777" w:rsidR="00A6274D" w:rsidRDefault="00A6274D" w:rsidP="005C4407">
      <w:pPr>
        <w:widowControl/>
        <w:rPr>
          <w:sz w:val="24"/>
          <w:szCs w:val="24"/>
        </w:rPr>
      </w:pPr>
    </w:p>
    <w:p w14:paraId="1E1CAFC3" w14:textId="77777777" w:rsidR="00A6274D" w:rsidRDefault="00A6274D" w:rsidP="005C4407">
      <w:pPr>
        <w:widowControl/>
        <w:rPr>
          <w:sz w:val="24"/>
          <w:szCs w:val="24"/>
        </w:rPr>
      </w:pPr>
    </w:p>
    <w:p w14:paraId="6D308826" w14:textId="77777777" w:rsidR="00A6274D" w:rsidRDefault="00A6274D" w:rsidP="005C4407">
      <w:pPr>
        <w:widowControl/>
        <w:rPr>
          <w:sz w:val="24"/>
          <w:szCs w:val="24"/>
        </w:rPr>
      </w:pPr>
    </w:p>
    <w:p w14:paraId="58AFD8AD" w14:textId="77777777" w:rsidR="00A6274D" w:rsidRDefault="00A6274D" w:rsidP="005C4407">
      <w:pPr>
        <w:widowControl/>
        <w:rPr>
          <w:sz w:val="24"/>
          <w:szCs w:val="24"/>
        </w:rPr>
      </w:pPr>
    </w:p>
    <w:p w14:paraId="02DB9A9E" w14:textId="77777777" w:rsidR="00A6274D" w:rsidRDefault="00A6274D" w:rsidP="005C4407">
      <w:pPr>
        <w:widowControl/>
        <w:rPr>
          <w:sz w:val="24"/>
          <w:szCs w:val="24"/>
        </w:rPr>
      </w:pPr>
    </w:p>
    <w:p w14:paraId="6F024ED0" w14:textId="77777777" w:rsidR="00A6274D" w:rsidRDefault="00A6274D" w:rsidP="005C4407">
      <w:pPr>
        <w:widowControl/>
        <w:rPr>
          <w:sz w:val="24"/>
          <w:szCs w:val="24"/>
        </w:rPr>
      </w:pPr>
    </w:p>
    <w:p w14:paraId="4DD74CB7" w14:textId="77777777" w:rsidR="00A6274D" w:rsidRDefault="00A6274D" w:rsidP="005C4407">
      <w:pPr>
        <w:widowControl/>
        <w:rPr>
          <w:sz w:val="24"/>
          <w:szCs w:val="24"/>
        </w:rPr>
      </w:pPr>
    </w:p>
    <w:p w14:paraId="1A45AF1A" w14:textId="77777777" w:rsidR="00A6274D" w:rsidRDefault="00A6274D" w:rsidP="005C4407">
      <w:pPr>
        <w:widowControl/>
        <w:rPr>
          <w:sz w:val="24"/>
          <w:szCs w:val="24"/>
        </w:rPr>
      </w:pPr>
    </w:p>
    <w:p w14:paraId="74466D25" w14:textId="77777777" w:rsidR="00A6274D" w:rsidRDefault="00A6274D" w:rsidP="005C4407">
      <w:pPr>
        <w:widowControl/>
        <w:rPr>
          <w:sz w:val="24"/>
          <w:szCs w:val="24"/>
        </w:rPr>
      </w:pPr>
    </w:p>
    <w:p w14:paraId="3769D2F0" w14:textId="77777777" w:rsidR="00A6274D" w:rsidRDefault="00A6274D" w:rsidP="005C4407">
      <w:pPr>
        <w:widowControl/>
        <w:rPr>
          <w:sz w:val="24"/>
          <w:szCs w:val="24"/>
        </w:rPr>
      </w:pPr>
    </w:p>
    <w:p w14:paraId="19FCE56C" w14:textId="77777777" w:rsidR="00A6274D" w:rsidRDefault="00A6274D" w:rsidP="005C4407">
      <w:pPr>
        <w:widowControl/>
        <w:rPr>
          <w:sz w:val="24"/>
          <w:szCs w:val="24"/>
        </w:rPr>
      </w:pPr>
    </w:p>
    <w:p w14:paraId="4D970A24" w14:textId="77777777" w:rsidR="00A6274D" w:rsidRDefault="00A6274D" w:rsidP="005C4407">
      <w:pPr>
        <w:widowControl/>
        <w:rPr>
          <w:sz w:val="24"/>
          <w:szCs w:val="24"/>
        </w:rPr>
      </w:pPr>
    </w:p>
    <w:p w14:paraId="1EEF7AF6" w14:textId="77777777" w:rsidR="00A6274D" w:rsidRDefault="00A6274D" w:rsidP="005C4407">
      <w:pPr>
        <w:widowControl/>
        <w:rPr>
          <w:sz w:val="24"/>
          <w:szCs w:val="24"/>
        </w:rPr>
      </w:pPr>
    </w:p>
    <w:p w14:paraId="1D78F0C9" w14:textId="77777777" w:rsidR="00030B49" w:rsidRDefault="00030B49" w:rsidP="005C4407">
      <w:pPr>
        <w:widowControl/>
        <w:rPr>
          <w:sz w:val="24"/>
          <w:szCs w:val="24"/>
        </w:rPr>
      </w:pPr>
    </w:p>
    <w:p w14:paraId="6E25530D" w14:textId="77777777" w:rsidR="00030B49" w:rsidRDefault="00030B49" w:rsidP="005C4407">
      <w:pPr>
        <w:widowControl/>
        <w:rPr>
          <w:sz w:val="24"/>
          <w:szCs w:val="24"/>
        </w:rPr>
      </w:pPr>
    </w:p>
    <w:p w14:paraId="6AFED2F3" w14:textId="77777777" w:rsidR="00030B49" w:rsidRDefault="00030B49" w:rsidP="005C4407">
      <w:pPr>
        <w:widowControl/>
        <w:rPr>
          <w:sz w:val="24"/>
          <w:szCs w:val="24"/>
        </w:rPr>
      </w:pPr>
    </w:p>
    <w:p w14:paraId="2EB1145D" w14:textId="77777777" w:rsidR="00030B49" w:rsidRDefault="00030B49" w:rsidP="005C4407">
      <w:pPr>
        <w:widowControl/>
        <w:rPr>
          <w:sz w:val="24"/>
          <w:szCs w:val="24"/>
        </w:rPr>
      </w:pPr>
    </w:p>
    <w:p w14:paraId="664D09E9" w14:textId="77777777" w:rsidR="00030B49" w:rsidRDefault="00030B49" w:rsidP="005C4407">
      <w:pPr>
        <w:widowControl/>
        <w:rPr>
          <w:sz w:val="24"/>
          <w:szCs w:val="24"/>
        </w:rPr>
      </w:pPr>
    </w:p>
    <w:p w14:paraId="1D8B7BC9" w14:textId="77777777" w:rsidR="00030B49" w:rsidRDefault="00030B49" w:rsidP="005C4407">
      <w:pPr>
        <w:widowControl/>
        <w:rPr>
          <w:sz w:val="24"/>
          <w:szCs w:val="24"/>
        </w:rPr>
      </w:pPr>
    </w:p>
    <w:p w14:paraId="3A92EEC4" w14:textId="77777777" w:rsidR="00030B49" w:rsidRDefault="00030B49" w:rsidP="005C4407">
      <w:pPr>
        <w:widowControl/>
        <w:rPr>
          <w:sz w:val="24"/>
          <w:szCs w:val="24"/>
        </w:rPr>
      </w:pPr>
    </w:p>
    <w:p w14:paraId="7F0360F7" w14:textId="77777777" w:rsidR="00030B49" w:rsidRDefault="00030B49" w:rsidP="005C4407">
      <w:pPr>
        <w:widowControl/>
        <w:rPr>
          <w:sz w:val="24"/>
          <w:szCs w:val="24"/>
        </w:rPr>
      </w:pPr>
    </w:p>
    <w:p w14:paraId="15008E40" w14:textId="77777777" w:rsidR="00030B49" w:rsidRDefault="00030B49" w:rsidP="005C4407">
      <w:pPr>
        <w:widowControl/>
        <w:rPr>
          <w:sz w:val="24"/>
          <w:szCs w:val="24"/>
        </w:rPr>
      </w:pPr>
    </w:p>
    <w:p w14:paraId="1F72A200" w14:textId="77777777" w:rsidR="00030B49" w:rsidRDefault="00030B49" w:rsidP="005C4407">
      <w:pPr>
        <w:widowControl/>
        <w:rPr>
          <w:sz w:val="24"/>
          <w:szCs w:val="24"/>
        </w:rPr>
      </w:pPr>
    </w:p>
    <w:p w14:paraId="06EBE915" w14:textId="77777777" w:rsidR="00F3034B" w:rsidRDefault="00F3034B" w:rsidP="005C4407">
      <w:pPr>
        <w:widowControl/>
        <w:rPr>
          <w:sz w:val="24"/>
          <w:szCs w:val="24"/>
        </w:rPr>
      </w:pPr>
    </w:p>
    <w:p w14:paraId="3A8512C9" w14:textId="77777777" w:rsidR="00030B49" w:rsidRPr="00FB5982" w:rsidRDefault="00030B49" w:rsidP="005C4407">
      <w:pPr>
        <w:widowControl/>
        <w:rPr>
          <w:sz w:val="24"/>
          <w:szCs w:val="24"/>
        </w:rPr>
      </w:pPr>
    </w:p>
    <w:bookmarkStart w:id="72" w:name="_Toc169600378"/>
    <w:bookmarkStart w:id="73" w:name="_Hlk102505810"/>
    <w:bookmarkEnd w:id="71"/>
    <w:p w14:paraId="517C40FC" w14:textId="00E9BED7" w:rsidR="00E02DDF" w:rsidRPr="00451B15" w:rsidRDefault="00C44FFB" w:rsidP="00451B15">
      <w:pPr>
        <w:pStyle w:val="Heading1"/>
        <w:pBdr>
          <w:bottom w:val="single" w:sz="24" w:space="1" w:color="9A7248"/>
        </w:pBdr>
        <w:spacing w:line="240" w:lineRule="auto"/>
        <w:jc w:val="left"/>
        <w:rPr>
          <w:u w:val="none"/>
        </w:rPr>
      </w:pPr>
      <w:r w:rsidRPr="005C4407">
        <w:rPr>
          <w:noProof/>
          <w:sz w:val="2"/>
          <w:szCs w:val="2"/>
        </w:rPr>
        <mc:AlternateContent>
          <mc:Choice Requires="wps">
            <w:drawing>
              <wp:anchor distT="0" distB="0" distL="0" distR="0" simplePos="0" relativeHeight="251658246" behindDoc="0" locked="0" layoutInCell="1" allowOverlap="1" wp14:anchorId="69B30480" wp14:editId="2068905C">
                <wp:simplePos x="0" y="0"/>
                <wp:positionH relativeFrom="page">
                  <wp:posOffset>6145530</wp:posOffset>
                </wp:positionH>
                <wp:positionV relativeFrom="paragraph">
                  <wp:posOffset>226060</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85688C4">
              <v:rect id="docshape25" style="position:absolute;margin-left:483.9pt;margin-top:17.8pt;width:1.45pt;height:60.6pt;z-index:251658246;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4382C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w10:wrap anchorx="page"/>
              </v:rect>
            </w:pict>
          </mc:Fallback>
        </mc:AlternateContent>
      </w:r>
      <w:r>
        <w:t xml:space="preserve"> </w:t>
      </w:r>
      <w:r w:rsidR="002F3FA0">
        <w:rPr>
          <w:u w:val="none"/>
        </w:rPr>
        <w:t>Desarrollo</w:t>
      </w:r>
      <w:bookmarkEnd w:id="72"/>
    </w:p>
    <w:p w14:paraId="6C90CC89" w14:textId="48192792" w:rsidR="00DF67FF" w:rsidRPr="00852310" w:rsidRDefault="3C3B26A3" w:rsidP="3C3B26A3">
      <w:pPr>
        <w:spacing w:before="408" w:line="288" w:lineRule="auto"/>
        <w:ind w:firstLine="567"/>
        <w:jc w:val="both"/>
        <w:rPr>
          <w:sz w:val="24"/>
          <w:szCs w:val="24"/>
          <w:lang w:val="es-ES"/>
        </w:rPr>
      </w:pPr>
      <w:r w:rsidRPr="3C3B26A3">
        <w:rPr>
          <w:sz w:val="24"/>
          <w:szCs w:val="24"/>
          <w:lang w:val="es-ES"/>
        </w:rPr>
        <w:t>A lo largo del proyecto, la hipótesis general se ha elaborado de forma organizada, siguiendo una serie de pasos claramente estructurados. La primera tarea al comenzar un proyecto de investigación es siempre familiarizarse con las herramientas de trabajo que se van a utilizar, la información y datos que se manejarán y proponer un método de trabajo, y en este caso no ha sido diferente.</w:t>
      </w:r>
    </w:p>
    <w:p w14:paraId="1B1ABF82" w14:textId="77777777" w:rsidR="002F3FA0" w:rsidRPr="002F3FA0" w:rsidRDefault="002F3FA0" w:rsidP="002F3FA0">
      <w:pPr>
        <w:pStyle w:val="ListParagraph"/>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74" w:name="_Toc167956754"/>
      <w:bookmarkStart w:id="75" w:name="_Toc168040143"/>
      <w:bookmarkStart w:id="76" w:name="_Toc168040211"/>
      <w:bookmarkStart w:id="77" w:name="_Toc168040279"/>
      <w:bookmarkStart w:id="78" w:name="_Toc168043507"/>
      <w:bookmarkStart w:id="79" w:name="_Toc168305577"/>
      <w:bookmarkStart w:id="80" w:name="_Toc168305649"/>
      <w:bookmarkStart w:id="81" w:name="_Toc168394810"/>
      <w:bookmarkStart w:id="82" w:name="_Toc168396823"/>
      <w:bookmarkStart w:id="83" w:name="_Toc168396876"/>
      <w:bookmarkStart w:id="84" w:name="_Toc169362206"/>
      <w:bookmarkStart w:id="85" w:name="_Toc169362293"/>
      <w:bookmarkStart w:id="86" w:name="_Toc169362354"/>
      <w:bookmarkStart w:id="87" w:name="_Toc169363871"/>
      <w:bookmarkStart w:id="88" w:name="_Toc169433272"/>
      <w:bookmarkStart w:id="89" w:name="_Toc169433332"/>
      <w:bookmarkStart w:id="90" w:name="_Toc169438597"/>
      <w:bookmarkStart w:id="91" w:name="_Toc169545187"/>
      <w:bookmarkStart w:id="92" w:name="_Toc169548328"/>
      <w:bookmarkStart w:id="93" w:name="_Toc1696003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44EEB538" w14:textId="77777777" w:rsidR="002F3FA0" w:rsidRPr="002F3FA0" w:rsidRDefault="002F3FA0" w:rsidP="002F3FA0">
      <w:pPr>
        <w:pStyle w:val="ListParagraph"/>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94" w:name="_Toc167956755"/>
      <w:bookmarkStart w:id="95" w:name="_Toc168040144"/>
      <w:bookmarkStart w:id="96" w:name="_Toc168040212"/>
      <w:bookmarkStart w:id="97" w:name="_Toc168040280"/>
      <w:bookmarkStart w:id="98" w:name="_Toc168043508"/>
      <w:bookmarkStart w:id="99" w:name="_Toc168305578"/>
      <w:bookmarkStart w:id="100" w:name="_Toc168305650"/>
      <w:bookmarkStart w:id="101" w:name="_Toc168394811"/>
      <w:bookmarkStart w:id="102" w:name="_Toc168396824"/>
      <w:bookmarkStart w:id="103" w:name="_Toc168396877"/>
      <w:bookmarkStart w:id="104" w:name="_Toc169362207"/>
      <w:bookmarkStart w:id="105" w:name="_Toc169362294"/>
      <w:bookmarkStart w:id="106" w:name="_Toc169362355"/>
      <w:bookmarkStart w:id="107" w:name="_Toc169363872"/>
      <w:bookmarkStart w:id="108" w:name="_Toc169433273"/>
      <w:bookmarkStart w:id="109" w:name="_Toc169433333"/>
      <w:bookmarkStart w:id="110" w:name="_Toc169438598"/>
      <w:bookmarkStart w:id="111" w:name="_Toc169545188"/>
      <w:bookmarkStart w:id="112" w:name="_Toc169548329"/>
      <w:bookmarkStart w:id="113" w:name="_Toc16960038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7B86F438" w14:textId="7FC3DCB8" w:rsidR="0093622B" w:rsidRPr="006758D1" w:rsidRDefault="007E7733" w:rsidP="006758D1">
      <w:pPr>
        <w:pStyle w:val="Heading4"/>
        <w:widowControl/>
        <w:numPr>
          <w:ilvl w:val="1"/>
          <w:numId w:val="2"/>
        </w:numPr>
        <w:tabs>
          <w:tab w:val="left" w:pos="2418"/>
          <w:tab w:val="left" w:pos="2419"/>
        </w:tabs>
        <w:spacing w:beforeAutospacing="1" w:line="336" w:lineRule="auto"/>
        <w:ind w:left="873"/>
        <w:jc w:val="both"/>
      </w:pPr>
      <w:bookmarkStart w:id="114" w:name="_Toc169600381"/>
      <w:bookmarkEnd w:id="73"/>
      <w:r>
        <w:rPr>
          <w:color w:val="9A7248"/>
        </w:rPr>
        <w:t>Familiarización con los datos</w:t>
      </w:r>
      <w:bookmarkEnd w:id="114"/>
    </w:p>
    <w:p w14:paraId="446B8D27" w14:textId="6AC51097" w:rsidR="00B30A0E" w:rsidRDefault="11C4A362" w:rsidP="3C3B26A3">
      <w:pPr>
        <w:spacing w:before="408" w:line="288" w:lineRule="auto"/>
        <w:ind w:firstLine="567"/>
        <w:jc w:val="both"/>
        <w:rPr>
          <w:sz w:val="24"/>
          <w:szCs w:val="24"/>
          <w:lang w:val="es-ES"/>
        </w:rPr>
      </w:pPr>
      <w:r w:rsidRPr="11C4A362">
        <w:rPr>
          <w:sz w:val="24"/>
          <w:szCs w:val="24"/>
          <w:lang w:val="es-ES"/>
        </w:rPr>
        <w:t xml:space="preserve">Desde el comienzo del proyecto, tenía conocimiento de que los datos e información utilizados para llevar a cabo diversas pruebas y análisis provenían de los servidores de una empresa energética. Dichos datos son administrados por el grupo de </w:t>
      </w:r>
      <w:r w:rsidR="00DB47E3" w:rsidRPr="11C4A362">
        <w:rPr>
          <w:sz w:val="24"/>
          <w:szCs w:val="24"/>
          <w:lang w:val="es-ES"/>
        </w:rPr>
        <w:t>investigación HPCN</w:t>
      </w:r>
      <w:r w:rsidRPr="11C4A362">
        <w:rPr>
          <w:sz w:val="24"/>
          <w:szCs w:val="24"/>
          <w:lang w:val="es-ES"/>
        </w:rPr>
        <w:t xml:space="preserve"> (</w:t>
      </w:r>
      <w:r w:rsidRPr="11C4A362">
        <w:rPr>
          <w:i/>
          <w:iCs/>
          <w:sz w:val="24"/>
          <w:szCs w:val="24"/>
          <w:lang w:val="es-ES"/>
        </w:rPr>
        <w:t>High Processing Computing and Networking</w:t>
      </w:r>
      <w:r w:rsidRPr="11C4A362">
        <w:rPr>
          <w:sz w:val="24"/>
          <w:szCs w:val="24"/>
          <w:lang w:val="es-ES"/>
        </w:rPr>
        <w:t>) de la Escuela Politécnica Superior</w:t>
      </w:r>
      <w:r w:rsidRPr="11C4A362">
        <w:rPr>
          <w:lang w:val="es-ES"/>
        </w:rPr>
        <w:t>.</w:t>
      </w:r>
      <w:r w:rsidRPr="11C4A362">
        <w:rPr>
          <w:sz w:val="24"/>
          <w:szCs w:val="24"/>
          <w:lang w:val="es-ES"/>
        </w:rPr>
        <w:t xml:space="preserve"> La cantidad de datos proporcionados es bastante elevada, concretamente, corresponden al tráfico de red de los servidores de dicha empresa a lo largo de varios años. De cara a trabajar con los datos proporcionados de manera más flexible y manejable, hemos acotado el periodo del que hemos tomado los datos. Por ello, hemos decidido centrarnos en los datos recogidos durante 6 meses, entre el 1 de enero de 2021 y el 30 de septiembre de ese mismo año. Para poder trabajar de manera uniforme se ha realizado un preprocesado de los datos para eliminar discontinuidades en las mediciones o datos erróneos.</w:t>
      </w:r>
    </w:p>
    <w:p w14:paraId="3FB5BDD4" w14:textId="5BD0AB22" w:rsidR="00FD604C" w:rsidRDefault="00F36273" w:rsidP="00451B15">
      <w:pPr>
        <w:spacing w:before="408" w:line="288" w:lineRule="auto"/>
        <w:ind w:firstLine="567"/>
        <w:jc w:val="both"/>
        <w:rPr>
          <w:sz w:val="24"/>
          <w:szCs w:val="24"/>
        </w:rPr>
      </w:pPr>
      <w:r>
        <w:rPr>
          <w:sz w:val="24"/>
          <w:szCs w:val="24"/>
        </w:rPr>
        <w:t xml:space="preserve">Adentrándonos en la estructura de los datos, estos se </w:t>
      </w:r>
      <w:r w:rsidR="005240DC">
        <w:rPr>
          <w:sz w:val="24"/>
          <w:szCs w:val="24"/>
        </w:rPr>
        <w:t>disponen</w:t>
      </w:r>
      <w:r w:rsidR="000C09DD">
        <w:rPr>
          <w:sz w:val="24"/>
          <w:szCs w:val="24"/>
        </w:rPr>
        <w:t xml:space="preserve"> </w:t>
      </w:r>
      <w:r w:rsidR="00DE660C">
        <w:rPr>
          <w:sz w:val="24"/>
          <w:szCs w:val="24"/>
        </w:rPr>
        <w:t xml:space="preserve">en archivos </w:t>
      </w:r>
      <w:r w:rsidR="00FA189E">
        <w:rPr>
          <w:sz w:val="24"/>
          <w:szCs w:val="24"/>
        </w:rPr>
        <w:t>nombrados con el día correspondiente, donde se encuentra</w:t>
      </w:r>
      <w:r w:rsidR="009A1BCB">
        <w:rPr>
          <w:sz w:val="24"/>
          <w:szCs w:val="24"/>
        </w:rPr>
        <w:t xml:space="preserve"> la </w:t>
      </w:r>
      <w:r w:rsidR="00D775B3">
        <w:rPr>
          <w:sz w:val="24"/>
          <w:szCs w:val="24"/>
        </w:rPr>
        <w:t xml:space="preserve">información diaria acerca de la </w:t>
      </w:r>
      <w:r w:rsidR="009A1BCB">
        <w:rPr>
          <w:sz w:val="24"/>
          <w:szCs w:val="24"/>
        </w:rPr>
        <w:t>carga de los servidore</w:t>
      </w:r>
      <w:r w:rsidR="00FA189E">
        <w:rPr>
          <w:sz w:val="24"/>
          <w:szCs w:val="24"/>
        </w:rPr>
        <w:t>s</w:t>
      </w:r>
      <w:r w:rsidR="009A1BCB">
        <w:rPr>
          <w:sz w:val="24"/>
          <w:szCs w:val="24"/>
        </w:rPr>
        <w:t>. En cada uno de los archivos</w:t>
      </w:r>
      <w:r w:rsidR="00DE15D7">
        <w:rPr>
          <w:sz w:val="24"/>
          <w:szCs w:val="24"/>
        </w:rPr>
        <w:t xml:space="preserve"> se </w:t>
      </w:r>
      <w:r w:rsidR="00A256A6">
        <w:rPr>
          <w:sz w:val="24"/>
          <w:szCs w:val="24"/>
        </w:rPr>
        <w:t>proporciona</w:t>
      </w:r>
      <w:r w:rsidR="005240DC">
        <w:rPr>
          <w:sz w:val="24"/>
          <w:szCs w:val="24"/>
        </w:rPr>
        <w:t xml:space="preserve"> una tabla con distintas columnas</w:t>
      </w:r>
      <w:r w:rsidR="00A256A6">
        <w:rPr>
          <w:sz w:val="24"/>
          <w:szCs w:val="24"/>
        </w:rPr>
        <w:t>,</w:t>
      </w:r>
      <w:r w:rsidR="00617B91">
        <w:rPr>
          <w:sz w:val="24"/>
          <w:szCs w:val="24"/>
        </w:rPr>
        <w:t xml:space="preserve"> como número de conexiones, </w:t>
      </w:r>
      <w:r w:rsidR="00A256A6" w:rsidRPr="00A256A6">
        <w:rPr>
          <w:i/>
          <w:iCs/>
          <w:sz w:val="24"/>
          <w:szCs w:val="24"/>
        </w:rPr>
        <w:t>bits</w:t>
      </w:r>
      <w:r w:rsidR="00617B91">
        <w:rPr>
          <w:sz w:val="24"/>
          <w:szCs w:val="24"/>
        </w:rPr>
        <w:t xml:space="preserve"> enviados/recibidos por segundo, referencias de tiempo, etc. Cada fila de estas tablas </w:t>
      </w:r>
      <w:r w:rsidR="0007424C">
        <w:rPr>
          <w:sz w:val="24"/>
          <w:szCs w:val="24"/>
        </w:rPr>
        <w:t xml:space="preserve">contiene la información de las distintas conexiones realizadas a un servidor sobre diferentes direcciones IP. </w:t>
      </w:r>
      <w:bookmarkStart w:id="115" w:name="Índices"/>
      <w:bookmarkEnd w:id="115"/>
    </w:p>
    <w:p w14:paraId="02D663B7" w14:textId="5C2B3C75" w:rsidR="00943206" w:rsidRPr="00451B15" w:rsidRDefault="00A9207E" w:rsidP="00451B15">
      <w:pPr>
        <w:spacing w:before="408" w:line="288" w:lineRule="auto"/>
        <w:ind w:firstLine="567"/>
        <w:jc w:val="both"/>
        <w:rPr>
          <w:sz w:val="24"/>
          <w:szCs w:val="24"/>
        </w:rPr>
      </w:pPr>
      <w:r w:rsidRPr="00480F79">
        <w:rPr>
          <w:sz w:val="24"/>
          <w:szCs w:val="24"/>
        </w:rPr>
        <w:t>Para proteger la confidencialidad de</w:t>
      </w:r>
      <w:r w:rsidR="009963FC">
        <w:rPr>
          <w:sz w:val="24"/>
          <w:szCs w:val="24"/>
        </w:rPr>
        <w:t xml:space="preserve"> las direcciones IP y</w:t>
      </w:r>
      <w:r w:rsidRPr="00480F79">
        <w:rPr>
          <w:sz w:val="24"/>
          <w:szCs w:val="24"/>
        </w:rPr>
        <w:t xml:space="preserve"> </w:t>
      </w:r>
      <w:r w:rsidR="00A6281D" w:rsidRPr="00480F79">
        <w:rPr>
          <w:sz w:val="24"/>
          <w:szCs w:val="24"/>
        </w:rPr>
        <w:t>los datos</w:t>
      </w:r>
      <w:r w:rsidR="00E46D09">
        <w:rPr>
          <w:sz w:val="24"/>
          <w:szCs w:val="24"/>
        </w:rPr>
        <w:t xml:space="preserve"> pertenecientes a la empresa, amb</w:t>
      </w:r>
      <w:r w:rsidR="009963FC">
        <w:rPr>
          <w:sz w:val="24"/>
          <w:szCs w:val="24"/>
        </w:rPr>
        <w:t>os</w:t>
      </w:r>
      <w:r w:rsidR="00A6281D" w:rsidRPr="00480F79">
        <w:rPr>
          <w:sz w:val="24"/>
          <w:szCs w:val="24"/>
        </w:rPr>
        <w:t xml:space="preserve"> utilizad</w:t>
      </w:r>
      <w:r w:rsidR="009963FC">
        <w:rPr>
          <w:sz w:val="24"/>
          <w:szCs w:val="24"/>
        </w:rPr>
        <w:t>o</w:t>
      </w:r>
      <w:r w:rsidR="00A6281D" w:rsidRPr="00480F79">
        <w:rPr>
          <w:sz w:val="24"/>
          <w:szCs w:val="24"/>
        </w:rPr>
        <w:t>s en este trabajo</w:t>
      </w:r>
      <w:r w:rsidR="009963FC">
        <w:rPr>
          <w:sz w:val="24"/>
          <w:szCs w:val="24"/>
        </w:rPr>
        <w:t>,</w:t>
      </w:r>
      <w:r w:rsidR="00817D22" w:rsidRPr="00480F79">
        <w:rPr>
          <w:sz w:val="24"/>
          <w:szCs w:val="24"/>
        </w:rPr>
        <w:t xml:space="preserve"> </w:t>
      </w:r>
      <w:r w:rsidR="00A6281D" w:rsidRPr="00480F79">
        <w:rPr>
          <w:sz w:val="24"/>
          <w:szCs w:val="24"/>
        </w:rPr>
        <w:t xml:space="preserve">se ha eliminado </w:t>
      </w:r>
      <w:r w:rsidR="00EB41EF">
        <w:rPr>
          <w:sz w:val="24"/>
          <w:szCs w:val="24"/>
        </w:rPr>
        <w:t>el</w:t>
      </w:r>
      <w:r w:rsidR="00A6281D" w:rsidRPr="00480F79">
        <w:rPr>
          <w:sz w:val="24"/>
          <w:szCs w:val="24"/>
        </w:rPr>
        <w:t xml:space="preserve"> último </w:t>
      </w:r>
      <w:r w:rsidR="006E7342">
        <w:rPr>
          <w:sz w:val="24"/>
          <w:szCs w:val="24"/>
        </w:rPr>
        <w:t xml:space="preserve">octeto </w:t>
      </w:r>
      <w:r w:rsidR="00EB41EF">
        <w:rPr>
          <w:sz w:val="24"/>
          <w:szCs w:val="24"/>
        </w:rPr>
        <w:t xml:space="preserve">en la nomenclatura de las </w:t>
      </w:r>
      <w:r w:rsidR="00943206">
        <w:rPr>
          <w:sz w:val="24"/>
          <w:szCs w:val="24"/>
        </w:rPr>
        <w:t xml:space="preserve">IP </w:t>
      </w:r>
      <w:r w:rsidR="00EB41EF">
        <w:rPr>
          <w:sz w:val="24"/>
          <w:szCs w:val="24"/>
        </w:rPr>
        <w:t>de</w:t>
      </w:r>
      <w:r w:rsidR="008C17D7" w:rsidRPr="00480F79">
        <w:rPr>
          <w:sz w:val="24"/>
          <w:szCs w:val="24"/>
        </w:rPr>
        <w:t xml:space="preserve"> todas las representaciones gráficas </w:t>
      </w:r>
      <w:r w:rsidR="001F3379" w:rsidRPr="00480F79">
        <w:rPr>
          <w:sz w:val="24"/>
          <w:szCs w:val="24"/>
        </w:rPr>
        <w:t>donde aparezcan este tipo de datos.</w:t>
      </w:r>
      <w:r w:rsidR="00480F79">
        <w:rPr>
          <w:sz w:val="24"/>
          <w:szCs w:val="24"/>
        </w:rPr>
        <w:t xml:space="preserve"> </w:t>
      </w:r>
      <w:r w:rsidR="00EF2A9B">
        <w:rPr>
          <w:sz w:val="24"/>
          <w:szCs w:val="24"/>
        </w:rPr>
        <w:t xml:space="preserve">A modo de sustitución, </w:t>
      </w:r>
      <w:r w:rsidR="00E96141">
        <w:rPr>
          <w:sz w:val="24"/>
          <w:szCs w:val="24"/>
        </w:rPr>
        <w:t>los dígitos eliminados por privacidad se han sustituido por los caracteres XY, siendo</w:t>
      </w:r>
      <w:r w:rsidR="00C126E5">
        <w:rPr>
          <w:sz w:val="24"/>
          <w:szCs w:val="24"/>
        </w:rPr>
        <w:t xml:space="preserve"> XY números enteros que, en ningún caso, </w:t>
      </w:r>
      <w:r w:rsidR="00C76942">
        <w:rPr>
          <w:sz w:val="24"/>
          <w:szCs w:val="24"/>
        </w:rPr>
        <w:t>poseen el mismo valor para varias direcciones.</w:t>
      </w:r>
    </w:p>
    <w:p w14:paraId="77DDA890" w14:textId="77777777" w:rsidR="00943206" w:rsidRPr="00A9207E" w:rsidRDefault="00943206" w:rsidP="00943206">
      <w:pPr>
        <w:spacing w:line="288" w:lineRule="auto"/>
        <w:jc w:val="both"/>
        <w:rPr>
          <w:b/>
          <w:bCs/>
          <w:sz w:val="24"/>
          <w:szCs w:val="24"/>
        </w:rPr>
      </w:pPr>
    </w:p>
    <w:p w14:paraId="0353F631" w14:textId="3D7158C0" w:rsidR="0093622B" w:rsidRDefault="00156621">
      <w:pPr>
        <w:pStyle w:val="Heading4"/>
        <w:widowControl/>
        <w:numPr>
          <w:ilvl w:val="1"/>
          <w:numId w:val="2"/>
        </w:numPr>
        <w:tabs>
          <w:tab w:val="left" w:pos="1346"/>
          <w:tab w:val="left" w:pos="1347"/>
        </w:tabs>
        <w:spacing w:beforeAutospacing="1" w:line="336" w:lineRule="auto"/>
        <w:ind w:left="873"/>
        <w:jc w:val="both"/>
      </w:pPr>
      <w:bookmarkStart w:id="116" w:name="_Toc169600382"/>
      <w:r>
        <w:rPr>
          <w:color w:val="9A7248"/>
        </w:rPr>
        <w:t>Representación gráfica</w:t>
      </w:r>
      <w:bookmarkEnd w:id="116"/>
    </w:p>
    <w:p w14:paraId="0134DAF8" w14:textId="608D1025" w:rsidR="008C7840" w:rsidRDefault="3C3B26A3" w:rsidP="3C3B26A3">
      <w:pPr>
        <w:spacing w:before="408" w:line="288" w:lineRule="auto"/>
        <w:ind w:firstLine="567"/>
        <w:jc w:val="both"/>
        <w:rPr>
          <w:sz w:val="24"/>
          <w:szCs w:val="24"/>
          <w:lang w:val="es-ES"/>
        </w:rPr>
      </w:pPr>
      <w:r w:rsidRPr="3C3B26A3">
        <w:rPr>
          <w:sz w:val="24"/>
          <w:szCs w:val="24"/>
          <w:lang w:val="es-ES"/>
        </w:rPr>
        <w:t>Una vez estudiada la estructura y amplitud de los datos que se han utilizado para probar la hipótesis, la siguiente tarea que tenemos que realizar es una representación gráfica de las distintas series temporales.</w:t>
      </w:r>
    </w:p>
    <w:p w14:paraId="4CB7B2D2" w14:textId="74624EB3" w:rsidR="008C7840" w:rsidRDefault="00D454BD" w:rsidP="00451B15">
      <w:pPr>
        <w:spacing w:before="408" w:line="288" w:lineRule="auto"/>
        <w:ind w:firstLine="567"/>
        <w:jc w:val="both"/>
        <w:rPr>
          <w:sz w:val="24"/>
          <w:szCs w:val="24"/>
        </w:rPr>
      </w:pPr>
      <w:r>
        <w:rPr>
          <w:sz w:val="24"/>
          <w:szCs w:val="24"/>
        </w:rPr>
        <w:t xml:space="preserve">Para ello, </w:t>
      </w:r>
      <w:r w:rsidR="00AB6D3B">
        <w:rPr>
          <w:sz w:val="24"/>
          <w:szCs w:val="24"/>
        </w:rPr>
        <w:t>y debido a la gran variedad de datos en las distintas tablas, se consideró oportuno agrupar los datos según la dirección</w:t>
      </w:r>
      <w:r w:rsidR="000E3B8F">
        <w:rPr>
          <w:sz w:val="24"/>
          <w:szCs w:val="24"/>
        </w:rPr>
        <w:t xml:space="preserve"> IP a la que se conectaban, recordando que cada fila de las tablas representa una conexión a un servidor. De esta manera, logramos agrupar </w:t>
      </w:r>
      <w:r w:rsidR="003341F2">
        <w:rPr>
          <w:sz w:val="24"/>
          <w:szCs w:val="24"/>
        </w:rPr>
        <w:t xml:space="preserve">las conexiones a direcciones concretas y estudiar las más relevantes, es decir, en nuestro caso, </w:t>
      </w:r>
      <w:r w:rsidR="00842ECB">
        <w:rPr>
          <w:sz w:val="24"/>
          <w:szCs w:val="24"/>
        </w:rPr>
        <w:t>ordenando</w:t>
      </w:r>
      <w:r w:rsidR="002F4A1B">
        <w:rPr>
          <w:sz w:val="24"/>
          <w:szCs w:val="24"/>
        </w:rPr>
        <w:t xml:space="preserve"> los datos a partir del número de conexiones realizados a dichas direcciones IP.</w:t>
      </w:r>
    </w:p>
    <w:p w14:paraId="67BDE334" w14:textId="50CBE7EF" w:rsidR="008C7840" w:rsidRDefault="002F4A1B" w:rsidP="00451B15">
      <w:pPr>
        <w:spacing w:before="408" w:line="288" w:lineRule="auto"/>
        <w:ind w:firstLine="567"/>
        <w:jc w:val="both"/>
        <w:rPr>
          <w:sz w:val="24"/>
          <w:szCs w:val="24"/>
        </w:rPr>
      </w:pPr>
      <w:r>
        <w:rPr>
          <w:sz w:val="24"/>
          <w:szCs w:val="24"/>
        </w:rPr>
        <w:t xml:space="preserve">Una vez obtenidos </w:t>
      </w:r>
      <w:r w:rsidR="000650F0">
        <w:rPr>
          <w:sz w:val="24"/>
          <w:szCs w:val="24"/>
        </w:rPr>
        <w:t xml:space="preserve">los datos más relevantes (direcciones IP con mayor número de conexiones), la idea </w:t>
      </w:r>
      <w:r w:rsidR="00505A52">
        <w:rPr>
          <w:sz w:val="24"/>
          <w:szCs w:val="24"/>
        </w:rPr>
        <w:t>es</w:t>
      </w:r>
      <w:r w:rsidR="000650F0">
        <w:rPr>
          <w:sz w:val="24"/>
          <w:szCs w:val="24"/>
        </w:rPr>
        <w:t xml:space="preserve"> representarlos y poder observar diferencias </w:t>
      </w:r>
      <w:r w:rsidR="00505A52">
        <w:rPr>
          <w:sz w:val="24"/>
          <w:szCs w:val="24"/>
        </w:rPr>
        <w:t>de la</w:t>
      </w:r>
      <w:r w:rsidR="000650F0">
        <w:rPr>
          <w:sz w:val="24"/>
          <w:szCs w:val="24"/>
        </w:rPr>
        <w:t xml:space="preserve"> carga </w:t>
      </w:r>
      <w:r w:rsidR="00505A52">
        <w:rPr>
          <w:sz w:val="24"/>
          <w:szCs w:val="24"/>
        </w:rPr>
        <w:t xml:space="preserve">de red </w:t>
      </w:r>
      <w:r w:rsidR="000650F0">
        <w:rPr>
          <w:sz w:val="24"/>
          <w:szCs w:val="24"/>
        </w:rPr>
        <w:t>sobre las diferentes direcciones.</w:t>
      </w:r>
      <w:r w:rsidR="00A80119">
        <w:rPr>
          <w:sz w:val="24"/>
          <w:szCs w:val="24"/>
        </w:rPr>
        <w:t xml:space="preserve"> </w:t>
      </w:r>
      <w:r w:rsidR="009D7460">
        <w:rPr>
          <w:sz w:val="24"/>
          <w:szCs w:val="24"/>
        </w:rPr>
        <w:t xml:space="preserve">Para evitar representaciones con información demasiado escasa que impidiera un posible análisis o estudio, </w:t>
      </w:r>
      <w:r w:rsidR="001575A1">
        <w:rPr>
          <w:sz w:val="24"/>
          <w:szCs w:val="24"/>
        </w:rPr>
        <w:t xml:space="preserve">se restringió el proceso de representación gráfica a aquellas direcciones que </w:t>
      </w:r>
      <w:r w:rsidR="008827EF">
        <w:rPr>
          <w:sz w:val="24"/>
          <w:szCs w:val="24"/>
        </w:rPr>
        <w:t>tenían al menos 1000 conexiones.</w:t>
      </w:r>
      <w:r w:rsidR="00BE46F9">
        <w:rPr>
          <w:sz w:val="24"/>
          <w:szCs w:val="24"/>
        </w:rPr>
        <w:t xml:space="preserve"> </w:t>
      </w:r>
    </w:p>
    <w:p w14:paraId="71353F8D" w14:textId="025F1E05" w:rsidR="008C7840" w:rsidRDefault="3C3B26A3" w:rsidP="3C3B26A3">
      <w:pPr>
        <w:spacing w:before="408" w:line="288" w:lineRule="auto"/>
        <w:ind w:firstLine="567"/>
        <w:jc w:val="both"/>
        <w:rPr>
          <w:sz w:val="24"/>
          <w:szCs w:val="24"/>
          <w:lang w:val="es-ES"/>
        </w:rPr>
      </w:pPr>
      <w:r w:rsidRPr="3C3B26A3">
        <w:rPr>
          <w:sz w:val="24"/>
          <w:szCs w:val="24"/>
          <w:lang w:val="es-ES"/>
        </w:rPr>
        <w:t xml:space="preserve">Excluyendo las direcciones mencionadas, el resto de ellas que cumplían con el número mínimo de conexiones se han representado gráficamente. En el eje horizontal se representa la componente temporal, y en el eje vertical se indican los </w:t>
      </w:r>
      <w:r w:rsidRPr="3C3B26A3">
        <w:rPr>
          <w:i/>
          <w:iCs/>
          <w:sz w:val="24"/>
          <w:szCs w:val="24"/>
          <w:lang w:val="es-ES"/>
        </w:rPr>
        <w:t>bits</w:t>
      </w:r>
      <w:r w:rsidRPr="3C3B26A3">
        <w:rPr>
          <w:sz w:val="24"/>
          <w:szCs w:val="24"/>
          <w:lang w:val="es-ES"/>
        </w:rPr>
        <w:t xml:space="preserve"> totales recibidos, a los que podríamos denominar como “carga”. Sin embargo, para poder realizar comparaciones entre direcciones con distinta carga, se ha aplicado una normalización al eje vertical dividiendo cada valor por el valor máximo de </w:t>
      </w:r>
      <w:r w:rsidRPr="3C3B26A3">
        <w:rPr>
          <w:i/>
          <w:iCs/>
          <w:sz w:val="24"/>
          <w:szCs w:val="24"/>
          <w:lang w:val="es-ES"/>
        </w:rPr>
        <w:t>bits</w:t>
      </w:r>
      <w:r w:rsidRPr="3C3B26A3">
        <w:rPr>
          <w:sz w:val="24"/>
          <w:szCs w:val="24"/>
          <w:lang w:val="es-ES"/>
        </w:rPr>
        <w:t xml:space="preserve"> recibidos. De esta manera, todas las gráficas generadas tienen valores verticales comprendidos en el intervalo [0, 1], lo cual hace que podamos tener a una misma escala todas las representaciones gráficas independientemente del tamaño de unas u otras.</w:t>
      </w:r>
    </w:p>
    <w:p w14:paraId="3689AA18" w14:textId="316AD65A" w:rsidR="003A3DD4" w:rsidRDefault="3C3B26A3" w:rsidP="003A3DD4">
      <w:pPr>
        <w:spacing w:before="408" w:line="288" w:lineRule="auto"/>
        <w:ind w:firstLine="567"/>
        <w:jc w:val="both"/>
        <w:rPr>
          <w:sz w:val="24"/>
          <w:szCs w:val="24"/>
          <w:lang w:val="es-ES"/>
        </w:rPr>
      </w:pPr>
      <w:r w:rsidRPr="3C3B26A3">
        <w:rPr>
          <w:sz w:val="24"/>
          <w:szCs w:val="24"/>
          <w:lang w:val="es-ES"/>
        </w:rPr>
        <w:t>Como es habitual en el entorno profesional, cabe comentar que los servidores pueden experimentar periodos de carga mínima o nula, ya sea por mantenimiento, por problemas de funcionamiento o simplemente por el ciclo de trabajo de la propia empresa. Para evitar distorsionar en exceso las representaciones gráficas de las direcciones IP, los periodos en los que existe una falta de datos se han sustituido por valores nulos, es decir, por ceros.</w:t>
      </w:r>
    </w:p>
    <w:p w14:paraId="46E2FB54" w14:textId="4A377D25" w:rsidR="000C32EB" w:rsidRDefault="0092314D" w:rsidP="00A84ED8">
      <w:pPr>
        <w:pStyle w:val="BodyText"/>
        <w:widowControl/>
        <w:spacing w:before="408" w:line="288" w:lineRule="auto"/>
        <w:jc w:val="both"/>
        <w:rPr>
          <w:sz w:val="22"/>
          <w:szCs w:val="22"/>
        </w:rPr>
      </w:pPr>
      <w:r>
        <w:rPr>
          <w:noProof/>
        </w:rPr>
        <w:drawing>
          <wp:inline distT="0" distB="0" distL="0" distR="0" wp14:anchorId="24804FFD" wp14:editId="7EFB6B24">
            <wp:extent cx="2999557" cy="2251866"/>
            <wp:effectExtent l="0" t="0" r="0" b="0"/>
            <wp:docPr id="117716313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3138" name="Imagen 1" descr="Gráfic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6687" cy="2272233"/>
                    </a:xfrm>
                    <a:prstGeom prst="rect">
                      <a:avLst/>
                    </a:prstGeom>
                    <a:noFill/>
                    <a:ln>
                      <a:noFill/>
                    </a:ln>
                  </pic:spPr>
                </pic:pic>
              </a:graphicData>
            </a:graphic>
          </wp:inline>
        </w:drawing>
      </w:r>
      <w:r w:rsidR="00280324">
        <w:rPr>
          <w:noProof/>
        </w:rPr>
        <w:drawing>
          <wp:inline distT="0" distB="0" distL="0" distR="0" wp14:anchorId="77E600EB" wp14:editId="25E0B0DA">
            <wp:extent cx="2999493" cy="2251818"/>
            <wp:effectExtent l="0" t="0" r="0" b="0"/>
            <wp:docPr id="457161640"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61640" name="Imagen 2"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6897" cy="2272391"/>
                    </a:xfrm>
                    <a:prstGeom prst="rect">
                      <a:avLst/>
                    </a:prstGeom>
                    <a:noFill/>
                    <a:ln>
                      <a:noFill/>
                    </a:ln>
                  </pic:spPr>
                </pic:pic>
              </a:graphicData>
            </a:graphic>
          </wp:inline>
        </w:drawing>
      </w:r>
    </w:p>
    <w:p w14:paraId="5C303AA5" w14:textId="4CB1B3DE" w:rsidR="00E754D0" w:rsidRPr="000C32EB" w:rsidRDefault="008A7B88" w:rsidP="000C32EB">
      <w:pPr>
        <w:pStyle w:val="BodyText"/>
        <w:widowControl/>
        <w:spacing w:before="408" w:line="288" w:lineRule="auto"/>
        <w:jc w:val="both"/>
        <w:rPr>
          <w:sz w:val="22"/>
          <w:szCs w:val="22"/>
        </w:rPr>
      </w:pPr>
      <w:r>
        <w:rPr>
          <w:noProof/>
        </w:rPr>
        <w:drawing>
          <wp:inline distT="0" distB="0" distL="0" distR="0" wp14:anchorId="74E56850" wp14:editId="78101C96">
            <wp:extent cx="3027262" cy="2272665"/>
            <wp:effectExtent l="0" t="0" r="1905" b="0"/>
            <wp:docPr id="1813281488"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488" name="Imagen 3" descr="Gráfico, Histo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0771" cy="2290314"/>
                    </a:xfrm>
                    <a:prstGeom prst="rect">
                      <a:avLst/>
                    </a:prstGeom>
                    <a:noFill/>
                    <a:ln>
                      <a:noFill/>
                    </a:ln>
                  </pic:spPr>
                </pic:pic>
              </a:graphicData>
            </a:graphic>
          </wp:inline>
        </w:drawing>
      </w:r>
      <w:r w:rsidR="009F17F2">
        <w:rPr>
          <w:noProof/>
        </w:rPr>
        <w:drawing>
          <wp:inline distT="0" distB="0" distL="0" distR="0" wp14:anchorId="0753CAED" wp14:editId="19889875">
            <wp:extent cx="3010619" cy="2260170"/>
            <wp:effectExtent l="0" t="0" r="0" b="6985"/>
            <wp:docPr id="238046414" name="Imagen 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6414" name="Imagen 4" descr="Gráfico&#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2831" cy="2269338"/>
                    </a:xfrm>
                    <a:prstGeom prst="rect">
                      <a:avLst/>
                    </a:prstGeom>
                    <a:noFill/>
                    <a:ln>
                      <a:noFill/>
                    </a:ln>
                  </pic:spPr>
                </pic:pic>
              </a:graphicData>
            </a:graphic>
          </wp:inline>
        </w:drawing>
      </w:r>
    </w:p>
    <w:p w14:paraId="7E039A7C" w14:textId="035D6BBD" w:rsidR="00A10F69" w:rsidRPr="00754D30" w:rsidRDefault="00E754D0" w:rsidP="00F06A33">
      <w:pPr>
        <w:pStyle w:val="Caption"/>
        <w:jc w:val="center"/>
        <w:rPr>
          <w:i w:val="0"/>
          <w:iCs w:val="0"/>
          <w:color w:val="auto"/>
          <w:sz w:val="22"/>
          <w:szCs w:val="22"/>
        </w:rPr>
      </w:pPr>
      <w:bookmarkStart w:id="117" w:name="_Toc169470701"/>
      <w:r w:rsidRPr="00754D30">
        <w:rPr>
          <w:b/>
          <w:bCs/>
          <w:i w:val="0"/>
          <w:iCs w:val="0"/>
          <w:color w:val="auto"/>
        </w:rPr>
        <w:t xml:space="preserve">Figura </w:t>
      </w:r>
      <w:r w:rsidR="00716595" w:rsidRPr="00754D30">
        <w:rPr>
          <w:b/>
          <w:bCs/>
          <w:i w:val="0"/>
          <w:iCs w:val="0"/>
          <w:color w:val="auto"/>
        </w:rPr>
        <w:fldChar w:fldCharType="begin"/>
      </w:r>
      <w:r w:rsidR="00716595" w:rsidRPr="00754D30">
        <w:rPr>
          <w:b/>
          <w:bCs/>
          <w:i w:val="0"/>
          <w:iCs w:val="0"/>
          <w:color w:val="auto"/>
        </w:rPr>
        <w:instrText xml:space="preserve"> STYLEREF 1 \s </w:instrText>
      </w:r>
      <w:r w:rsidR="00716595" w:rsidRPr="00754D30">
        <w:rPr>
          <w:b/>
          <w:bCs/>
          <w:i w:val="0"/>
          <w:iCs w:val="0"/>
          <w:color w:val="auto"/>
        </w:rPr>
        <w:fldChar w:fldCharType="separate"/>
      </w:r>
      <w:r w:rsidR="00226745">
        <w:rPr>
          <w:b/>
          <w:bCs/>
          <w:i w:val="0"/>
          <w:iCs w:val="0"/>
          <w:noProof/>
          <w:color w:val="auto"/>
        </w:rPr>
        <w:t>3</w:t>
      </w:r>
      <w:r w:rsidR="00716595" w:rsidRPr="00754D30">
        <w:rPr>
          <w:b/>
          <w:bCs/>
          <w:i w:val="0"/>
          <w:iCs w:val="0"/>
          <w:color w:val="auto"/>
        </w:rPr>
        <w:fldChar w:fldCharType="end"/>
      </w:r>
      <w:r w:rsidR="00716595" w:rsidRPr="00754D30">
        <w:rPr>
          <w:b/>
          <w:bCs/>
          <w:i w:val="0"/>
          <w:iCs w:val="0"/>
          <w:color w:val="auto"/>
        </w:rPr>
        <w:t>.</w:t>
      </w:r>
      <w:r w:rsidR="00716595" w:rsidRPr="00754D30">
        <w:rPr>
          <w:b/>
          <w:bCs/>
          <w:i w:val="0"/>
          <w:iCs w:val="0"/>
          <w:color w:val="auto"/>
        </w:rPr>
        <w:fldChar w:fldCharType="begin"/>
      </w:r>
      <w:r w:rsidR="00716595" w:rsidRPr="00754D30">
        <w:rPr>
          <w:b/>
          <w:bCs/>
          <w:i w:val="0"/>
          <w:iCs w:val="0"/>
          <w:color w:val="auto"/>
        </w:rPr>
        <w:instrText xml:space="preserve"> SEQ Ilustración \* ARABIC \s 1 </w:instrText>
      </w:r>
      <w:r w:rsidR="00716595" w:rsidRPr="00754D30">
        <w:rPr>
          <w:b/>
          <w:bCs/>
          <w:i w:val="0"/>
          <w:iCs w:val="0"/>
          <w:color w:val="auto"/>
        </w:rPr>
        <w:fldChar w:fldCharType="separate"/>
      </w:r>
      <w:r w:rsidR="00226745">
        <w:rPr>
          <w:b/>
          <w:bCs/>
          <w:i w:val="0"/>
          <w:iCs w:val="0"/>
          <w:noProof/>
          <w:color w:val="auto"/>
        </w:rPr>
        <w:t>1</w:t>
      </w:r>
      <w:r w:rsidR="00716595" w:rsidRPr="00754D30">
        <w:rPr>
          <w:b/>
          <w:bCs/>
          <w:i w:val="0"/>
          <w:iCs w:val="0"/>
          <w:color w:val="auto"/>
        </w:rPr>
        <w:fldChar w:fldCharType="end"/>
      </w:r>
      <w:r w:rsidRPr="00754D30">
        <w:rPr>
          <w:i w:val="0"/>
          <w:iCs w:val="0"/>
          <w:color w:val="auto"/>
        </w:rPr>
        <w:t xml:space="preserve">: </w:t>
      </w:r>
      <w:r w:rsidR="000C32EB" w:rsidRPr="00754D30">
        <w:rPr>
          <w:i w:val="0"/>
          <w:iCs w:val="0"/>
          <w:color w:val="auto"/>
        </w:rPr>
        <w:t>Ejemplo de series temporales</w:t>
      </w:r>
      <w:bookmarkEnd w:id="117"/>
    </w:p>
    <w:p w14:paraId="1465DAA1" w14:textId="0A705111" w:rsidR="005B46F2" w:rsidRPr="00F06A33" w:rsidRDefault="3C3B26A3" w:rsidP="3C3B26A3">
      <w:pPr>
        <w:spacing w:before="408" w:line="288" w:lineRule="auto"/>
        <w:ind w:firstLine="567"/>
        <w:jc w:val="both"/>
        <w:rPr>
          <w:b/>
          <w:bCs/>
          <w:sz w:val="24"/>
          <w:szCs w:val="24"/>
          <w:lang w:val="es-ES"/>
        </w:rPr>
      </w:pPr>
      <w:r w:rsidRPr="3C3B26A3">
        <w:rPr>
          <w:sz w:val="24"/>
          <w:szCs w:val="24"/>
          <w:lang w:val="es-ES"/>
        </w:rPr>
        <w:t>Las gráficas de la figura 3.1 muestran varios ejemplos de las posibles representaciones del tráfico de red de distintas direcciones IP, en las que se pueden diferenciar de manera clara un comportamiento variable en cada una de ellas. Existen direcciones con una carga mayor y más continuada como puede ser la de la dirección 0.0.0.XY que difieren mucho de otras como la 10.200.101.XY, que posee una carga bastante baja a lo largo de todo su periodo temporal, excepto en un momento muy concreto que recibe un pico de carga bastante más alto de lo habitual.</w:t>
      </w:r>
    </w:p>
    <w:p w14:paraId="6CAD2B58" w14:textId="47979EFA" w:rsidR="005B46F2" w:rsidRPr="00F06A33" w:rsidRDefault="3C3B26A3" w:rsidP="3C3B26A3">
      <w:pPr>
        <w:spacing w:before="408" w:line="288" w:lineRule="auto"/>
        <w:ind w:firstLine="567"/>
        <w:jc w:val="both"/>
        <w:rPr>
          <w:sz w:val="24"/>
          <w:szCs w:val="24"/>
          <w:lang w:val="es-ES"/>
        </w:rPr>
      </w:pPr>
      <w:r w:rsidRPr="3C3B26A3">
        <w:rPr>
          <w:sz w:val="24"/>
          <w:szCs w:val="24"/>
          <w:lang w:val="es-ES"/>
        </w:rPr>
        <w:t xml:space="preserve">Cabe comentar que la IP 0.0.0.XY corresponde realmente a la dirección 0.0.0.0 que, en la mayoría de los casos, incluido el nuestro, suele representar el agregado de la monitorización de todo el sistema, es decir, la totalidad de todo el tráfico del sistema. </w:t>
      </w:r>
    </w:p>
    <w:p w14:paraId="08751008" w14:textId="1A5E6EC9" w:rsidR="002A2747" w:rsidRPr="00F06A33" w:rsidRDefault="00B864C6" w:rsidP="00F06A33">
      <w:pPr>
        <w:spacing w:before="408" w:line="288" w:lineRule="auto"/>
        <w:ind w:firstLine="567"/>
        <w:jc w:val="both"/>
        <w:rPr>
          <w:b/>
          <w:bCs/>
          <w:sz w:val="24"/>
          <w:szCs w:val="24"/>
        </w:rPr>
      </w:pPr>
      <w:r w:rsidRPr="00FF058A">
        <w:rPr>
          <w:sz w:val="24"/>
          <w:szCs w:val="24"/>
        </w:rPr>
        <w:t xml:space="preserve">El comportamiento de </w:t>
      </w:r>
      <w:r w:rsidR="009C390E">
        <w:rPr>
          <w:sz w:val="24"/>
          <w:szCs w:val="24"/>
        </w:rPr>
        <w:t>las</w:t>
      </w:r>
      <w:r w:rsidRPr="00FF058A">
        <w:rPr>
          <w:sz w:val="24"/>
          <w:szCs w:val="24"/>
        </w:rPr>
        <w:t xml:space="preserve"> series temporales </w:t>
      </w:r>
      <w:r w:rsidR="00007887" w:rsidRPr="00FF058A">
        <w:rPr>
          <w:sz w:val="24"/>
          <w:szCs w:val="24"/>
        </w:rPr>
        <w:t xml:space="preserve">es muy diverso </w:t>
      </w:r>
      <w:r w:rsidR="004122EC" w:rsidRPr="00FF058A">
        <w:rPr>
          <w:sz w:val="24"/>
          <w:szCs w:val="24"/>
        </w:rPr>
        <w:t xml:space="preserve">y cambiante entre unas y otras, y </w:t>
      </w:r>
      <w:r w:rsidR="003830CA" w:rsidRPr="00FF058A">
        <w:rPr>
          <w:sz w:val="24"/>
          <w:szCs w:val="24"/>
        </w:rPr>
        <w:t>son</w:t>
      </w:r>
      <w:r w:rsidR="004122EC" w:rsidRPr="00FF058A">
        <w:rPr>
          <w:sz w:val="24"/>
          <w:szCs w:val="24"/>
        </w:rPr>
        <w:t xml:space="preserve"> precisamente</w:t>
      </w:r>
      <w:r w:rsidR="002B23D9" w:rsidRPr="00FF058A">
        <w:rPr>
          <w:sz w:val="24"/>
          <w:szCs w:val="24"/>
        </w:rPr>
        <w:t xml:space="preserve"> esas diferencias </w:t>
      </w:r>
      <w:r w:rsidR="003830CA" w:rsidRPr="00FF058A">
        <w:rPr>
          <w:sz w:val="24"/>
          <w:szCs w:val="24"/>
        </w:rPr>
        <w:t xml:space="preserve">las que, tras </w:t>
      </w:r>
      <w:r w:rsidR="00005F43" w:rsidRPr="00FF058A">
        <w:rPr>
          <w:sz w:val="24"/>
          <w:szCs w:val="24"/>
        </w:rPr>
        <w:t>la transformación de las series y su caracterización eliminando el eje temporal, queremos poder estudiar y catalogar</w:t>
      </w:r>
      <w:r w:rsidR="00EA0AA0" w:rsidRPr="00FF058A">
        <w:rPr>
          <w:sz w:val="24"/>
          <w:szCs w:val="24"/>
        </w:rPr>
        <w:t>.</w:t>
      </w:r>
    </w:p>
    <w:p w14:paraId="10350755" w14:textId="2EC1C1AF" w:rsidR="0093622B" w:rsidRDefault="00E561BF">
      <w:pPr>
        <w:pStyle w:val="Heading4"/>
        <w:widowControl/>
        <w:numPr>
          <w:ilvl w:val="1"/>
          <w:numId w:val="2"/>
        </w:numPr>
        <w:tabs>
          <w:tab w:val="left" w:pos="1346"/>
          <w:tab w:val="left" w:pos="1347"/>
        </w:tabs>
        <w:spacing w:beforeAutospacing="1" w:line="336" w:lineRule="auto"/>
        <w:ind w:left="873"/>
        <w:jc w:val="both"/>
      </w:pPr>
      <w:bookmarkStart w:id="118" w:name="_Toc169600383"/>
      <w:r>
        <w:rPr>
          <w:color w:val="9A7248"/>
        </w:rPr>
        <w:t>Transformada Wavelet</w:t>
      </w:r>
      <w:bookmarkEnd w:id="118"/>
    </w:p>
    <w:p w14:paraId="45649D92" w14:textId="77777777" w:rsidR="002F3FA0" w:rsidRPr="002F3FA0" w:rsidRDefault="002F3FA0" w:rsidP="002F3FA0">
      <w:pPr>
        <w:pStyle w:val="ListParagraph"/>
        <w:keepNext/>
        <w:widowControl/>
        <w:numPr>
          <w:ilvl w:val="0"/>
          <w:numId w:val="5"/>
        </w:numPr>
        <w:tabs>
          <w:tab w:val="left" w:pos="1346"/>
          <w:tab w:val="left" w:pos="1347"/>
          <w:tab w:val="left" w:pos="1418"/>
        </w:tabs>
        <w:spacing w:before="120" w:line="336" w:lineRule="auto"/>
        <w:jc w:val="both"/>
        <w:outlineLvl w:val="4"/>
        <w:rPr>
          <w:b/>
          <w:bCs/>
          <w:vanish/>
          <w:color w:val="9A7248"/>
          <w:sz w:val="28"/>
          <w:szCs w:val="28"/>
        </w:rPr>
      </w:pPr>
      <w:bookmarkStart w:id="119" w:name="_Toc167956759"/>
      <w:bookmarkStart w:id="120" w:name="_Toc168040152"/>
      <w:bookmarkStart w:id="121" w:name="_Toc168040220"/>
      <w:bookmarkStart w:id="122" w:name="_Toc168040288"/>
      <w:bookmarkStart w:id="123" w:name="_Toc168043516"/>
      <w:bookmarkStart w:id="124" w:name="_Toc168305586"/>
      <w:bookmarkStart w:id="125" w:name="_Toc168305658"/>
      <w:bookmarkStart w:id="126" w:name="_Toc168394815"/>
      <w:bookmarkStart w:id="127" w:name="_Toc168396828"/>
      <w:bookmarkStart w:id="128" w:name="_Toc168396881"/>
      <w:bookmarkStart w:id="129" w:name="_Toc169362211"/>
      <w:bookmarkStart w:id="130" w:name="_Toc169362298"/>
      <w:bookmarkStart w:id="131" w:name="_Toc169362359"/>
      <w:bookmarkStart w:id="132" w:name="_Toc169363876"/>
      <w:bookmarkStart w:id="133" w:name="_Toc169433277"/>
      <w:bookmarkStart w:id="134" w:name="_Toc169433337"/>
      <w:bookmarkStart w:id="135" w:name="_Toc169438602"/>
      <w:bookmarkStart w:id="136" w:name="_Toc169545192"/>
      <w:bookmarkStart w:id="137" w:name="_Toc169548333"/>
      <w:bookmarkStart w:id="138" w:name="_Toc16960038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072D8AF2" w14:textId="77777777" w:rsidR="002F3FA0" w:rsidRPr="002F3FA0" w:rsidRDefault="002F3FA0" w:rsidP="002F3FA0">
      <w:pPr>
        <w:pStyle w:val="ListParagraph"/>
        <w:keepNext/>
        <w:widowControl/>
        <w:numPr>
          <w:ilvl w:val="0"/>
          <w:numId w:val="5"/>
        </w:numPr>
        <w:tabs>
          <w:tab w:val="left" w:pos="1346"/>
          <w:tab w:val="left" w:pos="1347"/>
          <w:tab w:val="left" w:pos="1418"/>
        </w:tabs>
        <w:spacing w:before="120" w:line="336" w:lineRule="auto"/>
        <w:jc w:val="both"/>
        <w:outlineLvl w:val="4"/>
        <w:rPr>
          <w:b/>
          <w:bCs/>
          <w:vanish/>
          <w:color w:val="9A7248"/>
          <w:sz w:val="28"/>
          <w:szCs w:val="28"/>
        </w:rPr>
      </w:pPr>
      <w:bookmarkStart w:id="139" w:name="_Toc167956760"/>
      <w:bookmarkStart w:id="140" w:name="_Toc168040153"/>
      <w:bookmarkStart w:id="141" w:name="_Toc168040221"/>
      <w:bookmarkStart w:id="142" w:name="_Toc168040289"/>
      <w:bookmarkStart w:id="143" w:name="_Toc168043517"/>
      <w:bookmarkStart w:id="144" w:name="_Toc168305587"/>
      <w:bookmarkStart w:id="145" w:name="_Toc168305659"/>
      <w:bookmarkStart w:id="146" w:name="_Toc168394816"/>
      <w:bookmarkStart w:id="147" w:name="_Toc168396829"/>
      <w:bookmarkStart w:id="148" w:name="_Toc168396882"/>
      <w:bookmarkStart w:id="149" w:name="_Toc169362212"/>
      <w:bookmarkStart w:id="150" w:name="_Toc169362299"/>
      <w:bookmarkStart w:id="151" w:name="_Toc169362360"/>
      <w:bookmarkStart w:id="152" w:name="_Toc169363877"/>
      <w:bookmarkStart w:id="153" w:name="_Toc169433278"/>
      <w:bookmarkStart w:id="154" w:name="_Toc169433338"/>
      <w:bookmarkStart w:id="155" w:name="_Toc169438603"/>
      <w:bookmarkStart w:id="156" w:name="_Toc169545193"/>
      <w:bookmarkStart w:id="157" w:name="_Toc169548334"/>
      <w:bookmarkStart w:id="158" w:name="_Toc169600385"/>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918D8A7" w14:textId="77777777" w:rsidR="002F3FA0" w:rsidRPr="002F3FA0" w:rsidRDefault="002F3FA0" w:rsidP="002F3FA0">
      <w:pPr>
        <w:pStyle w:val="ListParagraph"/>
        <w:keepNext/>
        <w:widowControl/>
        <w:numPr>
          <w:ilvl w:val="1"/>
          <w:numId w:val="5"/>
        </w:numPr>
        <w:tabs>
          <w:tab w:val="left" w:pos="1346"/>
          <w:tab w:val="left" w:pos="1347"/>
          <w:tab w:val="left" w:pos="1418"/>
        </w:tabs>
        <w:spacing w:before="120" w:line="336" w:lineRule="auto"/>
        <w:jc w:val="both"/>
        <w:outlineLvl w:val="4"/>
        <w:rPr>
          <w:b/>
          <w:bCs/>
          <w:vanish/>
          <w:color w:val="9A7248"/>
          <w:sz w:val="28"/>
          <w:szCs w:val="28"/>
        </w:rPr>
      </w:pPr>
      <w:bookmarkStart w:id="159" w:name="_Toc167956761"/>
      <w:bookmarkStart w:id="160" w:name="_Toc168040154"/>
      <w:bookmarkStart w:id="161" w:name="_Toc168040222"/>
      <w:bookmarkStart w:id="162" w:name="_Toc168040290"/>
      <w:bookmarkStart w:id="163" w:name="_Toc168043518"/>
      <w:bookmarkStart w:id="164" w:name="_Toc168305588"/>
      <w:bookmarkStart w:id="165" w:name="_Toc168305660"/>
      <w:bookmarkStart w:id="166" w:name="_Toc168394817"/>
      <w:bookmarkStart w:id="167" w:name="_Toc168396830"/>
      <w:bookmarkStart w:id="168" w:name="_Toc168396883"/>
      <w:bookmarkStart w:id="169" w:name="_Toc169362213"/>
      <w:bookmarkStart w:id="170" w:name="_Toc169362300"/>
      <w:bookmarkStart w:id="171" w:name="_Toc169362361"/>
      <w:bookmarkStart w:id="172" w:name="_Toc169363878"/>
      <w:bookmarkStart w:id="173" w:name="_Toc169433279"/>
      <w:bookmarkStart w:id="174" w:name="_Toc169433339"/>
      <w:bookmarkStart w:id="175" w:name="_Toc169438604"/>
      <w:bookmarkStart w:id="176" w:name="_Toc169545194"/>
      <w:bookmarkStart w:id="177" w:name="_Toc169548335"/>
      <w:bookmarkStart w:id="178" w:name="_Toc169600386"/>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BEA5332" w14:textId="712E1E4C" w:rsidR="00CD540B" w:rsidRPr="0023016B" w:rsidRDefault="002F3FA0" w:rsidP="0023016B">
      <w:pPr>
        <w:pStyle w:val="Heading5"/>
        <w:widowControl/>
        <w:numPr>
          <w:ilvl w:val="2"/>
          <w:numId w:val="5"/>
        </w:numPr>
        <w:tabs>
          <w:tab w:val="num" w:pos="764"/>
          <w:tab w:val="left" w:pos="1418"/>
        </w:tabs>
        <w:spacing w:before="120"/>
        <w:ind w:left="720"/>
        <w:jc w:val="both"/>
      </w:pPr>
      <w:bookmarkStart w:id="179" w:name="_Hlk96295576"/>
      <w:bookmarkEnd w:id="179"/>
      <w:r>
        <w:t xml:space="preserve"> </w:t>
      </w:r>
      <w:bookmarkStart w:id="180" w:name="_Toc169600387"/>
      <w:r w:rsidR="00EA08FF">
        <w:t>Definición</w:t>
      </w:r>
      <w:bookmarkEnd w:id="180"/>
      <w:r w:rsidR="00EA08FF">
        <w:t xml:space="preserve"> </w:t>
      </w:r>
    </w:p>
    <w:p w14:paraId="5A0A6CA1" w14:textId="0AD4C5F9" w:rsidR="003C25B9" w:rsidRDefault="3C3B26A3" w:rsidP="3C3B26A3">
      <w:pPr>
        <w:spacing w:before="408" w:line="288" w:lineRule="auto"/>
        <w:ind w:firstLine="567"/>
        <w:jc w:val="both"/>
        <w:rPr>
          <w:sz w:val="24"/>
          <w:szCs w:val="24"/>
          <w:lang w:val="es-ES"/>
        </w:rPr>
      </w:pPr>
      <w:r w:rsidRPr="3C3B26A3">
        <w:rPr>
          <w:sz w:val="24"/>
          <w:szCs w:val="24"/>
          <w:lang w:val="es-ES"/>
        </w:rPr>
        <w:t xml:space="preserve">La transformada </w:t>
      </w:r>
      <w:r w:rsidRPr="3C3B26A3">
        <w:rPr>
          <w:i/>
          <w:iCs/>
          <w:sz w:val="24"/>
          <w:szCs w:val="24"/>
          <w:lang w:val="es-ES"/>
        </w:rPr>
        <w:t>Wavelet</w:t>
      </w:r>
      <w:r w:rsidR="001728B7">
        <w:rPr>
          <w:sz w:val="24"/>
          <w:szCs w:val="24"/>
          <w:lang w:val="es-ES"/>
        </w:rPr>
        <w:t xml:space="preserve"> </w:t>
      </w:r>
      <w:sdt>
        <w:sdtPr>
          <w:rPr>
            <w:color w:val="000000"/>
            <w:sz w:val="24"/>
            <w:szCs w:val="24"/>
            <w:lang w:val="es-ES"/>
          </w:rPr>
          <w:tag w:val="MENDELEY_CITATION_v3_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"/>
          <w:id w:val="-233706490"/>
          <w:placeholder>
            <w:docPart w:val="DefaultPlaceholder_-1854013440"/>
          </w:placeholder>
        </w:sdtPr>
        <w:sdtContent>
          <w:r w:rsidR="00C90B5B" w:rsidRPr="00C90B5B">
            <w:rPr>
              <w:color w:val="000000"/>
              <w:sz w:val="24"/>
              <w:szCs w:val="24"/>
              <w:lang w:val="es-ES"/>
            </w:rPr>
            <w:t>[16], [17]</w:t>
          </w:r>
        </w:sdtContent>
      </w:sdt>
      <w:r w:rsidRPr="3C3B26A3">
        <w:rPr>
          <w:sz w:val="24"/>
          <w:szCs w:val="24"/>
          <w:lang w:val="es-ES"/>
        </w:rPr>
        <w:t xml:space="preserve"> es una herramienta matemática utilizada en el análisis y procesamiento de datos, principalmente de señales. Es especialmente potente con señales no estacionarias, que son aquellas que poseen algún tipo de variación en su frecuencia a lo largo del tiempo. La potencia de la transformada </w:t>
      </w:r>
      <w:r w:rsidRPr="3C3B26A3">
        <w:rPr>
          <w:i/>
          <w:iCs/>
          <w:sz w:val="24"/>
          <w:szCs w:val="24"/>
          <w:lang w:val="es-ES"/>
        </w:rPr>
        <w:t>Wavelet</w:t>
      </w:r>
      <w:r w:rsidRPr="3C3B26A3">
        <w:rPr>
          <w:sz w:val="24"/>
          <w:szCs w:val="24"/>
          <w:lang w:val="es-ES"/>
        </w:rPr>
        <w:t xml:space="preserve"> reside en su capacidad para retener información, tanto del tiempo, como de la frecuencia, para poder así realizar análisis locales del comportamiento de la señal. </w:t>
      </w:r>
    </w:p>
    <w:p w14:paraId="36E64823" w14:textId="78AE4058" w:rsidR="00506045" w:rsidRPr="004B387D" w:rsidRDefault="3C3B26A3" w:rsidP="3C3B26A3">
      <w:pPr>
        <w:spacing w:before="408" w:line="288" w:lineRule="auto"/>
        <w:ind w:firstLine="567"/>
        <w:jc w:val="both"/>
        <w:rPr>
          <w:sz w:val="24"/>
          <w:szCs w:val="24"/>
          <w:lang w:val="es-ES"/>
        </w:rPr>
      </w:pPr>
      <w:r w:rsidRPr="3C3B26A3">
        <w:rPr>
          <w:sz w:val="24"/>
          <w:szCs w:val="24"/>
          <w:lang w:val="es-ES"/>
        </w:rPr>
        <w:t xml:space="preserve">La diferencia respecto a otro tipo de transformaciones, como pueden ser la de </w:t>
      </w:r>
      <w:r w:rsidRPr="3C3B26A3">
        <w:rPr>
          <w:i/>
          <w:iCs/>
          <w:sz w:val="24"/>
          <w:szCs w:val="24"/>
          <w:lang w:val="es-ES"/>
        </w:rPr>
        <w:t>Fourier</w:t>
      </w:r>
      <w:r w:rsidRPr="3C3B26A3">
        <w:rPr>
          <w:sz w:val="24"/>
          <w:szCs w:val="24"/>
          <w:lang w:val="es-ES"/>
        </w:rPr>
        <w:t xml:space="preserve"> </w:t>
      </w:r>
      <w:sdt>
        <w:sdtPr>
          <w:rPr>
            <w:color w:val="000000"/>
            <w:sz w:val="24"/>
            <w:szCs w:val="24"/>
            <w:lang w:val="es-ES"/>
          </w:rPr>
          <w:tag w:val="MENDELEY_CITATION_v3_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"/>
          <w:id w:val="464696915"/>
          <w:placeholder>
            <w:docPart w:val="DefaultPlaceholder_-1854013440"/>
          </w:placeholder>
        </w:sdtPr>
        <w:sdtContent>
          <w:r w:rsidR="00C90B5B" w:rsidRPr="00C90B5B">
            <w:rPr>
              <w:color w:val="000000"/>
              <w:sz w:val="24"/>
              <w:szCs w:val="24"/>
              <w:lang w:val="es-ES"/>
            </w:rPr>
            <w:t>[18], [19]</w:t>
          </w:r>
          <w:r w:rsidR="00446F83">
            <w:rPr>
              <w:color w:val="000000"/>
              <w:sz w:val="24"/>
              <w:szCs w:val="24"/>
              <w:lang w:val="es-ES"/>
            </w:rPr>
            <w:t xml:space="preserve"> </w:t>
          </w:r>
        </w:sdtContent>
      </w:sdt>
      <w:r w:rsidRPr="3C3B26A3">
        <w:rPr>
          <w:sz w:val="24"/>
          <w:szCs w:val="24"/>
          <w:lang w:val="es-ES"/>
        </w:rPr>
        <w:t>o la STFT (</w:t>
      </w:r>
      <w:r w:rsidRPr="3C3B26A3">
        <w:rPr>
          <w:i/>
          <w:iCs/>
          <w:sz w:val="24"/>
          <w:szCs w:val="24"/>
          <w:lang w:val="es-ES"/>
        </w:rPr>
        <w:t>Short-time Fourier Transform</w:t>
      </w:r>
      <w:r w:rsidRPr="3C3B26A3">
        <w:rPr>
          <w:sz w:val="24"/>
          <w:szCs w:val="24"/>
          <w:lang w:val="es-ES"/>
        </w:rPr>
        <w:t>), que utilizan bases sinusoidales, reside en la estructura de sus propias funciones base, las cuales poseen una estrecha relación entre la frecuencia y el tiempo. Estas funciones base ayudan a descomponer las señales y obtener sus diferentes niveles de resolución para poder analizar comportamiento multiescalar.</w:t>
      </w:r>
      <w:r w:rsidR="009D7BF8">
        <w:rPr>
          <w:sz w:val="24"/>
          <w:szCs w:val="24"/>
          <w:lang w:val="es-ES"/>
        </w:rPr>
        <w:t xml:space="preserve"> Los autores de </w:t>
      </w:r>
      <w:sdt>
        <w:sdtPr>
          <w:rPr>
            <w:color w:val="000000"/>
            <w:sz w:val="24"/>
            <w:szCs w:val="24"/>
            <w:lang w:val="es-ES"/>
          </w:rPr>
          <w:tag w:val="MENDELEY_CITATION_v3_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"/>
          <w:id w:val="-202166145"/>
          <w:placeholder>
            <w:docPart w:val="DefaultPlaceholder_-1854013440"/>
          </w:placeholder>
        </w:sdtPr>
        <w:sdtContent>
          <w:r w:rsidR="00C90B5B" w:rsidRPr="00C90B5B">
            <w:rPr>
              <w:color w:val="000000"/>
              <w:sz w:val="24"/>
              <w:szCs w:val="24"/>
              <w:lang w:val="es-ES"/>
            </w:rPr>
            <w:t>[20]</w:t>
          </w:r>
        </w:sdtContent>
      </w:sdt>
      <w:r w:rsidR="004B387D">
        <w:rPr>
          <w:sz w:val="24"/>
          <w:szCs w:val="24"/>
          <w:lang w:val="es-ES"/>
        </w:rPr>
        <w:t xml:space="preserve">definen la transformada </w:t>
      </w:r>
      <w:r w:rsidR="004B387D">
        <w:rPr>
          <w:i/>
          <w:iCs/>
          <w:sz w:val="24"/>
          <w:szCs w:val="24"/>
          <w:lang w:val="es-ES"/>
        </w:rPr>
        <w:t>Wavelet</w:t>
      </w:r>
      <w:r w:rsidR="004B387D">
        <w:rPr>
          <w:sz w:val="24"/>
          <w:szCs w:val="24"/>
          <w:lang w:val="es-ES"/>
        </w:rPr>
        <w:t xml:space="preserve"> de la siguiente forma:</w:t>
      </w:r>
    </w:p>
    <w:p w14:paraId="176B0DC0" w14:textId="262D2D68" w:rsidR="006F5EB3" w:rsidRDefault="3C3B26A3" w:rsidP="3C3B26A3">
      <w:pPr>
        <w:spacing w:before="408" w:line="288" w:lineRule="auto"/>
        <w:ind w:firstLine="567"/>
        <w:jc w:val="both"/>
        <w:rPr>
          <w:sz w:val="24"/>
          <w:szCs w:val="24"/>
          <w:lang w:val="es-ES"/>
        </w:rPr>
      </w:pPr>
      <w:r w:rsidRPr="00801E2A">
        <w:rPr>
          <w:i/>
          <w:iCs/>
          <w:sz w:val="24"/>
          <w:szCs w:val="24"/>
          <w:lang w:val="es-ES"/>
        </w:rPr>
        <w:t>“La Transformada Wavelet no es estrictamente un método estadístico de reconocimiento de patrones, sino que es un método de preprocesamiento que permite que los datos sean expresados más sucintamente.”</w:t>
      </w:r>
      <w:r w:rsidRPr="3C3B26A3">
        <w:rPr>
          <w:sz w:val="24"/>
          <w:szCs w:val="24"/>
          <w:lang w:val="es-ES"/>
        </w:rPr>
        <w:t xml:space="preserve"> </w:t>
      </w:r>
      <w:r w:rsidR="00125754">
        <w:rPr>
          <w:sz w:val="24"/>
          <w:szCs w:val="24"/>
          <w:lang w:val="es-ES"/>
        </w:rPr>
        <w:t>Montoya J. R. A.</w:t>
      </w:r>
    </w:p>
    <w:p w14:paraId="3ADD09B2" w14:textId="77777777" w:rsidR="00006CDD" w:rsidRDefault="00F008DF" w:rsidP="005B0AB8">
      <w:pPr>
        <w:keepNext/>
        <w:spacing w:before="408" w:line="288" w:lineRule="auto"/>
        <w:jc w:val="center"/>
      </w:pPr>
      <w:r>
        <w:rPr>
          <w:noProof/>
        </w:rPr>
        <w:drawing>
          <wp:inline distT="0" distB="0" distL="0" distR="0" wp14:anchorId="350D48F0" wp14:editId="46D55F66">
            <wp:extent cx="4623758" cy="2372801"/>
            <wp:effectExtent l="0" t="0" r="5715" b="8890"/>
            <wp:docPr id="72749432" name="Imagen 21" descr="Examples of wavelet famil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wavelet families. | Download Scientific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5880" cy="2373890"/>
                    </a:xfrm>
                    <a:prstGeom prst="rect">
                      <a:avLst/>
                    </a:prstGeom>
                    <a:noFill/>
                    <a:ln>
                      <a:noFill/>
                    </a:ln>
                  </pic:spPr>
                </pic:pic>
              </a:graphicData>
            </a:graphic>
          </wp:inline>
        </w:drawing>
      </w:r>
    </w:p>
    <w:p w14:paraId="7464B79A" w14:textId="57054143" w:rsidR="00506045" w:rsidRPr="00754D30" w:rsidRDefault="00006CDD" w:rsidP="005B0AB8">
      <w:pPr>
        <w:pStyle w:val="Caption"/>
        <w:jc w:val="center"/>
        <w:rPr>
          <w:i w:val="0"/>
          <w:iCs w:val="0"/>
          <w:color w:val="auto"/>
          <w:sz w:val="24"/>
          <w:szCs w:val="24"/>
        </w:rPr>
      </w:pPr>
      <w:bookmarkStart w:id="181" w:name="_Toc169470702"/>
      <w:r w:rsidRPr="00754D30">
        <w:rPr>
          <w:b/>
          <w:bCs/>
          <w:i w:val="0"/>
          <w:iCs w:val="0"/>
          <w:color w:val="auto"/>
        </w:rPr>
        <w:t xml:space="preserve">Figura </w:t>
      </w:r>
      <w:r w:rsidR="00716595" w:rsidRPr="00754D30">
        <w:rPr>
          <w:b/>
          <w:bCs/>
          <w:i w:val="0"/>
          <w:iCs w:val="0"/>
          <w:color w:val="auto"/>
        </w:rPr>
        <w:fldChar w:fldCharType="begin"/>
      </w:r>
      <w:r w:rsidR="00716595" w:rsidRPr="00754D30">
        <w:rPr>
          <w:b/>
          <w:bCs/>
          <w:i w:val="0"/>
          <w:iCs w:val="0"/>
          <w:color w:val="auto"/>
        </w:rPr>
        <w:instrText xml:space="preserve"> STYLEREF 1 \s </w:instrText>
      </w:r>
      <w:r w:rsidR="00716595" w:rsidRPr="00754D30">
        <w:rPr>
          <w:b/>
          <w:bCs/>
          <w:i w:val="0"/>
          <w:iCs w:val="0"/>
          <w:color w:val="auto"/>
        </w:rPr>
        <w:fldChar w:fldCharType="separate"/>
      </w:r>
      <w:r w:rsidR="00226745">
        <w:rPr>
          <w:b/>
          <w:bCs/>
          <w:i w:val="0"/>
          <w:iCs w:val="0"/>
          <w:noProof/>
          <w:color w:val="auto"/>
        </w:rPr>
        <w:t>3</w:t>
      </w:r>
      <w:r w:rsidR="00716595" w:rsidRPr="00754D30">
        <w:rPr>
          <w:b/>
          <w:bCs/>
          <w:i w:val="0"/>
          <w:iCs w:val="0"/>
          <w:color w:val="auto"/>
        </w:rPr>
        <w:fldChar w:fldCharType="end"/>
      </w:r>
      <w:r w:rsidR="00716595" w:rsidRPr="00754D30">
        <w:rPr>
          <w:b/>
          <w:bCs/>
          <w:i w:val="0"/>
          <w:iCs w:val="0"/>
          <w:color w:val="auto"/>
        </w:rPr>
        <w:t>.</w:t>
      </w:r>
      <w:r w:rsidR="00716595" w:rsidRPr="00754D30">
        <w:rPr>
          <w:b/>
          <w:bCs/>
          <w:i w:val="0"/>
          <w:iCs w:val="0"/>
          <w:color w:val="auto"/>
        </w:rPr>
        <w:fldChar w:fldCharType="begin"/>
      </w:r>
      <w:r w:rsidR="00716595" w:rsidRPr="00754D30">
        <w:rPr>
          <w:b/>
          <w:bCs/>
          <w:i w:val="0"/>
          <w:iCs w:val="0"/>
          <w:color w:val="auto"/>
        </w:rPr>
        <w:instrText xml:space="preserve"> SEQ Ilustración \* ARABIC \s 1 </w:instrText>
      </w:r>
      <w:r w:rsidR="00716595" w:rsidRPr="00754D30">
        <w:rPr>
          <w:b/>
          <w:bCs/>
          <w:i w:val="0"/>
          <w:iCs w:val="0"/>
          <w:color w:val="auto"/>
        </w:rPr>
        <w:fldChar w:fldCharType="separate"/>
      </w:r>
      <w:r w:rsidR="00226745">
        <w:rPr>
          <w:b/>
          <w:bCs/>
          <w:i w:val="0"/>
          <w:iCs w:val="0"/>
          <w:noProof/>
          <w:color w:val="auto"/>
        </w:rPr>
        <w:t>2</w:t>
      </w:r>
      <w:r w:rsidR="00716595" w:rsidRPr="00754D30">
        <w:rPr>
          <w:b/>
          <w:bCs/>
          <w:i w:val="0"/>
          <w:iCs w:val="0"/>
          <w:color w:val="auto"/>
        </w:rPr>
        <w:fldChar w:fldCharType="end"/>
      </w:r>
      <w:r w:rsidRPr="00754D30">
        <w:rPr>
          <w:i w:val="0"/>
          <w:iCs w:val="0"/>
          <w:color w:val="auto"/>
        </w:rPr>
        <w:t xml:space="preserve">: Ejemplos de funciones base </w:t>
      </w:r>
      <w:r w:rsidR="00E5510C" w:rsidRPr="00754D30">
        <w:rPr>
          <w:i w:val="0"/>
          <w:iCs w:val="0"/>
          <w:color w:val="auto"/>
        </w:rPr>
        <w:t>Wavelet</w:t>
      </w:r>
      <w:bookmarkEnd w:id="181"/>
    </w:p>
    <w:p w14:paraId="7B3374CE" w14:textId="5C355F7B" w:rsidR="00A8587B" w:rsidRPr="0023016B" w:rsidRDefault="3C3B26A3" w:rsidP="3C3B26A3">
      <w:pPr>
        <w:spacing w:before="408" w:line="288" w:lineRule="auto"/>
        <w:ind w:firstLine="567"/>
        <w:jc w:val="both"/>
        <w:rPr>
          <w:sz w:val="24"/>
          <w:szCs w:val="24"/>
          <w:lang w:val="es-ES"/>
        </w:rPr>
      </w:pPr>
      <w:r w:rsidRPr="3C3B26A3">
        <w:rPr>
          <w:sz w:val="24"/>
          <w:szCs w:val="24"/>
          <w:lang w:val="es-ES"/>
        </w:rPr>
        <w:t xml:space="preserve">En la figura 3.2 se muestran varias familias de </w:t>
      </w:r>
      <w:r w:rsidRPr="3C3B26A3">
        <w:rPr>
          <w:i/>
          <w:iCs/>
          <w:sz w:val="24"/>
          <w:szCs w:val="24"/>
          <w:lang w:val="es-ES"/>
        </w:rPr>
        <w:t>Wavelets</w:t>
      </w:r>
      <w:r w:rsidRPr="3C3B26A3">
        <w:rPr>
          <w:sz w:val="24"/>
          <w:szCs w:val="24"/>
          <w:lang w:val="es-ES"/>
        </w:rPr>
        <w:t xml:space="preserve"> como la </w:t>
      </w:r>
      <w:r w:rsidRPr="3C3B26A3">
        <w:rPr>
          <w:i/>
          <w:iCs/>
          <w:sz w:val="24"/>
          <w:szCs w:val="24"/>
          <w:lang w:val="es-ES"/>
        </w:rPr>
        <w:t>Wavelet</w:t>
      </w:r>
      <w:r w:rsidRPr="3C3B26A3">
        <w:rPr>
          <w:sz w:val="24"/>
          <w:szCs w:val="24"/>
          <w:lang w:val="es-ES"/>
        </w:rPr>
        <w:t xml:space="preserve"> Haar, la </w:t>
      </w:r>
      <w:r w:rsidRPr="3C3B26A3">
        <w:rPr>
          <w:i/>
          <w:iCs/>
          <w:sz w:val="24"/>
          <w:szCs w:val="24"/>
          <w:lang w:val="es-ES"/>
        </w:rPr>
        <w:t>Wavelet Daubechies</w:t>
      </w:r>
      <w:r w:rsidRPr="3C3B26A3">
        <w:rPr>
          <w:sz w:val="24"/>
          <w:szCs w:val="24"/>
          <w:lang w:val="es-ES"/>
        </w:rPr>
        <w:t xml:space="preserve">, la </w:t>
      </w:r>
      <w:r w:rsidRPr="3C3B26A3">
        <w:rPr>
          <w:i/>
          <w:iCs/>
          <w:sz w:val="24"/>
          <w:szCs w:val="24"/>
          <w:lang w:val="es-ES"/>
        </w:rPr>
        <w:t>Wavelet</w:t>
      </w:r>
      <w:r w:rsidRPr="3C3B26A3">
        <w:rPr>
          <w:sz w:val="24"/>
          <w:szCs w:val="24"/>
          <w:lang w:val="es-ES"/>
        </w:rPr>
        <w:t xml:space="preserve"> Gauss, etc. Según el tipo de datos que se manejan o los resultados que se desean obtener con esta técnica, se seleccionan diferentes funciones base.</w:t>
      </w:r>
      <w:r w:rsidRPr="3C3B26A3">
        <w:rPr>
          <w:sz w:val="28"/>
          <w:szCs w:val="28"/>
          <w:lang w:val="es-ES"/>
        </w:rPr>
        <w:t xml:space="preserve"> </w:t>
      </w:r>
      <w:r w:rsidRPr="3C3B26A3">
        <w:rPr>
          <w:sz w:val="24"/>
          <w:szCs w:val="24"/>
          <w:lang w:val="es-ES"/>
        </w:rPr>
        <w:t xml:space="preserve">Normalmente, la función </w:t>
      </w:r>
      <w:r w:rsidRPr="3C3B26A3">
        <w:rPr>
          <w:i/>
          <w:iCs/>
          <w:sz w:val="24"/>
          <w:szCs w:val="24"/>
          <w:lang w:val="es-ES"/>
        </w:rPr>
        <w:t>Wavelet</w:t>
      </w:r>
      <w:r w:rsidRPr="3C3B26A3">
        <w:rPr>
          <w:sz w:val="24"/>
          <w:szCs w:val="24"/>
          <w:lang w:val="es-ES"/>
        </w:rPr>
        <w:t xml:space="preserve"> elegida como base se la denomina </w:t>
      </w:r>
      <w:r w:rsidRPr="3C3B26A3">
        <w:rPr>
          <w:i/>
          <w:iCs/>
          <w:sz w:val="24"/>
          <w:szCs w:val="24"/>
          <w:lang w:val="es-ES"/>
        </w:rPr>
        <w:t>Wavelet</w:t>
      </w:r>
      <w:r w:rsidRPr="3C3B26A3">
        <w:rPr>
          <w:sz w:val="24"/>
          <w:szCs w:val="24"/>
          <w:lang w:val="es-ES"/>
        </w:rPr>
        <w:t xml:space="preserve"> madre. La </w:t>
      </w:r>
      <w:r w:rsidRPr="3C3B26A3">
        <w:rPr>
          <w:i/>
          <w:iCs/>
          <w:sz w:val="24"/>
          <w:szCs w:val="24"/>
          <w:lang w:val="es-ES"/>
        </w:rPr>
        <w:t>Wavelet</w:t>
      </w:r>
      <w:r w:rsidRPr="3C3B26A3">
        <w:rPr>
          <w:sz w:val="24"/>
          <w:szCs w:val="24"/>
          <w:lang w:val="es-ES"/>
        </w:rPr>
        <w:t xml:space="preserve"> madre sufre distintas modificaciones respecto a los valores de los conceptos de escala y desplazamiento. La fórmula de la wavelet madre se muestra en la ecuación 3.1.</w:t>
      </w:r>
    </w:p>
    <w:p w14:paraId="74A54615" w14:textId="5215D9BB" w:rsidR="007150E7" w:rsidRPr="005D3AF6" w:rsidRDefault="009020AB" w:rsidP="00754D30">
      <w:pPr>
        <w:spacing w:before="408" w:line="288" w:lineRule="auto"/>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a,b</m:t>
              </m:r>
            </m:sub>
          </m:sSub>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ad>
                <m:radPr>
                  <m:degHide m:val="1"/>
                  <m:ctrlPr>
                    <w:rPr>
                      <w:rFonts w:ascii="Cambria Math" w:hAnsi="Cambria Math"/>
                      <w:b/>
                      <w:bCs/>
                      <w:i/>
                      <w:sz w:val="24"/>
                      <w:szCs w:val="24"/>
                    </w:rPr>
                  </m:ctrlPr>
                </m:radPr>
                <m:deg/>
                <m:e>
                  <m:r>
                    <m:rPr>
                      <m:sty m:val="bi"/>
                    </m:rPr>
                    <w:rPr>
                      <w:rFonts w:ascii="Cambria Math" w:hAnsi="Cambria Math"/>
                      <w:sz w:val="24"/>
                      <w:szCs w:val="24"/>
                    </w:rPr>
                    <m:t>a</m:t>
                  </m:r>
                </m:e>
              </m:rad>
            </m:den>
          </m:f>
          <m:r>
            <m:rPr>
              <m:sty m:val="bi"/>
            </m:rPr>
            <w:rPr>
              <w:rFonts w:ascii="Cambria Math" w:hAnsi="Cambria Math"/>
              <w:sz w:val="24"/>
              <w:szCs w:val="24"/>
            </w:rPr>
            <m:t xml:space="preserve"> ψ</m:t>
          </m:r>
          <m:d>
            <m:dPr>
              <m:ctrlPr>
                <w:rPr>
                  <w:rFonts w:ascii="Cambria Math" w:hAnsi="Cambria Math"/>
                  <w:b/>
                  <w:bCs/>
                  <w:i/>
                  <w:sz w:val="24"/>
                  <w:szCs w:val="24"/>
                </w:rPr>
              </m:ctrlPr>
            </m:dPr>
            <m:e>
              <m:f>
                <m:fPr>
                  <m:ctrlPr>
                    <w:rPr>
                      <w:rFonts w:ascii="Cambria Math" w:hAnsi="Cambria Math"/>
                      <w:b/>
                      <w:bCs/>
                      <w:i/>
                      <w:sz w:val="24"/>
                      <w:szCs w:val="24"/>
                    </w:rPr>
                  </m:ctrlPr>
                </m:fPr>
                <m:num>
                  <m:r>
                    <m:rPr>
                      <m:sty m:val="bi"/>
                    </m:rPr>
                    <w:rPr>
                      <w:rFonts w:ascii="Cambria Math" w:hAnsi="Cambria Math"/>
                      <w:sz w:val="24"/>
                      <w:szCs w:val="24"/>
                    </w:rPr>
                    <m:t>t-b</m:t>
                  </m:r>
                </m:num>
                <m:den>
                  <m:r>
                    <m:rPr>
                      <m:sty m:val="bi"/>
                    </m:rPr>
                    <w:rPr>
                      <w:rFonts w:ascii="Cambria Math" w:hAnsi="Cambria Math"/>
                      <w:sz w:val="24"/>
                      <w:szCs w:val="24"/>
                    </w:rPr>
                    <m:t>a</m:t>
                  </m:r>
                </m:den>
              </m:f>
            </m:e>
          </m:d>
        </m:oMath>
      </m:oMathPara>
    </w:p>
    <w:p w14:paraId="1115AF23" w14:textId="5C99710E" w:rsidR="005E1E1E" w:rsidRPr="00FC6973" w:rsidRDefault="005D3AF6" w:rsidP="00754D30">
      <w:pPr>
        <w:pStyle w:val="Caption"/>
        <w:spacing w:before="408"/>
        <w:jc w:val="right"/>
        <w:rPr>
          <w:b/>
          <w:bCs/>
          <w:color w:val="auto"/>
          <w:sz w:val="24"/>
          <w:szCs w:val="24"/>
        </w:rPr>
      </w:pPr>
      <w:r w:rsidRPr="00FC6973">
        <w:rPr>
          <w:color w:val="auto"/>
        </w:rPr>
        <w:t xml:space="preserve">( </w:t>
      </w:r>
      <w:r w:rsidR="008A4D3D" w:rsidRPr="00FC6973">
        <w:rPr>
          <w:color w:val="auto"/>
        </w:rPr>
        <w:fldChar w:fldCharType="begin"/>
      </w:r>
      <w:r w:rsidR="008A4D3D" w:rsidRPr="00FC6973">
        <w:rPr>
          <w:color w:val="auto"/>
        </w:rPr>
        <w:instrText xml:space="preserve"> STYLEREF 1 \s </w:instrText>
      </w:r>
      <w:r w:rsidR="008A4D3D" w:rsidRPr="00FC6973">
        <w:rPr>
          <w:color w:val="auto"/>
        </w:rPr>
        <w:fldChar w:fldCharType="separate"/>
      </w:r>
      <w:r w:rsidR="00226745">
        <w:rPr>
          <w:noProof/>
          <w:color w:val="auto"/>
        </w:rPr>
        <w:t>3</w:t>
      </w:r>
      <w:r w:rsidR="008A4D3D" w:rsidRPr="00FC6973">
        <w:rPr>
          <w:color w:val="auto"/>
        </w:rPr>
        <w:fldChar w:fldCharType="end"/>
      </w:r>
      <w:r w:rsidR="008A4D3D" w:rsidRPr="00FC6973">
        <w:rPr>
          <w:color w:val="auto"/>
        </w:rPr>
        <w:t>.</w:t>
      </w:r>
      <w:r w:rsidR="008A4D3D" w:rsidRPr="00FC6973">
        <w:rPr>
          <w:color w:val="auto"/>
        </w:rPr>
        <w:fldChar w:fldCharType="begin"/>
      </w:r>
      <w:r w:rsidR="008A4D3D" w:rsidRPr="00FC6973">
        <w:rPr>
          <w:color w:val="auto"/>
        </w:rPr>
        <w:instrText xml:space="preserve"> SEQ ( \* ARABIC \s 1 </w:instrText>
      </w:r>
      <w:r w:rsidR="008A4D3D" w:rsidRPr="00FC6973">
        <w:rPr>
          <w:color w:val="auto"/>
        </w:rPr>
        <w:fldChar w:fldCharType="separate"/>
      </w:r>
      <w:r w:rsidR="00226745">
        <w:rPr>
          <w:noProof/>
          <w:color w:val="auto"/>
        </w:rPr>
        <w:t>1</w:t>
      </w:r>
      <w:r w:rsidR="008A4D3D" w:rsidRPr="00FC6973">
        <w:rPr>
          <w:color w:val="auto"/>
        </w:rPr>
        <w:fldChar w:fldCharType="end"/>
      </w:r>
      <w:r w:rsidRPr="00FC6973">
        <w:rPr>
          <w:color w:val="auto"/>
        </w:rPr>
        <w:t xml:space="preserve"> )</w:t>
      </w:r>
    </w:p>
    <w:p w14:paraId="49B06F8A" w14:textId="5BC80997" w:rsidR="00A47CF4" w:rsidRDefault="3C3B26A3" w:rsidP="00F55DE4">
      <w:pPr>
        <w:spacing w:before="408" w:line="288" w:lineRule="auto"/>
        <w:ind w:firstLine="567"/>
        <w:jc w:val="both"/>
        <w:rPr>
          <w:sz w:val="24"/>
          <w:szCs w:val="24"/>
        </w:rPr>
      </w:pPr>
      <w:r w:rsidRPr="3C3B26A3">
        <w:rPr>
          <w:sz w:val="24"/>
          <w:szCs w:val="24"/>
          <w:lang w:val="es-ES"/>
        </w:rPr>
        <w:t xml:space="preserve">donde </w:t>
      </w:r>
      <w:r w:rsidRPr="3C3B26A3">
        <w:rPr>
          <w:b/>
          <w:bCs/>
          <w:sz w:val="24"/>
          <w:szCs w:val="24"/>
          <w:lang w:val="es-ES"/>
        </w:rPr>
        <w:t xml:space="preserve">a </w:t>
      </w:r>
      <w:r w:rsidRPr="3C3B26A3">
        <w:rPr>
          <w:sz w:val="24"/>
          <w:szCs w:val="24"/>
          <w:lang w:val="es-ES"/>
        </w:rPr>
        <w:t xml:space="preserve">se corresponde al concepto de escala y </w:t>
      </w:r>
      <w:r w:rsidRPr="3C3B26A3">
        <w:rPr>
          <w:b/>
          <w:bCs/>
          <w:sz w:val="24"/>
          <w:szCs w:val="24"/>
          <w:lang w:val="es-ES"/>
        </w:rPr>
        <w:t xml:space="preserve">b </w:t>
      </w:r>
      <w:r w:rsidRPr="3C3B26A3">
        <w:rPr>
          <w:sz w:val="24"/>
          <w:szCs w:val="24"/>
          <w:lang w:val="es-ES"/>
        </w:rPr>
        <w:t>al de desplazamiento</w:t>
      </w:r>
      <w:r w:rsidR="001563FF">
        <w:rPr>
          <w:sz w:val="24"/>
          <w:szCs w:val="24"/>
          <w:lang w:val="es-ES"/>
        </w:rPr>
        <w:t xml:space="preserve"> o traslación</w:t>
      </w:r>
      <w:r w:rsidRPr="3C3B26A3">
        <w:rPr>
          <w:sz w:val="24"/>
          <w:szCs w:val="24"/>
          <w:lang w:val="es-ES"/>
        </w:rPr>
        <w:t xml:space="preserve">. La escala es la responsable de comprimir o estirar la </w:t>
      </w:r>
      <w:r w:rsidRPr="3C3B26A3">
        <w:rPr>
          <w:i/>
          <w:iCs/>
          <w:sz w:val="24"/>
          <w:szCs w:val="24"/>
          <w:lang w:val="es-ES"/>
        </w:rPr>
        <w:t>Wavelet</w:t>
      </w:r>
      <w:r w:rsidRPr="3C3B26A3">
        <w:rPr>
          <w:sz w:val="24"/>
          <w:szCs w:val="24"/>
          <w:lang w:val="es-ES"/>
        </w:rPr>
        <w:t xml:space="preserve"> madre de cara a analizar distinto nivel de detalle acerca de una señal. Por otro lado, el desplazamiento define el camino de la </w:t>
      </w:r>
      <w:r w:rsidRPr="3C3B26A3">
        <w:rPr>
          <w:i/>
          <w:iCs/>
          <w:sz w:val="24"/>
          <w:szCs w:val="24"/>
          <w:lang w:val="es-ES"/>
        </w:rPr>
        <w:t>Wavelet</w:t>
      </w:r>
      <w:r w:rsidRPr="3C3B26A3">
        <w:rPr>
          <w:sz w:val="24"/>
          <w:szCs w:val="24"/>
          <w:lang w:val="es-ES"/>
        </w:rPr>
        <w:t xml:space="preserve"> madre a lo largo de la señal que se quiere estudiar. Haciendo uso de estos conceptos, la transformada </w:t>
      </w:r>
      <w:r w:rsidRPr="3C3B26A3">
        <w:rPr>
          <w:i/>
          <w:iCs/>
          <w:sz w:val="24"/>
          <w:szCs w:val="24"/>
          <w:lang w:val="es-ES"/>
        </w:rPr>
        <w:t>Wavelet</w:t>
      </w:r>
      <w:r w:rsidRPr="3C3B26A3">
        <w:rPr>
          <w:sz w:val="24"/>
          <w:szCs w:val="24"/>
          <w:lang w:val="es-ES"/>
        </w:rPr>
        <w:t xml:space="preserve"> descompone las señales en sus distintos niveles y analiza cada uno de manera separada.</w:t>
      </w:r>
      <w:r w:rsidR="003D0BD8">
        <w:rPr>
          <w:sz w:val="24"/>
          <w:szCs w:val="24"/>
        </w:rPr>
        <w:t xml:space="preserve"> </w:t>
      </w:r>
    </w:p>
    <w:p w14:paraId="1573E970" w14:textId="38D84A30" w:rsidR="00DC5162" w:rsidRDefault="00A47CF4" w:rsidP="00BC1361">
      <w:pPr>
        <w:spacing w:before="408" w:line="288" w:lineRule="auto"/>
        <w:ind w:firstLine="567"/>
        <w:jc w:val="both"/>
        <w:rPr>
          <w:sz w:val="24"/>
          <w:szCs w:val="24"/>
        </w:rPr>
      </w:pPr>
      <w:r>
        <w:rPr>
          <w:sz w:val="24"/>
          <w:szCs w:val="24"/>
        </w:rPr>
        <w:t xml:space="preserve">La transformada </w:t>
      </w:r>
      <w:r w:rsidR="00A25E69" w:rsidRPr="00661B60">
        <w:rPr>
          <w:i/>
          <w:iCs/>
          <w:sz w:val="24"/>
          <w:szCs w:val="24"/>
        </w:rPr>
        <w:t>Wavelet</w:t>
      </w:r>
      <w:r w:rsidR="00A25E69">
        <w:rPr>
          <w:sz w:val="24"/>
          <w:szCs w:val="24"/>
        </w:rPr>
        <w:t xml:space="preserve"> </w:t>
      </w:r>
      <w:r>
        <w:rPr>
          <w:sz w:val="24"/>
          <w:szCs w:val="24"/>
        </w:rPr>
        <w:t>continua</w:t>
      </w:r>
      <w:r w:rsidR="00C90B5B">
        <w:rPr>
          <w:sz w:val="24"/>
          <w:szCs w:val="24"/>
        </w:rPr>
        <w:t xml:space="preserve"> </w:t>
      </w:r>
      <w:sdt>
        <w:sdtPr>
          <w:rPr>
            <w:color w:val="000000"/>
            <w:sz w:val="24"/>
            <w:szCs w:val="24"/>
          </w:rPr>
          <w:tag w:val="MENDELEY_CITATION_v3_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"/>
          <w:id w:val="-1838137666"/>
          <w:placeholder>
            <w:docPart w:val="DefaultPlaceholder_-1854013440"/>
          </w:placeholder>
        </w:sdtPr>
        <w:sdtContent>
          <w:r w:rsidR="00C90B5B" w:rsidRPr="00C90B5B">
            <w:rPr>
              <w:color w:val="000000"/>
              <w:sz w:val="24"/>
              <w:szCs w:val="24"/>
            </w:rPr>
            <w:t>[21]</w:t>
          </w:r>
        </w:sdtContent>
      </w:sdt>
      <w:r w:rsidR="003E6F75">
        <w:rPr>
          <w:sz w:val="24"/>
          <w:szCs w:val="24"/>
        </w:rPr>
        <w:t xml:space="preserve">, como su </w:t>
      </w:r>
      <w:r w:rsidR="00903E42">
        <w:rPr>
          <w:sz w:val="24"/>
          <w:szCs w:val="24"/>
        </w:rPr>
        <w:t>nombre indica, utiliza conjuntos continuos de escala y desplazamiento</w:t>
      </w:r>
      <w:r w:rsidR="000F0FB6">
        <w:rPr>
          <w:sz w:val="24"/>
          <w:szCs w:val="24"/>
        </w:rPr>
        <w:t xml:space="preserve">, permitiendo analizar </w:t>
      </w:r>
      <w:r w:rsidR="005136F2">
        <w:rPr>
          <w:sz w:val="24"/>
          <w:szCs w:val="24"/>
        </w:rPr>
        <w:t>detalladamente todo el espectro de dichos conjuntos.</w:t>
      </w:r>
      <w:r w:rsidR="00ED62F1">
        <w:rPr>
          <w:sz w:val="24"/>
          <w:szCs w:val="24"/>
        </w:rPr>
        <w:t xml:space="preserve"> La fórmula </w:t>
      </w:r>
      <w:r w:rsidR="00CF2C2C">
        <w:rPr>
          <w:sz w:val="24"/>
          <w:szCs w:val="24"/>
        </w:rPr>
        <w:t xml:space="preserve">de la transformada continua se muestra </w:t>
      </w:r>
      <w:r w:rsidR="00FC6973">
        <w:rPr>
          <w:sz w:val="24"/>
          <w:szCs w:val="24"/>
        </w:rPr>
        <w:t>en la ecuación 3.2.</w:t>
      </w:r>
    </w:p>
    <w:p w14:paraId="788EE248" w14:textId="00BB479D" w:rsidR="00DC5162" w:rsidRPr="005D3AF6" w:rsidRDefault="00E00AE8" w:rsidP="00754D30">
      <w:pPr>
        <w:spacing w:before="408" w:line="288" w:lineRule="auto"/>
        <w:ind w:firstLine="567"/>
        <w:jc w:val="both"/>
        <w:rPr>
          <w:b/>
          <w:bCs/>
          <w:sz w:val="24"/>
          <w:szCs w:val="24"/>
        </w:rPr>
      </w:pPr>
      <m:oMathPara>
        <m:oMath>
          <m:r>
            <m:rPr>
              <m:sty m:val="bi"/>
            </m:rPr>
            <w:rPr>
              <w:rFonts w:ascii="Cambria Math" w:hAnsi="Cambria Math"/>
              <w:sz w:val="24"/>
              <w:szCs w:val="24"/>
            </w:rPr>
            <m:t>CWT</m:t>
          </m:r>
          <m:d>
            <m:dPr>
              <m:ctrlPr>
                <w:rPr>
                  <w:rFonts w:ascii="Cambria Math" w:hAnsi="Cambria Math"/>
                  <w:b/>
                  <w:bCs/>
                  <w:i/>
                  <w:sz w:val="24"/>
                  <w:szCs w:val="24"/>
                </w:rPr>
              </m:ctrlPr>
            </m:dPr>
            <m:e>
              <m:r>
                <m:rPr>
                  <m:sty m:val="bi"/>
                </m:rPr>
                <w:rPr>
                  <w:rFonts w:ascii="Cambria Math" w:hAnsi="Cambria Math"/>
                  <w:sz w:val="24"/>
                  <w:szCs w:val="24"/>
                </w:rPr>
                <m:t>a, b</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ad>
                <m:radPr>
                  <m:degHide m:val="1"/>
                  <m:ctrlPr>
                    <w:rPr>
                      <w:rFonts w:ascii="Cambria Math" w:hAnsi="Cambria Math"/>
                      <w:b/>
                      <w:bCs/>
                      <w:i/>
                      <w:sz w:val="24"/>
                      <w:szCs w:val="24"/>
                    </w:rPr>
                  </m:ctrlPr>
                </m:radPr>
                <m:deg/>
                <m:e>
                  <m:r>
                    <m:rPr>
                      <m:sty m:val="bi"/>
                    </m:rPr>
                    <w:rPr>
                      <w:rFonts w:ascii="Cambria Math" w:hAnsi="Cambria Math"/>
                      <w:sz w:val="24"/>
                      <w:szCs w:val="24"/>
                    </w:rPr>
                    <m:t>a</m:t>
                  </m:r>
                </m:e>
              </m:rad>
            </m:den>
          </m:f>
          <m:nary>
            <m:naryPr>
              <m:limLoc m:val="subSup"/>
              <m:ctrlPr>
                <w:rPr>
                  <w:rFonts w:ascii="Cambria Math" w:hAnsi="Cambria Math"/>
                  <w:b/>
                  <w:bCs/>
                  <w:i/>
                  <w:sz w:val="24"/>
                  <w:szCs w:val="24"/>
                </w:rPr>
              </m:ctrlPr>
            </m:naryPr>
            <m:sub>
              <m:r>
                <m:rPr>
                  <m:sty m:val="bi"/>
                </m:rPr>
                <w:rPr>
                  <w:rFonts w:ascii="Cambria Math" w:hAnsi="Cambria Math"/>
                  <w:sz w:val="24"/>
                  <w:szCs w:val="24"/>
                </w:rPr>
                <m:t>-∞</m:t>
              </m:r>
            </m:sub>
            <m:sup>
              <m:r>
                <m:rPr>
                  <m:sty m:val="bi"/>
                </m:rPr>
                <w:rPr>
                  <w:rFonts w:ascii="Cambria Math" w:hAnsi="Cambria Math"/>
                  <w:sz w:val="24"/>
                  <w:szCs w:val="24"/>
                </w:rPr>
                <m:t>∞</m:t>
              </m:r>
            </m:sup>
            <m:e>
              <m:r>
                <m:rPr>
                  <m:sty m:val="bi"/>
                </m:rPr>
                <w:rPr>
                  <w:rFonts w:ascii="Cambria Math" w:hAnsi="Cambria Math"/>
                  <w:sz w:val="24"/>
                  <w:szCs w:val="24"/>
                </w:rPr>
                <m:t>x</m:t>
              </m:r>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ψ</m:t>
              </m:r>
              <m:d>
                <m:dPr>
                  <m:ctrlPr>
                    <w:rPr>
                      <w:rFonts w:ascii="Cambria Math" w:hAnsi="Cambria Math"/>
                      <w:b/>
                      <w:bCs/>
                      <w:i/>
                      <w:sz w:val="24"/>
                      <w:szCs w:val="24"/>
                    </w:rPr>
                  </m:ctrlPr>
                </m:dPr>
                <m:e>
                  <m:f>
                    <m:fPr>
                      <m:ctrlPr>
                        <w:rPr>
                          <w:rFonts w:ascii="Cambria Math" w:hAnsi="Cambria Math"/>
                          <w:b/>
                          <w:bCs/>
                          <w:i/>
                          <w:sz w:val="24"/>
                          <w:szCs w:val="24"/>
                        </w:rPr>
                      </m:ctrlPr>
                    </m:fPr>
                    <m:num>
                      <m:r>
                        <m:rPr>
                          <m:sty m:val="bi"/>
                        </m:rPr>
                        <w:rPr>
                          <w:rFonts w:ascii="Cambria Math" w:hAnsi="Cambria Math"/>
                          <w:sz w:val="24"/>
                          <w:szCs w:val="24"/>
                        </w:rPr>
                        <m:t>t-b</m:t>
                      </m:r>
                    </m:num>
                    <m:den>
                      <m:r>
                        <m:rPr>
                          <m:sty m:val="bi"/>
                        </m:rPr>
                        <w:rPr>
                          <w:rFonts w:ascii="Cambria Math" w:hAnsi="Cambria Math"/>
                          <w:sz w:val="24"/>
                          <w:szCs w:val="24"/>
                        </w:rPr>
                        <m:t>a</m:t>
                      </m:r>
                    </m:den>
                  </m:f>
                </m:e>
              </m:d>
            </m:e>
          </m:nary>
          <m:r>
            <m:rPr>
              <m:sty m:val="bi"/>
            </m:rPr>
            <w:rPr>
              <w:rFonts w:ascii="Cambria Math" w:hAnsi="Cambria Math"/>
              <w:sz w:val="24"/>
              <w:szCs w:val="24"/>
            </w:rPr>
            <m:t>dt</m:t>
          </m:r>
        </m:oMath>
      </m:oMathPara>
    </w:p>
    <w:p w14:paraId="1F98F564" w14:textId="6514DA14" w:rsidR="0033595C" w:rsidRPr="008A4D3D" w:rsidRDefault="005D3AF6" w:rsidP="00754D30">
      <w:pPr>
        <w:pStyle w:val="Caption"/>
        <w:spacing w:before="408"/>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226745">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226745">
        <w:rPr>
          <w:noProof/>
          <w:color w:val="auto"/>
        </w:rPr>
        <w:t>2</w:t>
      </w:r>
      <w:r w:rsidR="008A4D3D">
        <w:rPr>
          <w:color w:val="auto"/>
        </w:rPr>
        <w:fldChar w:fldCharType="end"/>
      </w:r>
      <w:r w:rsidRPr="005D3AF6">
        <w:rPr>
          <w:color w:val="auto"/>
        </w:rPr>
        <w:t xml:space="preserve"> )</w:t>
      </w:r>
    </w:p>
    <w:p w14:paraId="60CFA82F" w14:textId="5B42313A" w:rsidR="00611041" w:rsidRDefault="11C4A362" w:rsidP="3C3B26A3">
      <w:pPr>
        <w:spacing w:before="408" w:line="288" w:lineRule="auto"/>
        <w:ind w:firstLine="567"/>
        <w:jc w:val="both"/>
        <w:rPr>
          <w:sz w:val="24"/>
          <w:szCs w:val="24"/>
          <w:lang w:val="es-ES"/>
        </w:rPr>
      </w:pPr>
      <w:r w:rsidRPr="11C4A362">
        <w:rPr>
          <w:sz w:val="24"/>
          <w:szCs w:val="24"/>
          <w:lang w:val="es-ES"/>
        </w:rPr>
        <w:t xml:space="preserve">donde </w:t>
      </w:r>
      <w:r w:rsidRPr="11C4A362">
        <w:rPr>
          <w:b/>
          <w:bCs/>
          <w:sz w:val="24"/>
          <w:szCs w:val="24"/>
          <w:lang w:val="es-ES"/>
        </w:rPr>
        <w:t xml:space="preserve">x(t) </w:t>
      </w:r>
      <w:r w:rsidRPr="11C4A362">
        <w:rPr>
          <w:sz w:val="24"/>
          <w:szCs w:val="24"/>
          <w:lang w:val="es-ES"/>
        </w:rPr>
        <w:t xml:space="preserve">se corresponde con la señal a estudiar. La transformada nos proporciona una serie de coeficientes en base a los valores de escala y desplazamiento, los cuales nos otorgan una idea acerca de la similitud entre la </w:t>
      </w:r>
      <w:r w:rsidRPr="11C4A362">
        <w:rPr>
          <w:i/>
          <w:iCs/>
          <w:sz w:val="24"/>
          <w:szCs w:val="24"/>
          <w:lang w:val="es-ES"/>
        </w:rPr>
        <w:t>Wavelet</w:t>
      </w:r>
      <w:r w:rsidRPr="11C4A362">
        <w:rPr>
          <w:sz w:val="24"/>
          <w:szCs w:val="24"/>
          <w:lang w:val="es-ES"/>
        </w:rPr>
        <w:t xml:space="preserve"> madre seleccionada y la señal estudiada. A partir de estos coeficientes es posible realizar diversos análisis matemáticos o científicos</w:t>
      </w:r>
      <w:r w:rsidR="00517B80">
        <w:rPr>
          <w:sz w:val="24"/>
          <w:szCs w:val="24"/>
          <w:lang w:val="es-ES"/>
        </w:rPr>
        <w:t xml:space="preserve"> mucho más interpretables</w:t>
      </w:r>
      <w:r w:rsidRPr="11C4A362">
        <w:rPr>
          <w:sz w:val="24"/>
          <w:szCs w:val="24"/>
          <w:lang w:val="es-ES"/>
        </w:rPr>
        <w:t>. Esta operación transforma una señal completa a un conjunto de valores numéricos, los cuales son mucho más sencillos de manejar.</w:t>
      </w:r>
    </w:p>
    <w:p w14:paraId="0DFD250C" w14:textId="6EC506F1" w:rsidR="008C32AE" w:rsidRDefault="00ED62F1" w:rsidP="00BC1361">
      <w:pPr>
        <w:spacing w:before="408" w:line="288" w:lineRule="auto"/>
        <w:ind w:firstLine="567"/>
        <w:jc w:val="both"/>
        <w:rPr>
          <w:sz w:val="24"/>
          <w:szCs w:val="24"/>
        </w:rPr>
      </w:pPr>
      <w:r>
        <w:rPr>
          <w:sz w:val="24"/>
          <w:szCs w:val="24"/>
        </w:rPr>
        <w:t>La CWT realiza un análisis ex</w:t>
      </w:r>
      <w:r w:rsidR="00CF2C2C">
        <w:rPr>
          <w:sz w:val="24"/>
          <w:szCs w:val="24"/>
        </w:rPr>
        <w:t xml:space="preserve">haustivo </w:t>
      </w:r>
      <w:r w:rsidR="00E5130F">
        <w:rPr>
          <w:sz w:val="24"/>
          <w:szCs w:val="24"/>
        </w:rPr>
        <w:t xml:space="preserve">de la señal completa, generando cantidades de datos </w:t>
      </w:r>
      <w:r w:rsidR="00DB2F27">
        <w:rPr>
          <w:sz w:val="24"/>
          <w:szCs w:val="24"/>
        </w:rPr>
        <w:t>abundantes y la necesidad de mayor capacidad de procesamiento que el otro tipo de transformada wavelet que se explica, la discreta.</w:t>
      </w:r>
    </w:p>
    <w:p w14:paraId="7CD6A1CD" w14:textId="75650957" w:rsidR="00BB5977" w:rsidRDefault="008C32AE" w:rsidP="00BC1361">
      <w:pPr>
        <w:spacing w:before="408" w:line="288" w:lineRule="auto"/>
        <w:ind w:firstLine="567"/>
        <w:jc w:val="both"/>
        <w:rPr>
          <w:sz w:val="24"/>
          <w:szCs w:val="24"/>
        </w:rPr>
      </w:pPr>
      <w:r>
        <w:rPr>
          <w:sz w:val="24"/>
          <w:szCs w:val="24"/>
        </w:rPr>
        <w:t xml:space="preserve">La transformada </w:t>
      </w:r>
      <w:r w:rsidR="00C47C8C" w:rsidRPr="00661B60">
        <w:rPr>
          <w:i/>
          <w:iCs/>
          <w:sz w:val="24"/>
          <w:szCs w:val="24"/>
        </w:rPr>
        <w:t>Wavelet</w:t>
      </w:r>
      <w:r w:rsidR="00C47C8C">
        <w:rPr>
          <w:sz w:val="24"/>
          <w:szCs w:val="24"/>
        </w:rPr>
        <w:t xml:space="preserve"> </w:t>
      </w:r>
      <w:r>
        <w:rPr>
          <w:sz w:val="24"/>
          <w:szCs w:val="24"/>
        </w:rPr>
        <w:t>discreta</w:t>
      </w:r>
      <w:r w:rsidR="00AC0EE8">
        <w:rPr>
          <w:sz w:val="24"/>
          <w:szCs w:val="24"/>
        </w:rPr>
        <w:t xml:space="preserve"> </w:t>
      </w:r>
      <w:sdt>
        <w:sdtPr>
          <w:rPr>
            <w:color w:val="000000"/>
            <w:sz w:val="24"/>
            <w:szCs w:val="24"/>
          </w:rPr>
          <w:tag w:val="MENDELEY_CITATION_v3_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"/>
          <w:id w:val="-213508172"/>
          <w:placeholder>
            <w:docPart w:val="DefaultPlaceholder_-1854013440"/>
          </w:placeholder>
        </w:sdtPr>
        <w:sdtContent>
          <w:r w:rsidR="00C90B5B" w:rsidRPr="00C90B5B">
            <w:rPr>
              <w:color w:val="000000"/>
              <w:sz w:val="24"/>
              <w:szCs w:val="24"/>
            </w:rPr>
            <w:t>[22]</w:t>
          </w:r>
        </w:sdtContent>
      </w:sdt>
      <w:r>
        <w:rPr>
          <w:sz w:val="24"/>
          <w:szCs w:val="24"/>
        </w:rPr>
        <w:t xml:space="preserve"> </w:t>
      </w:r>
      <w:r w:rsidR="006D7C38">
        <w:rPr>
          <w:sz w:val="24"/>
          <w:szCs w:val="24"/>
        </w:rPr>
        <w:t xml:space="preserve">se corresponde con </w:t>
      </w:r>
      <w:r w:rsidR="001B69FF">
        <w:rPr>
          <w:sz w:val="24"/>
          <w:szCs w:val="24"/>
        </w:rPr>
        <w:t>una versión de la</w:t>
      </w:r>
      <w:r w:rsidR="000A1A3D">
        <w:rPr>
          <w:sz w:val="24"/>
          <w:szCs w:val="24"/>
        </w:rPr>
        <w:t xml:space="preserve"> transformada</w:t>
      </w:r>
      <w:r w:rsidR="001B69FF">
        <w:rPr>
          <w:sz w:val="24"/>
          <w:szCs w:val="24"/>
        </w:rPr>
        <w:t xml:space="preserve"> continua a la que se</w:t>
      </w:r>
      <w:r w:rsidR="000A1A3D">
        <w:rPr>
          <w:sz w:val="24"/>
          <w:szCs w:val="24"/>
        </w:rPr>
        <w:t xml:space="preserve"> le</w:t>
      </w:r>
      <w:r w:rsidR="001B69FF">
        <w:rPr>
          <w:sz w:val="24"/>
          <w:szCs w:val="24"/>
        </w:rPr>
        <w:t xml:space="preserve"> aplica </w:t>
      </w:r>
      <w:r w:rsidR="009A10BD">
        <w:rPr>
          <w:sz w:val="24"/>
          <w:szCs w:val="24"/>
        </w:rPr>
        <w:t>un proceso de discretización de los valores de escala y desplazamie</w:t>
      </w:r>
      <w:r w:rsidR="00420EBC">
        <w:rPr>
          <w:sz w:val="24"/>
          <w:szCs w:val="24"/>
        </w:rPr>
        <w:t xml:space="preserve">nto. </w:t>
      </w:r>
      <w:r w:rsidR="00C17852">
        <w:rPr>
          <w:sz w:val="24"/>
          <w:szCs w:val="24"/>
        </w:rPr>
        <w:t>De esta manera</w:t>
      </w:r>
      <w:r w:rsidR="000A1A3D">
        <w:rPr>
          <w:sz w:val="24"/>
          <w:szCs w:val="24"/>
        </w:rPr>
        <w:t>,</w:t>
      </w:r>
      <w:r w:rsidR="00C17852">
        <w:rPr>
          <w:sz w:val="24"/>
          <w:szCs w:val="24"/>
        </w:rPr>
        <w:t xml:space="preserve"> </w:t>
      </w:r>
      <w:r w:rsidR="008B6ECE">
        <w:rPr>
          <w:sz w:val="24"/>
          <w:szCs w:val="24"/>
        </w:rPr>
        <w:t xml:space="preserve">se </w:t>
      </w:r>
      <w:r w:rsidR="00D741FE">
        <w:rPr>
          <w:sz w:val="24"/>
          <w:szCs w:val="24"/>
        </w:rPr>
        <w:t xml:space="preserve">convierte el proceso </w:t>
      </w:r>
      <w:r w:rsidR="008B6ECE">
        <w:rPr>
          <w:sz w:val="24"/>
          <w:szCs w:val="24"/>
        </w:rPr>
        <w:t xml:space="preserve">de </w:t>
      </w:r>
      <w:r w:rsidR="00AF58B0">
        <w:rPr>
          <w:sz w:val="24"/>
          <w:szCs w:val="24"/>
        </w:rPr>
        <w:t xml:space="preserve">análisis continuo a </w:t>
      </w:r>
      <w:r w:rsidR="00D741FE">
        <w:rPr>
          <w:sz w:val="24"/>
          <w:szCs w:val="24"/>
        </w:rPr>
        <w:t>otro con un</w:t>
      </w:r>
      <w:r w:rsidR="00AF58B0">
        <w:rPr>
          <w:sz w:val="24"/>
          <w:szCs w:val="24"/>
        </w:rPr>
        <w:t xml:space="preserve"> conjunto de valores finito, dando paso </w:t>
      </w:r>
      <w:r w:rsidR="00957687">
        <w:rPr>
          <w:sz w:val="24"/>
          <w:szCs w:val="24"/>
        </w:rPr>
        <w:t>a la representación de la señal a partir de sus funciones base.</w:t>
      </w:r>
    </w:p>
    <w:p w14:paraId="6DC7CE96" w14:textId="00CDB798" w:rsidR="00421365" w:rsidRDefault="00AB75C7" w:rsidP="00BC1361">
      <w:pPr>
        <w:spacing w:before="408" w:line="288" w:lineRule="auto"/>
        <w:ind w:firstLine="567"/>
        <w:jc w:val="both"/>
        <w:rPr>
          <w:sz w:val="24"/>
          <w:szCs w:val="24"/>
        </w:rPr>
      </w:pPr>
      <w:r>
        <w:rPr>
          <w:sz w:val="24"/>
          <w:szCs w:val="24"/>
        </w:rPr>
        <w:t xml:space="preserve">Una de las </w:t>
      </w:r>
      <w:r w:rsidR="008457B0">
        <w:rPr>
          <w:sz w:val="24"/>
          <w:szCs w:val="24"/>
        </w:rPr>
        <w:t xml:space="preserve">mejores </w:t>
      </w:r>
      <w:r w:rsidR="00D741FE">
        <w:rPr>
          <w:sz w:val="24"/>
          <w:szCs w:val="24"/>
        </w:rPr>
        <w:t xml:space="preserve">formas </w:t>
      </w:r>
      <w:r w:rsidR="008457B0">
        <w:rPr>
          <w:sz w:val="24"/>
          <w:szCs w:val="24"/>
        </w:rPr>
        <w:t xml:space="preserve">de discretizar </w:t>
      </w:r>
      <w:r w:rsidR="00E47264">
        <w:rPr>
          <w:sz w:val="24"/>
          <w:szCs w:val="24"/>
        </w:rPr>
        <w:t>la escala y el desplazamiento</w:t>
      </w:r>
      <w:r w:rsidR="00D741FE">
        <w:rPr>
          <w:sz w:val="24"/>
          <w:szCs w:val="24"/>
        </w:rPr>
        <w:t>,</w:t>
      </w:r>
      <w:r w:rsidR="00E47264">
        <w:rPr>
          <w:sz w:val="24"/>
          <w:szCs w:val="24"/>
        </w:rPr>
        <w:t xml:space="preserve"> es a partir de un conjunto de valores dado por</w:t>
      </w:r>
      <w:r w:rsidR="00973232">
        <w:rPr>
          <w:sz w:val="24"/>
          <w:szCs w:val="24"/>
        </w:rPr>
        <w:t xml:space="preserve"> el uso de una función exponencial</w:t>
      </w:r>
      <w:r w:rsidR="00036263">
        <w:rPr>
          <w:sz w:val="24"/>
          <w:szCs w:val="24"/>
        </w:rPr>
        <w:t>.</w:t>
      </w:r>
      <w:r w:rsidR="001A03EC">
        <w:rPr>
          <w:sz w:val="24"/>
          <w:szCs w:val="24"/>
        </w:rPr>
        <w:t xml:space="preserve"> Los valores discretizados de escala </w:t>
      </w:r>
      <w:r w:rsidR="00421365">
        <w:rPr>
          <w:sz w:val="24"/>
          <w:szCs w:val="24"/>
        </w:rPr>
        <w:t xml:space="preserve">y desplazamiento se toman a partir de las </w:t>
      </w:r>
      <w:r w:rsidR="00FC6973">
        <w:rPr>
          <w:sz w:val="24"/>
          <w:szCs w:val="24"/>
        </w:rPr>
        <w:t xml:space="preserve">ecuaciones </w:t>
      </w:r>
      <w:r w:rsidR="000C4FB2">
        <w:rPr>
          <w:sz w:val="24"/>
          <w:szCs w:val="24"/>
        </w:rPr>
        <w:t>3.3.</w:t>
      </w:r>
    </w:p>
    <w:p w14:paraId="4B5631C4" w14:textId="56428D7B" w:rsidR="002A3669" w:rsidRPr="0059197F" w:rsidRDefault="0059197F" w:rsidP="00754D30">
      <w:pPr>
        <w:spacing w:before="408" w:line="288" w:lineRule="auto"/>
        <w:ind w:firstLine="567"/>
        <w:jc w:val="both"/>
        <w:rPr>
          <w:b/>
          <w:bCs/>
          <w:sz w:val="24"/>
          <w:szCs w:val="24"/>
        </w:rPr>
      </w:pPr>
      <m:oMathPara>
        <m:oMath>
          <m:r>
            <m:rPr>
              <m:sty m:val="bi"/>
            </m:rPr>
            <w:rPr>
              <w:rFonts w:ascii="Cambria Math" w:hAnsi="Cambria Math"/>
              <w:sz w:val="24"/>
              <w:szCs w:val="24"/>
            </w:rPr>
            <m:t xml:space="preserve">e= </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-j</m:t>
              </m:r>
            </m:sup>
          </m:sSup>
        </m:oMath>
      </m:oMathPara>
    </w:p>
    <w:p w14:paraId="01BC0439" w14:textId="6939BBAA" w:rsidR="002A3669" w:rsidRPr="008A4D3D" w:rsidRDefault="0059197F" w:rsidP="00754D30">
      <w:pPr>
        <w:spacing w:before="408" w:line="288" w:lineRule="auto"/>
        <w:ind w:firstLine="567"/>
        <w:jc w:val="both"/>
        <w:rPr>
          <w:b/>
          <w:bCs/>
          <w:sz w:val="24"/>
          <w:szCs w:val="24"/>
        </w:rPr>
      </w:pPr>
      <m:oMathPara>
        <m:oMath>
          <m:r>
            <m:rPr>
              <m:sty m:val="bi"/>
            </m:rPr>
            <w:rPr>
              <w:rFonts w:ascii="Cambria Math" w:hAnsi="Cambria Math"/>
              <w:sz w:val="24"/>
              <w:szCs w:val="24"/>
            </w:rPr>
            <m:t>d=kn</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-j</m:t>
              </m:r>
            </m:sup>
          </m:sSup>
        </m:oMath>
      </m:oMathPara>
    </w:p>
    <w:p w14:paraId="6DB89271" w14:textId="5192EDB0" w:rsidR="00C4455A" w:rsidRPr="008A4D3D" w:rsidRDefault="008A4D3D" w:rsidP="00754D30">
      <w:pPr>
        <w:pStyle w:val="Caption"/>
        <w:spacing w:before="408"/>
        <w:jc w:val="right"/>
        <w:rPr>
          <w:b/>
          <w:bCs/>
          <w:color w:val="auto"/>
          <w:sz w:val="24"/>
          <w:szCs w:val="24"/>
        </w:rPr>
      </w:pPr>
      <w:r w:rsidRPr="008A4D3D">
        <w:rPr>
          <w:color w:val="auto"/>
        </w:rPr>
        <w:t xml:space="preserve">( </w:t>
      </w:r>
      <w:r w:rsidRPr="008A4D3D">
        <w:rPr>
          <w:color w:val="auto"/>
        </w:rPr>
        <w:fldChar w:fldCharType="begin"/>
      </w:r>
      <w:r w:rsidRPr="008A4D3D">
        <w:rPr>
          <w:color w:val="auto"/>
        </w:rPr>
        <w:instrText xml:space="preserve"> STYLEREF 1 \s </w:instrText>
      </w:r>
      <w:r w:rsidRPr="008A4D3D">
        <w:rPr>
          <w:color w:val="auto"/>
        </w:rPr>
        <w:fldChar w:fldCharType="separate"/>
      </w:r>
      <w:r w:rsidR="00226745">
        <w:rPr>
          <w:noProof/>
          <w:color w:val="auto"/>
        </w:rPr>
        <w:t>3</w:t>
      </w:r>
      <w:r w:rsidRPr="008A4D3D">
        <w:rPr>
          <w:color w:val="auto"/>
        </w:rPr>
        <w:fldChar w:fldCharType="end"/>
      </w:r>
      <w:r w:rsidRPr="008A4D3D">
        <w:rPr>
          <w:color w:val="auto"/>
        </w:rPr>
        <w:t>.</w:t>
      </w:r>
      <w:r w:rsidRPr="008A4D3D">
        <w:rPr>
          <w:color w:val="auto"/>
        </w:rPr>
        <w:fldChar w:fldCharType="begin"/>
      </w:r>
      <w:r w:rsidRPr="008A4D3D">
        <w:rPr>
          <w:color w:val="auto"/>
        </w:rPr>
        <w:instrText xml:space="preserve"> SEQ ( \* ARABIC \s 1 </w:instrText>
      </w:r>
      <w:r w:rsidRPr="008A4D3D">
        <w:rPr>
          <w:color w:val="auto"/>
        </w:rPr>
        <w:fldChar w:fldCharType="separate"/>
      </w:r>
      <w:r w:rsidR="00226745">
        <w:rPr>
          <w:noProof/>
          <w:color w:val="auto"/>
        </w:rPr>
        <w:t>3</w:t>
      </w:r>
      <w:r w:rsidRPr="008A4D3D">
        <w:rPr>
          <w:color w:val="auto"/>
        </w:rPr>
        <w:fldChar w:fldCharType="end"/>
      </w:r>
      <w:r w:rsidRPr="008A4D3D">
        <w:rPr>
          <w:color w:val="auto"/>
        </w:rPr>
        <w:t xml:space="preserve"> )</w:t>
      </w:r>
    </w:p>
    <w:p w14:paraId="1A755200" w14:textId="2FDFC586" w:rsidR="00B67BB3" w:rsidRDefault="00EB74C5" w:rsidP="00BC1361">
      <w:pPr>
        <w:spacing w:before="408" w:line="288" w:lineRule="auto"/>
        <w:ind w:firstLine="567"/>
        <w:jc w:val="both"/>
        <w:rPr>
          <w:sz w:val="24"/>
          <w:szCs w:val="24"/>
        </w:rPr>
      </w:pPr>
      <w:r w:rsidRPr="3C3B26A3">
        <w:rPr>
          <w:sz w:val="24"/>
          <w:szCs w:val="24"/>
          <w:lang w:val="es-ES"/>
        </w:rPr>
        <w:t xml:space="preserve">donde </w:t>
      </w:r>
      <w:r>
        <w:rPr>
          <w:sz w:val="24"/>
          <w:szCs w:val="24"/>
          <w:lang w:val="es-ES"/>
        </w:rPr>
        <w:t xml:space="preserve">nuevamente, </w:t>
      </w:r>
      <w:r w:rsidRPr="3C3B26A3">
        <w:rPr>
          <w:b/>
          <w:bCs/>
          <w:sz w:val="24"/>
          <w:szCs w:val="24"/>
          <w:lang w:val="es-ES"/>
        </w:rPr>
        <w:t xml:space="preserve">a </w:t>
      </w:r>
      <w:r w:rsidRPr="3C3B26A3">
        <w:rPr>
          <w:sz w:val="24"/>
          <w:szCs w:val="24"/>
          <w:lang w:val="es-ES"/>
        </w:rPr>
        <w:t xml:space="preserve">se corresponde al concepto de </w:t>
      </w:r>
      <w:r w:rsidR="007C592C" w:rsidRPr="3C3B26A3">
        <w:rPr>
          <w:sz w:val="24"/>
          <w:szCs w:val="24"/>
          <w:lang w:val="es-ES"/>
        </w:rPr>
        <w:t>escala, b</w:t>
      </w:r>
      <w:r w:rsidRPr="3C3B26A3">
        <w:rPr>
          <w:b/>
          <w:bCs/>
          <w:sz w:val="24"/>
          <w:szCs w:val="24"/>
          <w:lang w:val="es-ES"/>
        </w:rPr>
        <w:t xml:space="preserve"> </w:t>
      </w:r>
      <w:r w:rsidRPr="3C3B26A3">
        <w:rPr>
          <w:sz w:val="24"/>
          <w:szCs w:val="24"/>
          <w:lang w:val="es-ES"/>
        </w:rPr>
        <w:t xml:space="preserve">al de </w:t>
      </w:r>
      <w:r>
        <w:rPr>
          <w:sz w:val="24"/>
          <w:szCs w:val="24"/>
          <w:lang w:val="es-ES"/>
        </w:rPr>
        <w:t>tra</w:t>
      </w:r>
      <w:r w:rsidR="005B5B67">
        <w:rPr>
          <w:sz w:val="24"/>
          <w:szCs w:val="24"/>
          <w:lang w:val="es-ES"/>
        </w:rPr>
        <w:t xml:space="preserve">slación y </w:t>
      </w:r>
      <w:r w:rsidR="005B5B67">
        <w:rPr>
          <w:b/>
          <w:bCs/>
          <w:sz w:val="24"/>
          <w:szCs w:val="24"/>
          <w:lang w:val="es-ES"/>
        </w:rPr>
        <w:t>kn</w:t>
      </w:r>
      <w:r w:rsidR="005B5B67">
        <w:rPr>
          <w:sz w:val="24"/>
          <w:szCs w:val="24"/>
          <w:lang w:val="es-ES"/>
        </w:rPr>
        <w:t xml:space="preserve"> a un valor entero</w:t>
      </w:r>
      <w:r>
        <w:rPr>
          <w:sz w:val="24"/>
          <w:szCs w:val="24"/>
          <w:lang w:val="es-ES"/>
        </w:rPr>
        <w:t xml:space="preserve">.  </w:t>
      </w:r>
      <w:r w:rsidR="00E8486B">
        <w:rPr>
          <w:sz w:val="24"/>
          <w:szCs w:val="24"/>
        </w:rPr>
        <w:t xml:space="preserve">Aunque es posible utilizar </w:t>
      </w:r>
      <w:r w:rsidR="00F268BE">
        <w:rPr>
          <w:sz w:val="24"/>
          <w:szCs w:val="24"/>
        </w:rPr>
        <w:t xml:space="preserve">distintos valores para el factor </w:t>
      </w:r>
      <w:r w:rsidR="00F268BE">
        <w:rPr>
          <w:i/>
          <w:iCs/>
          <w:sz w:val="24"/>
          <w:szCs w:val="24"/>
        </w:rPr>
        <w:t>a</w:t>
      </w:r>
      <w:r w:rsidR="0045569D">
        <w:rPr>
          <w:sz w:val="24"/>
          <w:szCs w:val="24"/>
        </w:rPr>
        <w:t xml:space="preserve">, un valor habitual para dicho factor es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-j</m:t>
            </m:r>
          </m:sup>
        </m:sSup>
      </m:oMath>
      <w:r w:rsidR="005D79AD">
        <w:rPr>
          <w:sz w:val="24"/>
          <w:szCs w:val="24"/>
        </w:rPr>
        <w:t xml:space="preserve">. De esta manera, al sustituirla en la </w:t>
      </w:r>
      <w:r w:rsidR="00F72FAC" w:rsidRPr="00661B60">
        <w:rPr>
          <w:i/>
          <w:iCs/>
          <w:sz w:val="24"/>
          <w:szCs w:val="24"/>
        </w:rPr>
        <w:t>Wavelet</w:t>
      </w:r>
      <w:r w:rsidR="00F72FAC">
        <w:rPr>
          <w:sz w:val="24"/>
          <w:szCs w:val="24"/>
        </w:rPr>
        <w:t xml:space="preserve"> </w:t>
      </w:r>
      <w:r w:rsidR="005D79AD">
        <w:rPr>
          <w:sz w:val="24"/>
          <w:szCs w:val="24"/>
        </w:rPr>
        <w:t xml:space="preserve">madre se obtiene </w:t>
      </w:r>
      <w:r w:rsidR="00B67BB3">
        <w:rPr>
          <w:sz w:val="24"/>
          <w:szCs w:val="24"/>
        </w:rPr>
        <w:t xml:space="preserve">la </w:t>
      </w:r>
      <w:r w:rsidR="000C4FB2">
        <w:rPr>
          <w:sz w:val="24"/>
          <w:szCs w:val="24"/>
        </w:rPr>
        <w:t>ecuación 3.4.</w:t>
      </w:r>
    </w:p>
    <w:p w14:paraId="7E73D381" w14:textId="70FAE256" w:rsidR="00B67BB3" w:rsidRPr="00FF7233" w:rsidRDefault="009020AB" w:rsidP="00754D30">
      <w:pPr>
        <w:spacing w:before="408" w:line="288" w:lineRule="auto"/>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j,k</m:t>
              </m:r>
            </m:sub>
          </m:sSub>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2</m:t>
              </m:r>
            </m:e>
            <m:sup>
              <m:f>
                <m:fPr>
                  <m:ctrlPr>
                    <w:rPr>
                      <w:rFonts w:ascii="Cambria Math" w:hAnsi="Cambria Math"/>
                      <w:b/>
                      <w:bCs/>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2</m:t>
                  </m:r>
                </m:den>
              </m:f>
            </m:sup>
          </m:sSup>
          <m:r>
            <m:rPr>
              <m:sty m:val="bi"/>
            </m:rPr>
            <w:rPr>
              <w:rFonts w:ascii="Cambria Math" w:hAnsi="Cambria Math"/>
              <w:sz w:val="24"/>
              <w:szCs w:val="24"/>
            </w:rPr>
            <m:t>ψ</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j</m:t>
                  </m:r>
                </m:sup>
              </m:sSup>
              <m:r>
                <m:rPr>
                  <m:sty m:val="bi"/>
                </m:rPr>
                <w:rPr>
                  <w:rFonts w:ascii="Cambria Math" w:hAnsi="Cambria Math"/>
                  <w:sz w:val="24"/>
                  <w:szCs w:val="24"/>
                </w:rPr>
                <m:t>t-kn</m:t>
              </m:r>
            </m:e>
          </m:d>
          <m:r>
            <m:rPr>
              <m:sty m:val="bi"/>
            </m:rPr>
            <w:rPr>
              <w:rFonts w:ascii="Cambria Math" w:hAnsi="Cambria Math"/>
              <w:sz w:val="24"/>
              <w:szCs w:val="24"/>
            </w:rPr>
            <m:t xml:space="preserve">     j, k</m:t>
          </m:r>
          <m:r>
            <m:rPr>
              <m:scr m:val="double-struck"/>
              <m:sty m:val="bi"/>
            </m:rPr>
            <w:rPr>
              <w:rFonts w:ascii="Cambria Math" w:hAnsi="Cambria Math"/>
              <w:sz w:val="24"/>
              <w:szCs w:val="24"/>
            </w:rPr>
            <m:t>∈ Z</m:t>
          </m:r>
        </m:oMath>
      </m:oMathPara>
    </w:p>
    <w:p w14:paraId="6EB265B4" w14:textId="401AC03B" w:rsidR="00421365" w:rsidRPr="008A4D3D" w:rsidRDefault="005D3AF6" w:rsidP="00754D30">
      <w:pPr>
        <w:pStyle w:val="Caption"/>
        <w:spacing w:before="408"/>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226745">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226745">
        <w:rPr>
          <w:noProof/>
          <w:color w:val="auto"/>
        </w:rPr>
        <w:t>4</w:t>
      </w:r>
      <w:r w:rsidR="008A4D3D">
        <w:rPr>
          <w:color w:val="auto"/>
        </w:rPr>
        <w:fldChar w:fldCharType="end"/>
      </w:r>
      <w:r w:rsidRPr="005D3AF6">
        <w:rPr>
          <w:color w:val="auto"/>
        </w:rPr>
        <w:t xml:space="preserve"> )</w:t>
      </w:r>
    </w:p>
    <w:p w14:paraId="61A29E7A" w14:textId="2403927D" w:rsidR="00924F8A" w:rsidRDefault="3C3B26A3" w:rsidP="3C3B26A3">
      <w:pPr>
        <w:spacing w:before="408" w:line="288" w:lineRule="auto"/>
        <w:ind w:firstLine="567"/>
        <w:jc w:val="both"/>
        <w:rPr>
          <w:sz w:val="24"/>
          <w:szCs w:val="24"/>
          <w:lang w:val="es-ES"/>
        </w:rPr>
      </w:pPr>
      <w:r w:rsidRPr="3C3B26A3">
        <w:rPr>
          <w:sz w:val="24"/>
          <w:szCs w:val="24"/>
          <w:lang w:val="es-ES"/>
        </w:rPr>
        <w:t xml:space="preserve">Es por ello por lo que, a partir de esta </w:t>
      </w:r>
      <w:r w:rsidRPr="3C3B26A3">
        <w:rPr>
          <w:i/>
          <w:iCs/>
          <w:sz w:val="24"/>
          <w:szCs w:val="24"/>
          <w:lang w:val="es-ES"/>
        </w:rPr>
        <w:t>Wavelet</w:t>
      </w:r>
      <w:r w:rsidRPr="3C3B26A3">
        <w:rPr>
          <w:sz w:val="24"/>
          <w:szCs w:val="24"/>
          <w:lang w:val="es-ES"/>
        </w:rPr>
        <w:t xml:space="preserve"> madre discretizada, la fórmula final de la transformada </w:t>
      </w:r>
      <w:r w:rsidRPr="3C3B26A3">
        <w:rPr>
          <w:i/>
          <w:iCs/>
          <w:sz w:val="24"/>
          <w:szCs w:val="24"/>
          <w:lang w:val="es-ES"/>
        </w:rPr>
        <w:t>Wavelet</w:t>
      </w:r>
      <w:r w:rsidRPr="3C3B26A3">
        <w:rPr>
          <w:sz w:val="24"/>
          <w:szCs w:val="24"/>
          <w:lang w:val="es-ES"/>
        </w:rPr>
        <w:t xml:space="preserve"> discreta se presenta en la ecuación 3.5. </w:t>
      </w:r>
    </w:p>
    <w:p w14:paraId="2438F767" w14:textId="1C4E7C9B" w:rsidR="00924F8A" w:rsidRPr="005D3AF6" w:rsidRDefault="009020AB" w:rsidP="00754D30">
      <w:pPr>
        <w:spacing w:before="408" w:line="24" w:lineRule="atLeast"/>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DWT</m:t>
              </m:r>
            </m:e>
            <m:sub>
              <m:r>
                <m:rPr>
                  <m:sty m:val="bi"/>
                </m:rPr>
                <w:rPr>
                  <w:rFonts w:ascii="Cambria Math" w:hAnsi="Cambria Math"/>
                  <w:sz w:val="24"/>
                  <w:szCs w:val="24"/>
                </w:rPr>
                <m:t>j,k</m:t>
              </m:r>
            </m:sub>
          </m:sSub>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2</m:t>
              </m:r>
            </m:e>
            <m:sup>
              <m:f>
                <m:fPr>
                  <m:ctrlPr>
                    <w:rPr>
                      <w:rFonts w:ascii="Cambria Math" w:hAnsi="Cambria Math"/>
                      <w:b/>
                      <w:bCs/>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2</m:t>
                  </m:r>
                </m:den>
              </m:f>
            </m:sup>
          </m:sSup>
          <m:r>
            <m:rPr>
              <m:sty m:val="bi"/>
            </m:rPr>
            <w:rPr>
              <w:rFonts w:ascii="Cambria Math" w:hAnsi="Cambria Math"/>
              <w:sz w:val="24"/>
              <w:szCs w:val="24"/>
            </w:rPr>
            <m:t xml:space="preserve"> </m:t>
          </m:r>
          <m:nary>
            <m:naryPr>
              <m:limLoc m:val="subSup"/>
              <m:ctrlPr>
                <w:rPr>
                  <w:rFonts w:ascii="Cambria Math" w:hAnsi="Cambria Math"/>
                  <w:b/>
                  <w:bCs/>
                  <w:i/>
                  <w:sz w:val="24"/>
                  <w:szCs w:val="24"/>
                </w:rPr>
              </m:ctrlPr>
            </m:naryPr>
            <m:sub>
              <m:r>
                <m:rPr>
                  <m:sty m:val="bi"/>
                </m:rPr>
                <w:rPr>
                  <w:rFonts w:ascii="Cambria Math" w:hAnsi="Cambria Math"/>
                  <w:sz w:val="24"/>
                  <w:szCs w:val="24"/>
                </w:rPr>
                <m:t>-∞</m:t>
              </m:r>
            </m:sub>
            <m:sup>
              <m:r>
                <m:rPr>
                  <m:sty m:val="bi"/>
                </m:rPr>
                <w:rPr>
                  <w:rFonts w:ascii="Cambria Math" w:hAnsi="Cambria Math"/>
                  <w:sz w:val="24"/>
                  <w:szCs w:val="24"/>
                </w:rPr>
                <m:t>∞</m:t>
              </m:r>
            </m:sup>
            <m:e>
              <m:r>
                <m:rPr>
                  <m:sty m:val="bi"/>
                </m:rPr>
                <w:rPr>
                  <w:rFonts w:ascii="Cambria Math" w:hAnsi="Cambria Math"/>
                  <w:sz w:val="24"/>
                  <w:szCs w:val="24"/>
                </w:rPr>
                <m:t>x(t)</m:t>
              </m:r>
            </m:e>
          </m:nary>
          <m:r>
            <m:rPr>
              <m:sty m:val="bi"/>
            </m:rPr>
            <w:rPr>
              <w:rFonts w:ascii="Cambria Math" w:hAnsi="Cambria Math"/>
              <w:sz w:val="24"/>
              <w:szCs w:val="24"/>
            </w:rPr>
            <m:t>ψ</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j</m:t>
                  </m:r>
                </m:sup>
              </m:sSup>
              <m:r>
                <m:rPr>
                  <m:sty m:val="bi"/>
                </m:rPr>
                <w:rPr>
                  <w:rFonts w:ascii="Cambria Math" w:hAnsi="Cambria Math"/>
                  <w:sz w:val="24"/>
                  <w:szCs w:val="24"/>
                </w:rPr>
                <m:t>t-kn</m:t>
              </m:r>
            </m:e>
          </m:d>
          <m:r>
            <m:rPr>
              <m:sty m:val="bi"/>
            </m:rPr>
            <w:rPr>
              <w:rFonts w:ascii="Cambria Math" w:hAnsi="Cambria Math"/>
              <w:sz w:val="24"/>
              <w:szCs w:val="24"/>
            </w:rPr>
            <m:t xml:space="preserve"> </m:t>
          </m:r>
        </m:oMath>
      </m:oMathPara>
    </w:p>
    <w:p w14:paraId="26AE25BB" w14:textId="440BE3AE" w:rsidR="00924F8A" w:rsidRPr="008A4D3D" w:rsidRDefault="005D3AF6" w:rsidP="00754D30">
      <w:pPr>
        <w:pStyle w:val="Caption"/>
        <w:spacing w:before="408"/>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226745">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226745">
        <w:rPr>
          <w:noProof/>
          <w:color w:val="auto"/>
        </w:rPr>
        <w:t>5</w:t>
      </w:r>
      <w:r w:rsidR="008A4D3D">
        <w:rPr>
          <w:color w:val="auto"/>
        </w:rPr>
        <w:fldChar w:fldCharType="end"/>
      </w:r>
      <w:r w:rsidRPr="005D3AF6">
        <w:rPr>
          <w:color w:val="auto"/>
        </w:rPr>
        <w:t xml:space="preserve"> )</w:t>
      </w:r>
    </w:p>
    <w:p w14:paraId="6EE4796B" w14:textId="27D8A36E" w:rsidR="006C080C" w:rsidRDefault="11C4A362" w:rsidP="001A531C">
      <w:pPr>
        <w:spacing w:before="408" w:line="288" w:lineRule="auto"/>
        <w:ind w:firstLine="567"/>
        <w:jc w:val="both"/>
        <w:rPr>
          <w:sz w:val="24"/>
          <w:szCs w:val="24"/>
          <w:lang w:val="es-ES"/>
        </w:rPr>
      </w:pPr>
      <w:r w:rsidRPr="11C4A362">
        <w:rPr>
          <w:sz w:val="24"/>
          <w:szCs w:val="24"/>
          <w:lang w:val="es-ES"/>
        </w:rPr>
        <w:t xml:space="preserve">donde </w:t>
      </w:r>
      <w:r w:rsidRPr="11C4A362">
        <w:rPr>
          <w:b/>
          <w:bCs/>
          <w:sz w:val="24"/>
          <w:szCs w:val="24"/>
          <w:lang w:val="es-ES"/>
        </w:rPr>
        <w:t xml:space="preserve">x(t) </w:t>
      </w:r>
      <w:r w:rsidRPr="11C4A362">
        <w:rPr>
          <w:sz w:val="24"/>
          <w:szCs w:val="24"/>
          <w:lang w:val="es-ES"/>
        </w:rPr>
        <w:t xml:space="preserve">se corresponde con una señal discreta. Tomando la ecuación 3.5, tenemos una forma de generar un análisis discretizado sobre una señal. Este método es mucho menos exigente en términos de capacidad de procesamiento y almacenamiento de datos, ya que reduce considerablemente el conjunto de valores de escala y desplazamiento a utilizar. </w:t>
      </w:r>
    </w:p>
    <w:p w14:paraId="7EF17759" w14:textId="197799F2" w:rsidR="00C214B3" w:rsidRDefault="11C4A362" w:rsidP="001A531C">
      <w:pPr>
        <w:spacing w:before="408" w:line="288" w:lineRule="auto"/>
        <w:ind w:firstLine="567"/>
        <w:jc w:val="both"/>
        <w:rPr>
          <w:sz w:val="24"/>
          <w:szCs w:val="24"/>
          <w:lang w:val="es-ES"/>
        </w:rPr>
      </w:pPr>
      <w:r w:rsidRPr="11C4A362">
        <w:rPr>
          <w:sz w:val="24"/>
          <w:szCs w:val="24"/>
          <w:lang w:val="es-ES"/>
        </w:rPr>
        <w:t xml:space="preserve">A modo de resumen, podríamos decir que la transformada </w:t>
      </w:r>
      <w:r w:rsidRPr="11C4A362">
        <w:rPr>
          <w:i/>
          <w:iCs/>
          <w:sz w:val="24"/>
          <w:szCs w:val="24"/>
          <w:lang w:val="es-ES"/>
        </w:rPr>
        <w:t>Wavelet</w:t>
      </w:r>
      <w:r w:rsidRPr="11C4A362">
        <w:rPr>
          <w:sz w:val="24"/>
          <w:szCs w:val="24"/>
          <w:lang w:val="es-ES"/>
        </w:rPr>
        <w:t xml:space="preserve"> continua proporciona un análisis con mayor grado de detalle, e incluso de redundancia, ya que se generan muchas repeticiones de datos, todo ello sacrificando la eficiencia y capacidad computacional. En cambio, la transformada discreta aplica un subconjunto de los valores que se utilizan en la continua sobre los conceptos de escala y desplazamiento, proporcionando un análisis con mayor rango de amplitud (resolución) y menor detalle, a cambio de un menor uso computacional y la capacidad de generar análisis en distintos niveles de resolución.</w:t>
      </w:r>
    </w:p>
    <w:p w14:paraId="33BBC61F" w14:textId="77777777" w:rsidR="00C458AD" w:rsidRPr="00C214B3" w:rsidRDefault="00C458AD" w:rsidP="00C214B3">
      <w:pPr>
        <w:spacing w:line="24" w:lineRule="atLeast"/>
        <w:rPr>
          <w:sz w:val="24"/>
          <w:szCs w:val="24"/>
        </w:rPr>
      </w:pPr>
    </w:p>
    <w:p w14:paraId="2AF11406" w14:textId="52CCFFBF" w:rsidR="007D5BDC" w:rsidRPr="002473C8" w:rsidRDefault="00EA08FF" w:rsidP="002473C8">
      <w:pPr>
        <w:pStyle w:val="Heading5"/>
        <w:widowControl/>
        <w:numPr>
          <w:ilvl w:val="2"/>
          <w:numId w:val="5"/>
        </w:numPr>
        <w:tabs>
          <w:tab w:val="num" w:pos="764"/>
          <w:tab w:val="left" w:pos="1418"/>
        </w:tabs>
        <w:spacing w:before="120"/>
        <w:ind w:left="720"/>
        <w:jc w:val="both"/>
      </w:pPr>
      <w:r>
        <w:t xml:space="preserve"> </w:t>
      </w:r>
      <w:bookmarkStart w:id="182" w:name="_Toc169600388"/>
      <w:r>
        <w:t>Aplicación</w:t>
      </w:r>
      <w:bookmarkEnd w:id="182"/>
    </w:p>
    <w:p w14:paraId="55C59168" w14:textId="573FEDFE" w:rsidR="00E03A04" w:rsidRDefault="3C3B26A3" w:rsidP="3C3B26A3">
      <w:pPr>
        <w:spacing w:before="408" w:line="288" w:lineRule="auto"/>
        <w:ind w:firstLine="567"/>
        <w:jc w:val="both"/>
        <w:rPr>
          <w:sz w:val="24"/>
          <w:szCs w:val="24"/>
          <w:lang w:val="es-ES"/>
        </w:rPr>
      </w:pPr>
      <w:r w:rsidRPr="3C3B26A3">
        <w:rPr>
          <w:sz w:val="24"/>
          <w:szCs w:val="24"/>
          <w:lang w:val="es-ES"/>
        </w:rPr>
        <w:t xml:space="preserve">Una vez comprendida la idea general de la transformada Wavelet, empezamos a trabajar con la librería </w:t>
      </w:r>
      <w:r w:rsidRPr="3C3B26A3">
        <w:rPr>
          <w:i/>
          <w:iCs/>
          <w:sz w:val="24"/>
          <w:szCs w:val="24"/>
          <w:lang w:val="es-ES"/>
        </w:rPr>
        <w:t>pywt</w:t>
      </w:r>
      <w:r w:rsidRPr="3C3B26A3">
        <w:rPr>
          <w:sz w:val="24"/>
          <w:szCs w:val="24"/>
          <w:lang w:val="es-ES"/>
        </w:rPr>
        <w:t xml:space="preserve"> de Python, que proporciona una gran cantidad de funcionalidad para este tipo de transformadas. </w:t>
      </w:r>
    </w:p>
    <w:p w14:paraId="0B5276F8" w14:textId="31FF36AD" w:rsidR="009918E8" w:rsidRDefault="3C3B26A3" w:rsidP="3C3B26A3">
      <w:pPr>
        <w:spacing w:before="408" w:line="288" w:lineRule="auto"/>
        <w:ind w:firstLine="567"/>
        <w:jc w:val="both"/>
        <w:rPr>
          <w:sz w:val="24"/>
          <w:szCs w:val="24"/>
          <w:lang w:val="es-ES"/>
        </w:rPr>
      </w:pPr>
      <w:r w:rsidRPr="3C3B26A3">
        <w:rPr>
          <w:sz w:val="24"/>
          <w:szCs w:val="24"/>
          <w:lang w:val="es-ES"/>
        </w:rPr>
        <w:t xml:space="preserve">Para realizar una transformada </w:t>
      </w:r>
      <w:r w:rsidRPr="3C3B26A3">
        <w:rPr>
          <w:i/>
          <w:iCs/>
          <w:sz w:val="24"/>
          <w:szCs w:val="24"/>
          <w:lang w:val="es-ES"/>
        </w:rPr>
        <w:t>Wavelet</w:t>
      </w:r>
      <w:r w:rsidRPr="3C3B26A3">
        <w:rPr>
          <w:sz w:val="24"/>
          <w:szCs w:val="24"/>
          <w:lang w:val="es-ES"/>
        </w:rPr>
        <w:t xml:space="preserve"> con esta librería existen varios métodos, sin embargo, nosotros hemos elegido el método continuo mediante la función </w:t>
      </w:r>
      <w:r w:rsidRPr="3C3B26A3">
        <w:rPr>
          <w:i/>
          <w:iCs/>
          <w:sz w:val="24"/>
          <w:szCs w:val="24"/>
          <w:lang w:val="es-ES"/>
        </w:rPr>
        <w:t xml:space="preserve">cwt(), </w:t>
      </w:r>
      <w:r w:rsidRPr="3C3B26A3">
        <w:rPr>
          <w:sz w:val="24"/>
          <w:szCs w:val="24"/>
          <w:lang w:val="es-ES"/>
        </w:rPr>
        <w:t xml:space="preserve">la cual necesita de una serie de parámetros para su configuración. Inicialmente, se le pasa la señal que deseamos transformar, que en nuestro caso se corresponde al eje vertical de nuestras representaciones, es decir, a los </w:t>
      </w:r>
      <w:r w:rsidRPr="3C3B26A3">
        <w:rPr>
          <w:i/>
          <w:iCs/>
          <w:sz w:val="24"/>
          <w:szCs w:val="24"/>
          <w:lang w:val="es-ES"/>
        </w:rPr>
        <w:t>bits</w:t>
      </w:r>
      <w:r w:rsidRPr="3C3B26A3">
        <w:rPr>
          <w:sz w:val="24"/>
          <w:szCs w:val="24"/>
          <w:lang w:val="es-ES"/>
        </w:rPr>
        <w:t xml:space="preserve"> recibidos. También se debe indicar el tipo de transformada que se le aplica a la señal. Previamente se han mencionado varias familias de transformadas, y en mi caso he utilizado la gaussiana para realizar esta transformación, debido a su forma suave que otorga una convergencia veloz. Finalmente, se le pasa un conjunto de escalas sobre las que itera la propia transformada para proporcionar distintos niveles de detalle.</w:t>
      </w:r>
    </w:p>
    <w:p w14:paraId="16FA7B6A" w14:textId="301AA999" w:rsidR="00B63459" w:rsidRDefault="00A47FBE" w:rsidP="00BC1361">
      <w:pPr>
        <w:spacing w:before="408" w:line="288" w:lineRule="auto"/>
        <w:ind w:firstLine="567"/>
        <w:jc w:val="both"/>
        <w:rPr>
          <w:sz w:val="24"/>
          <w:szCs w:val="24"/>
        </w:rPr>
      </w:pPr>
      <w:r>
        <w:rPr>
          <w:sz w:val="24"/>
          <w:szCs w:val="24"/>
        </w:rPr>
        <w:t xml:space="preserve">La </w:t>
      </w:r>
      <w:r w:rsidR="00DF2699">
        <w:rPr>
          <w:sz w:val="24"/>
          <w:szCs w:val="24"/>
        </w:rPr>
        <w:t xml:space="preserve">función mencionada devuelve </w:t>
      </w:r>
      <w:r w:rsidR="00AA590B">
        <w:rPr>
          <w:sz w:val="24"/>
          <w:szCs w:val="24"/>
        </w:rPr>
        <w:t xml:space="preserve">2 </w:t>
      </w:r>
      <w:r w:rsidR="003158A5">
        <w:rPr>
          <w:sz w:val="24"/>
          <w:szCs w:val="24"/>
        </w:rPr>
        <w:t xml:space="preserve">estructuras con </w:t>
      </w:r>
      <w:r w:rsidR="00AA590B">
        <w:rPr>
          <w:sz w:val="24"/>
          <w:szCs w:val="24"/>
        </w:rPr>
        <w:t>valores</w:t>
      </w:r>
      <w:r w:rsidR="003158A5">
        <w:rPr>
          <w:sz w:val="24"/>
          <w:szCs w:val="24"/>
        </w:rPr>
        <w:t xml:space="preserve"> </w:t>
      </w:r>
      <w:r w:rsidR="00AA590B">
        <w:rPr>
          <w:sz w:val="24"/>
          <w:szCs w:val="24"/>
        </w:rPr>
        <w:t xml:space="preserve">diferentes. La primera es </w:t>
      </w:r>
      <w:r w:rsidR="003158A5">
        <w:rPr>
          <w:sz w:val="24"/>
          <w:szCs w:val="24"/>
        </w:rPr>
        <w:t xml:space="preserve">un </w:t>
      </w:r>
      <w:r w:rsidR="00564DE5">
        <w:rPr>
          <w:sz w:val="24"/>
          <w:szCs w:val="24"/>
        </w:rPr>
        <w:t>vector</w:t>
      </w:r>
      <w:r w:rsidR="00AA590B">
        <w:rPr>
          <w:sz w:val="24"/>
          <w:szCs w:val="24"/>
        </w:rPr>
        <w:t xml:space="preserve"> de 2 dimensiones</w:t>
      </w:r>
      <w:r w:rsidR="00D74AC0">
        <w:rPr>
          <w:sz w:val="24"/>
          <w:szCs w:val="24"/>
        </w:rPr>
        <w:t>,</w:t>
      </w:r>
      <w:r w:rsidR="003158A5">
        <w:rPr>
          <w:sz w:val="24"/>
          <w:szCs w:val="24"/>
        </w:rPr>
        <w:t xml:space="preserve"> </w:t>
      </w:r>
      <w:r w:rsidR="00106FD1">
        <w:rPr>
          <w:sz w:val="24"/>
          <w:szCs w:val="24"/>
        </w:rPr>
        <w:t xml:space="preserve">donde </w:t>
      </w:r>
      <w:r w:rsidR="00BE0683">
        <w:rPr>
          <w:sz w:val="24"/>
          <w:szCs w:val="24"/>
        </w:rPr>
        <w:t xml:space="preserve">se devuelven los valores de escala </w:t>
      </w:r>
      <w:r w:rsidR="00C52BD6">
        <w:rPr>
          <w:sz w:val="24"/>
          <w:szCs w:val="24"/>
        </w:rPr>
        <w:t xml:space="preserve">y tiempo de la señal original. </w:t>
      </w:r>
      <w:r w:rsidR="00033DCD">
        <w:rPr>
          <w:sz w:val="24"/>
          <w:szCs w:val="24"/>
        </w:rPr>
        <w:t xml:space="preserve">La segunda estructura devuelta </w:t>
      </w:r>
      <w:r w:rsidR="009A276F">
        <w:rPr>
          <w:sz w:val="24"/>
          <w:szCs w:val="24"/>
        </w:rPr>
        <w:t xml:space="preserve">es </w:t>
      </w:r>
      <w:r w:rsidR="00D74AC0">
        <w:rPr>
          <w:sz w:val="24"/>
          <w:szCs w:val="24"/>
        </w:rPr>
        <w:t xml:space="preserve">otro vector </w:t>
      </w:r>
      <w:r w:rsidR="00C14CFA">
        <w:rPr>
          <w:sz w:val="24"/>
          <w:szCs w:val="24"/>
        </w:rPr>
        <w:t xml:space="preserve">con las frecuencias </w:t>
      </w:r>
      <w:r w:rsidR="002C2773">
        <w:rPr>
          <w:sz w:val="24"/>
          <w:szCs w:val="24"/>
        </w:rPr>
        <w:t xml:space="preserve">respectivas </w:t>
      </w:r>
      <w:r w:rsidR="00B349BB">
        <w:rPr>
          <w:sz w:val="24"/>
          <w:szCs w:val="24"/>
        </w:rPr>
        <w:t>a cada</w:t>
      </w:r>
      <w:r w:rsidR="00FC6D77">
        <w:rPr>
          <w:sz w:val="24"/>
          <w:szCs w:val="24"/>
        </w:rPr>
        <w:t xml:space="preserve"> una de las escalas utilizadas en las transformaciones. </w:t>
      </w:r>
    </w:p>
    <w:p w14:paraId="723A4DAE" w14:textId="2F95A348" w:rsidR="00B63459" w:rsidRDefault="11C4A362" w:rsidP="00BC1361">
      <w:pPr>
        <w:spacing w:before="408" w:line="288" w:lineRule="auto"/>
        <w:ind w:firstLine="567"/>
        <w:rPr>
          <w:sz w:val="24"/>
          <w:szCs w:val="24"/>
          <w:lang w:val="es-ES"/>
        </w:rPr>
      </w:pPr>
      <w:r w:rsidRPr="11C4A362">
        <w:rPr>
          <w:sz w:val="24"/>
          <w:szCs w:val="24"/>
          <w:lang w:val="es-ES"/>
        </w:rPr>
        <w:t xml:space="preserve">El concepto de escala en la transformada </w:t>
      </w:r>
      <w:r w:rsidRPr="11C4A362">
        <w:rPr>
          <w:i/>
          <w:iCs/>
          <w:sz w:val="24"/>
          <w:szCs w:val="24"/>
          <w:lang w:val="es-ES"/>
        </w:rPr>
        <w:t>Wavelet</w:t>
      </w:r>
      <w:r w:rsidRPr="11C4A362">
        <w:rPr>
          <w:sz w:val="24"/>
          <w:szCs w:val="24"/>
          <w:lang w:val="es-ES"/>
        </w:rPr>
        <w:t xml:space="preserve"> se relaciona con la capacidad de estirar o comprimir la señal en búsqueda de diferentes características. Utilizando escalas bajas podemos comprimir la señal y realizar un análisis más detallado de la señal. Por lo contrario, con escalas altas podemos estirar la señal y recoger características o patrones de índole general. Debemos tener en cuenta que la escala es inversamente proporcional a la frecuencia, por lo que en escalas pequeñas estamos estudiando frecuencias altas, y viceversa.</w:t>
      </w:r>
    </w:p>
    <w:p w14:paraId="1241317E" w14:textId="018D5B37" w:rsidR="00BE7DD2" w:rsidRPr="00BC1361" w:rsidRDefault="00B63459" w:rsidP="00BC1361">
      <w:pPr>
        <w:spacing w:before="408" w:line="288" w:lineRule="auto"/>
        <w:ind w:firstLine="567"/>
        <w:jc w:val="both"/>
        <w:rPr>
          <w:sz w:val="24"/>
          <w:szCs w:val="24"/>
          <w:lang w:val="es-ES"/>
        </w:rPr>
      </w:pPr>
      <w:r>
        <w:rPr>
          <w:sz w:val="24"/>
          <w:szCs w:val="24"/>
          <w:lang w:val="es-ES"/>
        </w:rPr>
        <w:t>A su vez, el concepto de tiempo</w:t>
      </w:r>
      <w:r w:rsidR="00D8209E">
        <w:rPr>
          <w:sz w:val="24"/>
          <w:szCs w:val="24"/>
          <w:lang w:val="es-ES"/>
        </w:rPr>
        <w:t>, también denominado traslación o desplazamiento,</w:t>
      </w:r>
      <w:r>
        <w:rPr>
          <w:sz w:val="24"/>
          <w:szCs w:val="24"/>
          <w:lang w:val="es-ES"/>
        </w:rPr>
        <w:t xml:space="preserve"> permite analizar el cambio de las frecuencias a lo largo de la señal. </w:t>
      </w:r>
      <w:r w:rsidR="00D8209E">
        <w:rPr>
          <w:sz w:val="24"/>
          <w:szCs w:val="24"/>
          <w:lang w:val="es-ES"/>
        </w:rPr>
        <w:t xml:space="preserve">El desplazamiento </w:t>
      </w:r>
      <w:r>
        <w:rPr>
          <w:sz w:val="24"/>
          <w:szCs w:val="24"/>
          <w:lang w:val="es-ES"/>
        </w:rPr>
        <w:t>se compara con una ventana temporal que se mueve a lo largo de la señal para analizar las partes de la señal en distintas resoluciones temporales.</w:t>
      </w:r>
      <w:r w:rsidR="00C32D4E">
        <w:rPr>
          <w:sz w:val="24"/>
          <w:szCs w:val="24"/>
          <w:lang w:val="es-ES"/>
        </w:rPr>
        <w:t xml:space="preserve"> </w:t>
      </w:r>
      <w:r w:rsidR="00526878">
        <w:rPr>
          <w:sz w:val="24"/>
          <w:szCs w:val="24"/>
        </w:rPr>
        <w:t xml:space="preserve">Es esta segunda lista de frecuencias la que nos interesaba para poder formar los descriptores numéricos para la señal. Dado que para cada una de las direcciones se generaba una lista </w:t>
      </w:r>
      <w:r w:rsidR="00567D98">
        <w:rPr>
          <w:sz w:val="24"/>
          <w:szCs w:val="24"/>
        </w:rPr>
        <w:t xml:space="preserve">distinta de descriptores, la manera de agrupar </w:t>
      </w:r>
      <w:r w:rsidR="00AF3F37">
        <w:rPr>
          <w:sz w:val="24"/>
          <w:szCs w:val="24"/>
        </w:rPr>
        <w:t xml:space="preserve">estas listas en un solo valor </w:t>
      </w:r>
      <w:r w:rsidR="00107E9D">
        <w:rPr>
          <w:sz w:val="24"/>
          <w:szCs w:val="24"/>
        </w:rPr>
        <w:t xml:space="preserve">ha sido realizando una </w:t>
      </w:r>
      <w:r w:rsidR="00C32D4E">
        <w:rPr>
          <w:sz w:val="24"/>
          <w:szCs w:val="24"/>
        </w:rPr>
        <w:t>media aritmética de todos sus valores</w:t>
      </w:r>
      <w:r w:rsidR="003019F6">
        <w:rPr>
          <w:sz w:val="24"/>
          <w:szCs w:val="24"/>
        </w:rPr>
        <w:t xml:space="preserve">. </w:t>
      </w:r>
    </w:p>
    <w:p w14:paraId="50E11515" w14:textId="0ADE0132" w:rsidR="000F713A" w:rsidRDefault="11C4A362" w:rsidP="3C3B26A3">
      <w:pPr>
        <w:spacing w:before="408" w:line="288" w:lineRule="auto"/>
        <w:ind w:firstLine="567"/>
        <w:jc w:val="both"/>
        <w:rPr>
          <w:sz w:val="24"/>
          <w:szCs w:val="24"/>
          <w:lang w:val="es-ES"/>
        </w:rPr>
      </w:pPr>
      <w:r w:rsidRPr="11C4A362">
        <w:rPr>
          <w:sz w:val="24"/>
          <w:szCs w:val="24"/>
        </w:rPr>
        <w:t>Como se ha comentado previamente, la primera estructura devuelta contiene los coeficientes para las distintas escalas y tiempos de la señal. El objetivo de esta transformada es obtener descriptores numéricos pertenecientes a las distintas direcciones IP, por lo que al tener una matriz de 2 dimensiones se complica la manipulación de estos datos. De cara a facilitar dicho manejo de los datos</w:t>
      </w:r>
      <w:r w:rsidR="001A531C">
        <w:rPr>
          <w:sz w:val="24"/>
          <w:szCs w:val="24"/>
        </w:rPr>
        <w:t xml:space="preserve"> y cumplir los objetivos propuestos</w:t>
      </w:r>
      <w:r w:rsidRPr="11C4A362">
        <w:rPr>
          <w:sz w:val="24"/>
          <w:szCs w:val="24"/>
        </w:rPr>
        <w:t xml:space="preserve">, se planteó realizar una suma del eje Y de dicha matriz para así obtener simplemente una lista de valores. En resumen, tras realizar la operación de la transformada </w:t>
      </w:r>
      <w:r w:rsidRPr="11C4A362">
        <w:rPr>
          <w:i/>
          <w:iCs/>
          <w:sz w:val="24"/>
          <w:szCs w:val="24"/>
        </w:rPr>
        <w:t>Wavelet</w:t>
      </w:r>
      <w:r w:rsidRPr="11C4A362">
        <w:rPr>
          <w:sz w:val="24"/>
          <w:szCs w:val="24"/>
        </w:rPr>
        <w:t xml:space="preserve"> sobre los datos de todas las direcciones IP, se obtienen listas de valores numéricos, es decir, los descriptores deseados, que identifican a cada una de estas direcciones. Para su posterior estudio y análisis, estos descriptores se han guardado en ficheros de texto plano.</w:t>
      </w:r>
    </w:p>
    <w:p w14:paraId="310E70C9" w14:textId="55198A88" w:rsidR="00B529DE" w:rsidRDefault="3C3B26A3" w:rsidP="3C3B26A3">
      <w:pPr>
        <w:spacing w:before="408" w:line="288" w:lineRule="auto"/>
        <w:ind w:firstLine="567"/>
        <w:jc w:val="both"/>
        <w:rPr>
          <w:sz w:val="24"/>
          <w:szCs w:val="24"/>
          <w:lang w:val="es-ES"/>
        </w:rPr>
      </w:pPr>
      <w:r w:rsidRPr="3C3B26A3">
        <w:rPr>
          <w:sz w:val="24"/>
          <w:szCs w:val="24"/>
          <w:lang w:val="es-ES"/>
        </w:rPr>
        <w:t>Todo este proceso de la transformación de las señales, aunque pudiera parecer que simplemente se ha realizado en una ocasión, se ha tenido que realizar en varias ocasiones, esto es debido a los diferentes estudios que hemos querido realizar sobre los datos. Para realizar un estudio más completo, se ha realizado este proceso para 3 escalas diferentes siendo estas diaria, semanal y exponencial.</w:t>
      </w:r>
    </w:p>
    <w:p w14:paraId="565CBF79" w14:textId="35F777B7" w:rsidR="00077AEF" w:rsidRDefault="00DA606A" w:rsidP="00BC1361">
      <w:pPr>
        <w:spacing w:before="408" w:line="288" w:lineRule="auto"/>
        <w:ind w:firstLine="567"/>
        <w:jc w:val="both"/>
        <w:rPr>
          <w:sz w:val="24"/>
          <w:szCs w:val="24"/>
        </w:rPr>
      </w:pPr>
      <w:r>
        <w:rPr>
          <w:sz w:val="24"/>
          <w:szCs w:val="24"/>
        </w:rPr>
        <w:t>Debemos tomar en cuenta que cada unidad de escala corresponde aproximadamente a 5 minutos</w:t>
      </w:r>
      <w:r w:rsidR="00B93422">
        <w:rPr>
          <w:sz w:val="24"/>
          <w:szCs w:val="24"/>
        </w:rPr>
        <w:t xml:space="preserve"> de tiempo real</w:t>
      </w:r>
      <w:r w:rsidR="006C5C12">
        <w:rPr>
          <w:sz w:val="24"/>
          <w:szCs w:val="24"/>
        </w:rPr>
        <w:t xml:space="preserve">, por lo que dependiendo </w:t>
      </w:r>
      <w:r w:rsidR="00613326">
        <w:rPr>
          <w:sz w:val="24"/>
          <w:szCs w:val="24"/>
        </w:rPr>
        <w:t>de</w:t>
      </w:r>
      <w:r w:rsidR="008F5896">
        <w:rPr>
          <w:sz w:val="24"/>
          <w:szCs w:val="24"/>
        </w:rPr>
        <w:t xml:space="preserve"> la escala que deseamo</w:t>
      </w:r>
      <w:r w:rsidR="00476613">
        <w:rPr>
          <w:sz w:val="24"/>
          <w:szCs w:val="24"/>
        </w:rPr>
        <w:t>s estudiar, tenemos que calcular el equivalente a un día o una semana. En el caso de</w:t>
      </w:r>
      <w:r w:rsidR="006F21A2">
        <w:rPr>
          <w:sz w:val="24"/>
          <w:szCs w:val="24"/>
        </w:rPr>
        <w:t xml:space="preserve"> la exponencial, e</w:t>
      </w:r>
      <w:r w:rsidR="00C637AD">
        <w:rPr>
          <w:sz w:val="24"/>
          <w:szCs w:val="24"/>
        </w:rPr>
        <w:t>l concepto es algo diferente</w:t>
      </w:r>
      <w:r w:rsidR="000F4E67">
        <w:rPr>
          <w:sz w:val="24"/>
          <w:szCs w:val="24"/>
        </w:rPr>
        <w:t xml:space="preserve">. La escala introducida </w:t>
      </w:r>
      <w:r w:rsidR="00D85082">
        <w:rPr>
          <w:sz w:val="24"/>
          <w:szCs w:val="24"/>
        </w:rPr>
        <w:t xml:space="preserve">va saltando por las potencias de 2 </w:t>
      </w:r>
      <w:r w:rsidR="00EF242F">
        <w:rPr>
          <w:sz w:val="24"/>
          <w:szCs w:val="24"/>
        </w:rPr>
        <w:t xml:space="preserve">hasta </w:t>
      </w:r>
      <w:r w:rsidR="000F6536">
        <w:rPr>
          <w:sz w:val="24"/>
          <w:szCs w:val="24"/>
        </w:rPr>
        <w:t>la escala máxima introducida</w:t>
      </w:r>
      <w:r w:rsidR="00CF37A1">
        <w:rPr>
          <w:sz w:val="24"/>
          <w:szCs w:val="24"/>
        </w:rPr>
        <w:t>, que en este caso ha sido 1024 (2^10).</w:t>
      </w:r>
      <w:r w:rsidR="00DE47CD">
        <w:rPr>
          <w:sz w:val="24"/>
          <w:szCs w:val="24"/>
        </w:rPr>
        <w:t xml:space="preserve"> Con esto</w:t>
      </w:r>
      <w:r w:rsidR="007613D6">
        <w:rPr>
          <w:sz w:val="24"/>
          <w:szCs w:val="24"/>
        </w:rPr>
        <w:t xml:space="preserve"> </w:t>
      </w:r>
      <w:r w:rsidR="00651D0A">
        <w:rPr>
          <w:sz w:val="24"/>
          <w:szCs w:val="24"/>
        </w:rPr>
        <w:t xml:space="preserve">se consigue </w:t>
      </w:r>
      <w:r w:rsidR="00077AEF">
        <w:rPr>
          <w:sz w:val="24"/>
          <w:szCs w:val="24"/>
        </w:rPr>
        <w:t>utilizar los datos más relevantes sin tener que ir pasando por todas las escalas.</w:t>
      </w:r>
    </w:p>
    <w:p w14:paraId="6720585B" w14:textId="593150FC" w:rsidR="00077AEF" w:rsidRDefault="00A6331D" w:rsidP="00BC1361">
      <w:pPr>
        <w:spacing w:before="408" w:line="288" w:lineRule="auto"/>
        <w:ind w:firstLine="567"/>
        <w:jc w:val="both"/>
        <w:rPr>
          <w:sz w:val="24"/>
          <w:szCs w:val="24"/>
        </w:rPr>
      </w:pPr>
      <w:r>
        <w:rPr>
          <w:sz w:val="24"/>
          <w:szCs w:val="24"/>
        </w:rPr>
        <w:t>Una vez terminad</w:t>
      </w:r>
      <w:r w:rsidR="005A6CA5">
        <w:rPr>
          <w:sz w:val="24"/>
          <w:szCs w:val="24"/>
        </w:rPr>
        <w:t xml:space="preserve">os dichos procesos de </w:t>
      </w:r>
      <w:r w:rsidR="00F60E42">
        <w:rPr>
          <w:sz w:val="24"/>
          <w:szCs w:val="24"/>
        </w:rPr>
        <w:t>transformación</w:t>
      </w:r>
      <w:r w:rsidR="00C56F05">
        <w:rPr>
          <w:sz w:val="24"/>
          <w:szCs w:val="24"/>
        </w:rPr>
        <w:t xml:space="preserve"> </w:t>
      </w:r>
      <w:r w:rsidR="000B24D9">
        <w:rPr>
          <w:sz w:val="24"/>
          <w:szCs w:val="24"/>
        </w:rPr>
        <w:t>es</w:t>
      </w:r>
      <w:r w:rsidR="00C56F05">
        <w:rPr>
          <w:sz w:val="24"/>
          <w:szCs w:val="24"/>
        </w:rPr>
        <w:t xml:space="preserve"> el momento de </w:t>
      </w:r>
      <w:r w:rsidR="00E55749">
        <w:rPr>
          <w:sz w:val="24"/>
          <w:szCs w:val="24"/>
        </w:rPr>
        <w:t xml:space="preserve">procesar los descriptores de todas las direcciones IP </w:t>
      </w:r>
      <w:r w:rsidR="00724620">
        <w:rPr>
          <w:sz w:val="24"/>
          <w:szCs w:val="24"/>
        </w:rPr>
        <w:t>y caracterizar dichos descriptores para buscar similitudes y diferencias entre series temporales.</w:t>
      </w:r>
    </w:p>
    <w:p w14:paraId="253035B7" w14:textId="77777777" w:rsidR="0019038E" w:rsidRDefault="0019038E" w:rsidP="002F0509">
      <w:pPr>
        <w:spacing w:line="24" w:lineRule="atLeast"/>
        <w:ind w:left="720" w:hanging="720"/>
        <w:rPr>
          <w:sz w:val="24"/>
          <w:szCs w:val="24"/>
        </w:rPr>
      </w:pPr>
    </w:p>
    <w:p w14:paraId="4E239B4B" w14:textId="26357158" w:rsidR="0019038E" w:rsidRDefault="3C3B26A3" w:rsidP="3C3B26A3">
      <w:pPr>
        <w:pStyle w:val="Heading4"/>
        <w:widowControl/>
        <w:numPr>
          <w:ilvl w:val="1"/>
          <w:numId w:val="2"/>
        </w:numPr>
        <w:tabs>
          <w:tab w:val="left" w:pos="1346"/>
          <w:tab w:val="left" w:pos="1347"/>
        </w:tabs>
        <w:spacing w:beforeAutospacing="1" w:line="336" w:lineRule="auto"/>
        <w:ind w:left="873"/>
        <w:jc w:val="both"/>
        <w:rPr>
          <w:color w:val="9A7248"/>
          <w:lang w:val="es-ES"/>
        </w:rPr>
      </w:pPr>
      <w:bookmarkStart w:id="183" w:name="_Toc169600389"/>
      <w:r w:rsidRPr="3C3B26A3">
        <w:rPr>
          <w:color w:val="9A7248"/>
          <w:lang w:val="es-ES"/>
        </w:rPr>
        <w:t>Clustering</w:t>
      </w:r>
      <w:bookmarkEnd w:id="183"/>
    </w:p>
    <w:p w14:paraId="590116FC" w14:textId="77777777" w:rsidR="0019038E" w:rsidRPr="009918E8" w:rsidRDefault="0019038E" w:rsidP="00E03A04">
      <w:pPr>
        <w:spacing w:line="24" w:lineRule="atLeast"/>
        <w:rPr>
          <w:sz w:val="24"/>
          <w:szCs w:val="24"/>
        </w:rPr>
      </w:pPr>
    </w:p>
    <w:p w14:paraId="148C204F" w14:textId="77777777" w:rsidR="00F46E34" w:rsidRPr="00F46E34" w:rsidRDefault="00F46E34" w:rsidP="00F46E34">
      <w:pPr>
        <w:pStyle w:val="ListParagraph"/>
        <w:keepNext/>
        <w:widowControl/>
        <w:numPr>
          <w:ilvl w:val="1"/>
          <w:numId w:val="5"/>
        </w:numPr>
        <w:tabs>
          <w:tab w:val="num" w:pos="764"/>
          <w:tab w:val="left" w:pos="1346"/>
          <w:tab w:val="left" w:pos="1347"/>
          <w:tab w:val="left" w:pos="1418"/>
        </w:tabs>
        <w:spacing w:before="120" w:line="336" w:lineRule="auto"/>
        <w:jc w:val="both"/>
        <w:outlineLvl w:val="4"/>
        <w:rPr>
          <w:b/>
          <w:bCs/>
          <w:vanish/>
          <w:color w:val="9A7248"/>
          <w:sz w:val="28"/>
          <w:szCs w:val="28"/>
        </w:rPr>
      </w:pPr>
      <w:bookmarkStart w:id="184" w:name="_Toc168305592"/>
      <w:bookmarkStart w:id="185" w:name="_Toc168305664"/>
      <w:bookmarkStart w:id="186" w:name="_Toc168394821"/>
      <w:bookmarkStart w:id="187" w:name="_Toc168396834"/>
      <w:bookmarkStart w:id="188" w:name="_Toc168396887"/>
      <w:bookmarkStart w:id="189" w:name="_Toc169362217"/>
      <w:bookmarkStart w:id="190" w:name="_Toc169362304"/>
      <w:bookmarkStart w:id="191" w:name="_Toc169362365"/>
      <w:bookmarkStart w:id="192" w:name="_Toc169363882"/>
      <w:bookmarkStart w:id="193" w:name="_Toc169433283"/>
      <w:bookmarkStart w:id="194" w:name="_Toc169433343"/>
      <w:bookmarkStart w:id="195" w:name="_Toc169438608"/>
      <w:bookmarkStart w:id="196" w:name="_Toc169545198"/>
      <w:bookmarkStart w:id="197" w:name="_Toc169548339"/>
      <w:bookmarkStart w:id="198" w:name="_Toc169600390"/>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5E23AD12" w14:textId="6107DB99" w:rsidR="00F46E34" w:rsidRPr="00BC1361" w:rsidRDefault="00F46E34" w:rsidP="00BC1361">
      <w:pPr>
        <w:pStyle w:val="Heading5"/>
        <w:widowControl/>
        <w:numPr>
          <w:ilvl w:val="2"/>
          <w:numId w:val="5"/>
        </w:numPr>
        <w:tabs>
          <w:tab w:val="num" w:pos="764"/>
          <w:tab w:val="left" w:pos="1418"/>
        </w:tabs>
        <w:spacing w:before="120"/>
        <w:ind w:left="720"/>
        <w:jc w:val="both"/>
      </w:pPr>
      <w:r>
        <w:t xml:space="preserve"> </w:t>
      </w:r>
      <w:bookmarkStart w:id="199" w:name="_Toc169600391"/>
      <w:r>
        <w:t>Definición</w:t>
      </w:r>
      <w:bookmarkEnd w:id="199"/>
    </w:p>
    <w:p w14:paraId="6711F1A5" w14:textId="324387E5" w:rsidR="001479C7" w:rsidRDefault="3C3B26A3" w:rsidP="3C3B26A3">
      <w:pPr>
        <w:spacing w:before="408" w:line="288" w:lineRule="auto"/>
        <w:ind w:firstLine="567"/>
        <w:jc w:val="both"/>
        <w:rPr>
          <w:sz w:val="24"/>
          <w:szCs w:val="24"/>
          <w:lang w:val="es-ES"/>
        </w:rPr>
      </w:pPr>
      <w:r w:rsidRPr="3C3B26A3">
        <w:rPr>
          <w:sz w:val="24"/>
          <w:szCs w:val="24"/>
          <w:lang w:val="es-ES"/>
        </w:rPr>
        <w:t xml:space="preserve">El </w:t>
      </w:r>
      <w:r w:rsidRPr="3C3B26A3">
        <w:rPr>
          <w:i/>
          <w:iCs/>
          <w:sz w:val="24"/>
          <w:szCs w:val="24"/>
          <w:lang w:val="es-ES"/>
        </w:rPr>
        <w:t>clustering</w:t>
      </w:r>
      <w:r w:rsidRPr="3C3B26A3">
        <w:rPr>
          <w:sz w:val="24"/>
          <w:szCs w:val="24"/>
          <w:lang w:val="es-ES"/>
        </w:rPr>
        <w:t xml:space="preserve"> consiste en una técnica o conjunto de procesos cuyo objetivo es el de dividir conjuntos de datos en distintos grupos. Es una herramienta muy utilizada en aprendizaje automático para la detección de patrones en conjuntos masivos de datos, los cuales serían difíciles de identificar de manera manual debido a su tamaño. Concretamente, el </w:t>
      </w:r>
      <w:r w:rsidRPr="3C3B26A3">
        <w:rPr>
          <w:i/>
          <w:iCs/>
          <w:sz w:val="24"/>
          <w:szCs w:val="24"/>
          <w:lang w:val="es-ES"/>
        </w:rPr>
        <w:t>clustering</w:t>
      </w:r>
      <w:r w:rsidRPr="3C3B26A3">
        <w:rPr>
          <w:sz w:val="24"/>
          <w:szCs w:val="24"/>
          <w:lang w:val="es-ES"/>
        </w:rPr>
        <w:t xml:space="preserve"> es un algoritmo de aprendizaje automático no supervisado, el cual no dispone de un entrenamiento previo con conjuntos de prueba y que tiene el objetivo de crear una organización de los datos en grupos que compartan algún tipo de estructura o patrón.</w:t>
      </w:r>
    </w:p>
    <w:p w14:paraId="51625556" w14:textId="1F0BDEE9" w:rsidR="001A3B86" w:rsidRDefault="3C3B26A3" w:rsidP="3C3B26A3">
      <w:pPr>
        <w:spacing w:before="408" w:line="288" w:lineRule="auto"/>
        <w:ind w:firstLine="567"/>
        <w:jc w:val="both"/>
        <w:rPr>
          <w:sz w:val="24"/>
          <w:szCs w:val="24"/>
          <w:lang w:val="es-ES"/>
        </w:rPr>
      </w:pPr>
      <w:r w:rsidRPr="3C3B26A3">
        <w:rPr>
          <w:sz w:val="24"/>
          <w:szCs w:val="24"/>
          <w:lang w:val="es-ES"/>
        </w:rPr>
        <w:t xml:space="preserve">Los distintos grupos en los que se dividen los datos se denominan clústeres, los cuales concentran conjuntos de datos que poseen una determinada similitud entre ellos. Para el cálculo de dicha similitud entre datos existen distintas técnicas que brindan resultados diferentes. Algunas de las técnicas más utilizadas para esto son k-means, </w:t>
      </w:r>
      <w:r w:rsidRPr="3C3B26A3">
        <w:rPr>
          <w:i/>
          <w:iCs/>
          <w:sz w:val="24"/>
          <w:szCs w:val="24"/>
          <w:lang w:val="es-ES"/>
        </w:rPr>
        <w:t>clustering</w:t>
      </w:r>
      <w:r w:rsidRPr="3C3B26A3">
        <w:rPr>
          <w:sz w:val="24"/>
          <w:szCs w:val="24"/>
          <w:lang w:val="es-ES"/>
        </w:rPr>
        <w:t xml:space="preserve"> jerárquico o DBSCAN.</w:t>
      </w:r>
    </w:p>
    <w:p w14:paraId="7799A278" w14:textId="790155BE" w:rsidR="007E74E0" w:rsidRDefault="3C3B26A3" w:rsidP="3C3B26A3">
      <w:pPr>
        <w:spacing w:before="408" w:line="288" w:lineRule="auto"/>
        <w:ind w:firstLine="567"/>
        <w:jc w:val="both"/>
        <w:rPr>
          <w:sz w:val="24"/>
          <w:szCs w:val="24"/>
          <w:lang w:val="es-ES"/>
        </w:rPr>
      </w:pPr>
      <w:r w:rsidRPr="3C3B26A3">
        <w:rPr>
          <w:sz w:val="24"/>
          <w:szCs w:val="24"/>
          <w:lang w:val="es-ES"/>
        </w:rPr>
        <w:t>En el ámbito de estos algoritmos, los conceptos de similitud y distancia se disponen esenciales para la comprensión de su funcionamiento. En el caso de k-means, que ha sido el algoritmo mayormente utilizado en este trabajo, estos dos conceptos se relacionan íntimamente. Para determinar el clúster al que pertenece un punto concreto se utiliza la distancia, generalmente la euclidiana, que calcula la distancia entre 2 puntos, en este caso, el centroide de un clúster y el punto pendiente de asignar. Tras el cálculo de las distancias con todos los centroides, se elige aquel clúster cuyo centroide tenga la menor distancia de entre todas las existentes y se asigna el punto a dicho clúster.</w:t>
      </w:r>
    </w:p>
    <w:p w14:paraId="1887D690" w14:textId="74AC6EC5" w:rsidR="00211470" w:rsidRDefault="00B520E4" w:rsidP="00BC1361">
      <w:pPr>
        <w:spacing w:before="408" w:line="288" w:lineRule="auto"/>
        <w:ind w:firstLine="567"/>
        <w:jc w:val="both"/>
        <w:rPr>
          <w:sz w:val="24"/>
          <w:szCs w:val="24"/>
        </w:rPr>
      </w:pPr>
      <w:r>
        <w:rPr>
          <w:sz w:val="24"/>
          <w:szCs w:val="24"/>
        </w:rPr>
        <w:t xml:space="preserve">Inicialmente, </w:t>
      </w:r>
      <w:r w:rsidR="00A539B7">
        <w:rPr>
          <w:sz w:val="24"/>
          <w:szCs w:val="24"/>
        </w:rPr>
        <w:t xml:space="preserve">se deben </w:t>
      </w:r>
      <w:r w:rsidR="00A656BD">
        <w:rPr>
          <w:sz w:val="24"/>
          <w:szCs w:val="24"/>
        </w:rPr>
        <w:t xml:space="preserve">elegir las </w:t>
      </w:r>
      <w:r w:rsidR="00266214">
        <w:rPr>
          <w:sz w:val="24"/>
          <w:szCs w:val="24"/>
        </w:rPr>
        <w:t>componentes</w:t>
      </w:r>
      <w:r w:rsidR="002E33BA">
        <w:rPr>
          <w:sz w:val="24"/>
          <w:szCs w:val="24"/>
        </w:rPr>
        <w:t xml:space="preserve"> o propiedades sobre las que </w:t>
      </w:r>
      <w:r w:rsidR="00684C0B">
        <w:rPr>
          <w:sz w:val="24"/>
          <w:szCs w:val="24"/>
        </w:rPr>
        <w:t>el algoritmo debe centrarse para discriminar los datos</w:t>
      </w:r>
      <w:r w:rsidR="003612AD">
        <w:rPr>
          <w:sz w:val="24"/>
          <w:szCs w:val="24"/>
        </w:rPr>
        <w:t xml:space="preserve"> y el número de grupos o clústeres en los que se quiere dividir una muestra</w:t>
      </w:r>
      <w:r w:rsidR="00366B95">
        <w:rPr>
          <w:sz w:val="24"/>
          <w:szCs w:val="24"/>
        </w:rPr>
        <w:t xml:space="preserve">, aunque este número </w:t>
      </w:r>
      <w:r w:rsidR="00EE4D50">
        <w:rPr>
          <w:sz w:val="24"/>
          <w:szCs w:val="24"/>
        </w:rPr>
        <w:t xml:space="preserve">debería ir variando </w:t>
      </w:r>
      <w:r w:rsidR="008C765D">
        <w:rPr>
          <w:sz w:val="24"/>
          <w:szCs w:val="24"/>
        </w:rPr>
        <w:t>para encontrar la mejor separación de los datos posible</w:t>
      </w:r>
      <w:r w:rsidR="00684C0B">
        <w:rPr>
          <w:sz w:val="24"/>
          <w:szCs w:val="24"/>
        </w:rPr>
        <w:t xml:space="preserve">. Una vez elegidas esas propiedades, </w:t>
      </w:r>
      <w:r w:rsidR="00D559F0">
        <w:rPr>
          <w:sz w:val="24"/>
          <w:szCs w:val="24"/>
        </w:rPr>
        <w:t xml:space="preserve">entra en la conversación el concepto de centroide, que se define como el punto </w:t>
      </w:r>
      <w:r w:rsidR="006A5B6A">
        <w:rPr>
          <w:sz w:val="24"/>
          <w:szCs w:val="24"/>
        </w:rPr>
        <w:t>medio en el que la suma de las distancias al resto de puntos del mismo clúster sea mínima.</w:t>
      </w:r>
    </w:p>
    <w:p w14:paraId="017D4C91" w14:textId="1565CEC8" w:rsidR="005C5426" w:rsidRDefault="3C3B26A3" w:rsidP="3C3B26A3">
      <w:pPr>
        <w:spacing w:before="408" w:line="288" w:lineRule="auto"/>
        <w:ind w:firstLine="567"/>
        <w:jc w:val="both"/>
        <w:rPr>
          <w:sz w:val="24"/>
          <w:szCs w:val="24"/>
          <w:lang w:val="es-ES"/>
        </w:rPr>
      </w:pPr>
      <w:r w:rsidRPr="3C3B26A3">
        <w:rPr>
          <w:sz w:val="24"/>
          <w:szCs w:val="24"/>
          <w:lang w:val="es-ES"/>
        </w:rPr>
        <w:t>Al inicio del algoritmo estos centroides se pueden asignar manualmente, ya que de manera iterativa se irán actualizando hasta dar con los centroides reales. Tras la asignación inicial de los centroides, se van añadiendo puntos del conjunto total de datos y clasificándolos al clúster que posea su centroide a menor distancia de dicho punto. Después de estas clasificaciones se procede a recalcular los centroides de todos los clústeres de manera que se cumpla la condición descrita previamente.</w:t>
      </w:r>
    </w:p>
    <w:p w14:paraId="585EE04F" w14:textId="226CF137" w:rsidR="00F46E34" w:rsidRDefault="000F2175" w:rsidP="00BC1361">
      <w:pPr>
        <w:spacing w:before="408" w:line="288" w:lineRule="auto"/>
        <w:ind w:firstLine="567"/>
        <w:jc w:val="both"/>
        <w:rPr>
          <w:sz w:val="24"/>
          <w:szCs w:val="24"/>
        </w:rPr>
      </w:pPr>
      <w:r>
        <w:rPr>
          <w:sz w:val="24"/>
          <w:szCs w:val="24"/>
        </w:rPr>
        <w:t>Estos pasos se repiten de manera iterativa hasta llegar al número límite de iteraciones o hasta llegar a un punto donde los centroides no cambi</w:t>
      </w:r>
      <w:r w:rsidR="002F64AD">
        <w:rPr>
          <w:sz w:val="24"/>
          <w:szCs w:val="24"/>
        </w:rPr>
        <w:t>a</w:t>
      </w:r>
      <w:r>
        <w:rPr>
          <w:sz w:val="24"/>
          <w:szCs w:val="24"/>
        </w:rPr>
        <w:t>n de manera significativa.</w:t>
      </w:r>
    </w:p>
    <w:p w14:paraId="735EBFF1" w14:textId="77777777" w:rsidR="00540789" w:rsidRPr="00540789" w:rsidRDefault="00540789" w:rsidP="00540789">
      <w:pPr>
        <w:spacing w:line="24" w:lineRule="atLeast"/>
        <w:rPr>
          <w:sz w:val="24"/>
          <w:szCs w:val="24"/>
        </w:rPr>
      </w:pPr>
    </w:p>
    <w:p w14:paraId="2FFDF310" w14:textId="5CF45530" w:rsidR="006430E8" w:rsidRPr="00C72143" w:rsidRDefault="00F46E34" w:rsidP="00C72143">
      <w:pPr>
        <w:pStyle w:val="Heading5"/>
        <w:widowControl/>
        <w:numPr>
          <w:ilvl w:val="2"/>
          <w:numId w:val="5"/>
        </w:numPr>
        <w:tabs>
          <w:tab w:val="num" w:pos="764"/>
          <w:tab w:val="left" w:pos="1418"/>
        </w:tabs>
        <w:spacing w:before="120"/>
        <w:ind w:left="720"/>
        <w:jc w:val="both"/>
      </w:pPr>
      <w:r>
        <w:t xml:space="preserve"> </w:t>
      </w:r>
      <w:bookmarkStart w:id="200" w:name="_Toc169600392"/>
      <w:r>
        <w:t>Aplicación</w:t>
      </w:r>
      <w:bookmarkEnd w:id="200"/>
    </w:p>
    <w:p w14:paraId="7601A2EB" w14:textId="6E8AB8C7" w:rsidR="00C72143" w:rsidRDefault="3C3B26A3" w:rsidP="3C3B26A3">
      <w:pPr>
        <w:spacing w:before="408" w:line="288" w:lineRule="auto"/>
        <w:ind w:firstLine="567"/>
        <w:jc w:val="both"/>
        <w:rPr>
          <w:b/>
          <w:bCs/>
          <w:sz w:val="24"/>
          <w:szCs w:val="24"/>
          <w:lang w:val="es-ES"/>
        </w:rPr>
      </w:pPr>
      <w:r w:rsidRPr="3C3B26A3">
        <w:rPr>
          <w:sz w:val="24"/>
          <w:szCs w:val="24"/>
          <w:lang w:val="es-ES"/>
        </w:rPr>
        <w:t xml:space="preserve">El proceso completo de </w:t>
      </w:r>
      <w:r w:rsidRPr="3C3B26A3">
        <w:rPr>
          <w:i/>
          <w:iCs/>
          <w:sz w:val="24"/>
          <w:szCs w:val="24"/>
          <w:lang w:val="es-ES"/>
        </w:rPr>
        <w:t>clustering</w:t>
      </w:r>
      <w:r w:rsidRPr="3C3B26A3">
        <w:rPr>
          <w:sz w:val="24"/>
          <w:szCs w:val="24"/>
          <w:lang w:val="es-ES"/>
        </w:rPr>
        <w:t xml:space="preserve"> explicado previamente necesita de distintas herramientas para poder trabajar de manera eficiente. Para ello, se ha hecho uso de la librería </w:t>
      </w:r>
      <w:r w:rsidRPr="3C3B26A3">
        <w:rPr>
          <w:i/>
          <w:iCs/>
          <w:sz w:val="24"/>
          <w:szCs w:val="24"/>
          <w:lang w:val="es-ES"/>
        </w:rPr>
        <w:t>sklearn</w:t>
      </w:r>
      <w:r w:rsidRPr="3C3B26A3">
        <w:rPr>
          <w:sz w:val="24"/>
          <w:szCs w:val="24"/>
          <w:lang w:val="es-ES"/>
        </w:rPr>
        <w:t xml:space="preserve"> de Python, la cual contiene herramientas como </w:t>
      </w:r>
      <w:r w:rsidRPr="3C3B26A3">
        <w:rPr>
          <w:i/>
          <w:iCs/>
          <w:sz w:val="24"/>
          <w:szCs w:val="24"/>
          <w:lang w:val="es-ES"/>
        </w:rPr>
        <w:t xml:space="preserve">k-means </w:t>
      </w:r>
      <w:r w:rsidRPr="3C3B26A3">
        <w:rPr>
          <w:sz w:val="24"/>
          <w:szCs w:val="24"/>
          <w:lang w:val="es-ES"/>
        </w:rPr>
        <w:t>o PCA, necesarias para el procesamiento y agrupación de los datos, así como para la reducción del número de dimensiones de estructuras, respectivamente.</w:t>
      </w:r>
    </w:p>
    <w:p w14:paraId="08663F30" w14:textId="1293A194" w:rsidR="00C72143" w:rsidRDefault="3C3B26A3" w:rsidP="3C3B26A3">
      <w:pPr>
        <w:spacing w:before="408" w:line="288" w:lineRule="auto"/>
        <w:ind w:firstLine="567"/>
        <w:jc w:val="both"/>
        <w:rPr>
          <w:sz w:val="24"/>
          <w:szCs w:val="24"/>
          <w:lang w:val="es-ES"/>
        </w:rPr>
      </w:pPr>
      <w:r w:rsidRPr="3C3B26A3">
        <w:rPr>
          <w:sz w:val="24"/>
          <w:szCs w:val="24"/>
          <w:lang w:val="es-ES"/>
        </w:rPr>
        <w:t xml:space="preserve">El algoritmo de </w:t>
      </w:r>
      <w:r w:rsidRPr="3C3B26A3">
        <w:rPr>
          <w:i/>
          <w:iCs/>
          <w:sz w:val="24"/>
          <w:szCs w:val="24"/>
          <w:lang w:val="es-ES"/>
        </w:rPr>
        <w:t>k-means</w:t>
      </w:r>
      <w:r w:rsidRPr="3C3B26A3">
        <w:rPr>
          <w:sz w:val="24"/>
          <w:szCs w:val="24"/>
          <w:lang w:val="es-ES"/>
        </w:rPr>
        <w:t xml:space="preserve"> necesita un conjunto de datos completo para realizar la separación en distintos clústeres, por lo que, al disponer nosotros de los descriptores de las direcciones IP separados, un primer paso necesario sería generar una lista de descriptores que contenga todos ellos. Sin embargo, al realizar esta unión de los datos en un solo conjunto, perdemos la capacidad de distinguir direcciones concretas. Debido a esto, la mejor manera de poder identificar puntos concretos dentro de los clústeres es creando un diccionario, donde la clave se corresponde con la dirección IP representada, y el valor con su descriptor. Una vez se hayan representado gráficamente los clústeres, mediante las coordenadas de los puntos que queremos estudiar podemos extraer sus descriptores que a su vez están asociados a una dirección IP en el diccionario.</w:t>
      </w:r>
    </w:p>
    <w:p w14:paraId="4EEC4DD7" w14:textId="279AC7FD" w:rsidR="00C72143" w:rsidRDefault="3C3B26A3" w:rsidP="3C3B26A3">
      <w:pPr>
        <w:spacing w:before="408" w:line="288" w:lineRule="auto"/>
        <w:ind w:firstLine="567"/>
        <w:jc w:val="both"/>
        <w:rPr>
          <w:b/>
          <w:bCs/>
          <w:sz w:val="24"/>
          <w:szCs w:val="24"/>
          <w:lang w:val="es-ES"/>
        </w:rPr>
      </w:pPr>
      <w:r w:rsidRPr="3C3B26A3">
        <w:rPr>
          <w:sz w:val="24"/>
          <w:szCs w:val="24"/>
          <w:lang w:val="es-ES"/>
        </w:rPr>
        <w:t xml:space="preserve">Una vez creados, tanto la lista con los descriptores como el diccionario, conviene transformar de manera inteligente los datos para trabajar con ellos de la manera más eficiente posible. Dado que cada uno de los descriptores está compuesto por una lista de valores numéricos, eso supone que la lista completa de descriptores es realmente una lista de listas, la cual sería más fácil de tratar si la convertimos en una matriz donde cada descriptor se corresponda con una fila. Además, conviene eliminar los puntos donde no tenemos datos medidos y que están representados con </w:t>
      </w:r>
      <w:r w:rsidRPr="3C3B26A3">
        <w:rPr>
          <w:i/>
          <w:iCs/>
          <w:sz w:val="24"/>
          <w:szCs w:val="24"/>
          <w:lang w:val="es-ES"/>
        </w:rPr>
        <w:t>NaN</w:t>
      </w:r>
      <w:r w:rsidRPr="3C3B26A3">
        <w:rPr>
          <w:sz w:val="24"/>
          <w:szCs w:val="24"/>
          <w:lang w:val="es-ES"/>
        </w:rPr>
        <w:t xml:space="preserve"> y reemplazarlos con ceros para poder tratar más cómodamente con ellos.</w:t>
      </w:r>
    </w:p>
    <w:p w14:paraId="5D241097" w14:textId="0D30756F" w:rsidR="00C72143" w:rsidRDefault="3C3B26A3" w:rsidP="3C3B26A3">
      <w:pPr>
        <w:spacing w:before="408" w:line="288" w:lineRule="auto"/>
        <w:ind w:firstLine="567"/>
        <w:jc w:val="both"/>
        <w:rPr>
          <w:b/>
          <w:bCs/>
          <w:sz w:val="24"/>
          <w:szCs w:val="24"/>
          <w:lang w:val="es-ES"/>
        </w:rPr>
      </w:pPr>
      <w:r w:rsidRPr="3C3B26A3">
        <w:rPr>
          <w:sz w:val="24"/>
          <w:szCs w:val="24"/>
          <w:lang w:val="es-ES"/>
        </w:rPr>
        <w:t xml:space="preserve">Ahora el siguiente paso es definir una serie de parámetros que nos ayuden a identificar las diferencias entre datos. Lo primero es fijar un número de clúster en los que repartir los distintos puntos, que en nuestro caso se ha decidido que sean 3. Este número se ha elegido tras diferentes pruebas, ya que la representación habitual de los datos se compone de un clúster central con gran densidad de puntos, y un clúster a cada lado de este con mayor dispersión de puntos en ellos. Aunque se ha comentado que se deberían fijar unos centroides iniciales para comenzar el algoritmo, al crear un objeto KMeans, la propia librería genera unos centroides por defecto, por lo que no es necesario introducir nuevos. </w:t>
      </w:r>
    </w:p>
    <w:p w14:paraId="6094859C" w14:textId="6E7E2517" w:rsidR="00540789" w:rsidRPr="00C72143" w:rsidRDefault="3C3B26A3" w:rsidP="3C3B26A3">
      <w:pPr>
        <w:spacing w:before="408" w:line="288" w:lineRule="auto"/>
        <w:ind w:firstLine="567"/>
        <w:jc w:val="both"/>
        <w:rPr>
          <w:b/>
          <w:bCs/>
          <w:sz w:val="24"/>
          <w:szCs w:val="24"/>
          <w:lang w:val="es-ES"/>
        </w:rPr>
      </w:pPr>
      <w:r w:rsidRPr="3C3B26A3">
        <w:rPr>
          <w:sz w:val="24"/>
          <w:szCs w:val="24"/>
          <w:lang w:val="es-ES"/>
        </w:rPr>
        <w:t>Para facilitar la visualización de los datos y reducir el número de dimensiones, utilizamos el algoritmo PCA, al cual le indicamos el número de componentes al que queremos reducir los datos y los transforma. Una vez transformados los datos solo queda representar gráficamente los clústeres y sus puntos de manera ordenada, y utilizando un color diferente para los puntos de cada clúster.</w:t>
      </w:r>
      <w:r w:rsidRPr="3C3B26A3">
        <w:rPr>
          <w:b/>
          <w:bCs/>
          <w:sz w:val="24"/>
          <w:szCs w:val="24"/>
          <w:lang w:val="es-ES"/>
        </w:rPr>
        <w:t xml:space="preserve"> </w:t>
      </w:r>
      <w:r w:rsidRPr="3C3B26A3">
        <w:rPr>
          <w:sz w:val="24"/>
          <w:szCs w:val="24"/>
          <w:lang w:val="es-ES"/>
        </w:rPr>
        <w:t xml:space="preserve">En la figura 3.3 podemos encontrar un ejemplo de </w:t>
      </w:r>
      <w:r w:rsidRPr="3C3B26A3">
        <w:rPr>
          <w:i/>
          <w:iCs/>
          <w:sz w:val="24"/>
          <w:szCs w:val="24"/>
          <w:lang w:val="es-ES"/>
        </w:rPr>
        <w:t>clustering</w:t>
      </w:r>
      <w:r w:rsidRPr="3C3B26A3">
        <w:rPr>
          <w:sz w:val="24"/>
          <w:szCs w:val="24"/>
          <w:lang w:val="es-ES"/>
        </w:rPr>
        <w:t xml:space="preserve"> con escala exponencial utilizando las herramientas mencionadas (</w:t>
      </w:r>
      <w:r w:rsidRPr="3C3B26A3">
        <w:rPr>
          <w:i/>
          <w:iCs/>
          <w:sz w:val="24"/>
          <w:szCs w:val="24"/>
          <w:lang w:val="es-ES"/>
        </w:rPr>
        <w:t>k-means</w:t>
      </w:r>
      <w:r w:rsidRPr="3C3B26A3">
        <w:rPr>
          <w:sz w:val="24"/>
          <w:szCs w:val="24"/>
          <w:lang w:val="es-ES"/>
        </w:rPr>
        <w:t xml:space="preserve"> y PCA). </w:t>
      </w:r>
    </w:p>
    <w:p w14:paraId="386CB7F5" w14:textId="77777777" w:rsidR="00D462F3" w:rsidRDefault="00287211" w:rsidP="00A84ED8">
      <w:pPr>
        <w:keepNext/>
        <w:spacing w:before="408" w:line="24" w:lineRule="atLeast"/>
        <w:jc w:val="center"/>
      </w:pPr>
      <w:r>
        <w:rPr>
          <w:noProof/>
        </w:rPr>
        <w:drawing>
          <wp:inline distT="0" distB="0" distL="0" distR="0" wp14:anchorId="4C2D811B" wp14:editId="2F4A0ECD">
            <wp:extent cx="4372824" cy="3279733"/>
            <wp:effectExtent l="0" t="0" r="8890" b="0"/>
            <wp:docPr id="70798736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7364" name="Imagen 1" descr="Gráfico, Gráfico de dispersión&#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7789" cy="3283457"/>
                    </a:xfrm>
                    <a:prstGeom prst="rect">
                      <a:avLst/>
                    </a:prstGeom>
                    <a:noFill/>
                    <a:ln>
                      <a:noFill/>
                    </a:ln>
                  </pic:spPr>
                </pic:pic>
              </a:graphicData>
            </a:graphic>
          </wp:inline>
        </w:drawing>
      </w:r>
    </w:p>
    <w:p w14:paraId="11E9004F" w14:textId="64FB75BC" w:rsidR="00C72143" w:rsidRPr="00BC1361" w:rsidRDefault="3C3B26A3" w:rsidP="3C3B26A3">
      <w:pPr>
        <w:pStyle w:val="Caption"/>
        <w:jc w:val="center"/>
        <w:rPr>
          <w:color w:val="auto"/>
          <w:sz w:val="24"/>
          <w:szCs w:val="24"/>
          <w:lang w:val="es-ES"/>
        </w:rPr>
      </w:pPr>
      <w:bookmarkStart w:id="201" w:name="_Toc169470703"/>
      <w:r w:rsidRPr="3C3B26A3">
        <w:rPr>
          <w:b/>
          <w:bCs/>
          <w:color w:val="auto"/>
          <w:lang w:val="es-ES"/>
        </w:rPr>
        <w:t xml:space="preserve">Figura </w:t>
      </w:r>
      <w:r w:rsidR="00D462F3" w:rsidRPr="3C3B26A3">
        <w:rPr>
          <w:b/>
          <w:bCs/>
          <w:color w:val="auto"/>
        </w:rPr>
        <w:fldChar w:fldCharType="begin"/>
      </w:r>
      <w:r w:rsidR="00D462F3" w:rsidRPr="3C3B26A3">
        <w:rPr>
          <w:b/>
          <w:bCs/>
          <w:color w:val="auto"/>
        </w:rPr>
        <w:instrText xml:space="preserve"> STYLEREF 1 \s </w:instrText>
      </w:r>
      <w:r w:rsidR="00D462F3" w:rsidRPr="3C3B26A3">
        <w:rPr>
          <w:b/>
          <w:bCs/>
          <w:color w:val="auto"/>
        </w:rPr>
        <w:fldChar w:fldCharType="separate"/>
      </w:r>
      <w:r w:rsidR="00226745">
        <w:rPr>
          <w:b/>
          <w:bCs/>
          <w:noProof/>
          <w:color w:val="auto"/>
        </w:rPr>
        <w:t>3</w:t>
      </w:r>
      <w:r w:rsidR="00D462F3" w:rsidRPr="3C3B26A3">
        <w:rPr>
          <w:b/>
          <w:bCs/>
          <w:color w:val="auto"/>
        </w:rPr>
        <w:fldChar w:fldCharType="end"/>
      </w:r>
      <w:r w:rsidRPr="3C3B26A3">
        <w:rPr>
          <w:b/>
          <w:bCs/>
          <w:color w:val="auto"/>
          <w:lang w:val="es-ES"/>
        </w:rPr>
        <w:t>.</w:t>
      </w:r>
      <w:r w:rsidR="00D462F3" w:rsidRPr="3C3B26A3">
        <w:rPr>
          <w:b/>
          <w:bCs/>
          <w:color w:val="auto"/>
        </w:rPr>
        <w:fldChar w:fldCharType="begin"/>
      </w:r>
      <w:r w:rsidR="00D462F3" w:rsidRPr="3C3B26A3">
        <w:rPr>
          <w:b/>
          <w:bCs/>
          <w:color w:val="auto"/>
        </w:rPr>
        <w:instrText xml:space="preserve"> SEQ Ilustración \* ARABIC \s 1 </w:instrText>
      </w:r>
      <w:r w:rsidR="00D462F3" w:rsidRPr="3C3B26A3">
        <w:rPr>
          <w:b/>
          <w:bCs/>
          <w:color w:val="auto"/>
        </w:rPr>
        <w:fldChar w:fldCharType="separate"/>
      </w:r>
      <w:r w:rsidR="00226745">
        <w:rPr>
          <w:b/>
          <w:bCs/>
          <w:noProof/>
          <w:color w:val="auto"/>
        </w:rPr>
        <w:t>3</w:t>
      </w:r>
      <w:r w:rsidR="00D462F3" w:rsidRPr="3C3B26A3">
        <w:rPr>
          <w:b/>
          <w:bCs/>
          <w:color w:val="auto"/>
        </w:rPr>
        <w:fldChar w:fldCharType="end"/>
      </w:r>
      <w:r w:rsidRPr="3C3B26A3">
        <w:rPr>
          <w:color w:val="auto"/>
          <w:lang w:val="es-ES"/>
        </w:rPr>
        <w:t>: Ejemplo de agrupación con PCA y k-means</w:t>
      </w:r>
      <w:bookmarkEnd w:id="201"/>
    </w:p>
    <w:p w14:paraId="166ADA45" w14:textId="36F23B31" w:rsidR="00C72143" w:rsidRDefault="3C3B26A3" w:rsidP="3C3B26A3">
      <w:pPr>
        <w:spacing w:before="408" w:line="288" w:lineRule="auto"/>
        <w:ind w:firstLine="567"/>
        <w:jc w:val="both"/>
        <w:rPr>
          <w:b/>
          <w:bCs/>
          <w:sz w:val="24"/>
          <w:szCs w:val="24"/>
          <w:lang w:val="es-ES"/>
        </w:rPr>
      </w:pPr>
      <w:r w:rsidRPr="3C3B26A3">
        <w:rPr>
          <w:sz w:val="24"/>
          <w:szCs w:val="24"/>
          <w:lang w:val="es-ES"/>
        </w:rPr>
        <w:t xml:space="preserve">Como ya se comentaba previamente, la elección del número de clústeres que se han definido viene dado por la distribución propia de los datos, ya que el clúster central (azul) posee una mayor densidad de puntos que los clústeres que tiene a sus 2 lados (verde y naranja) que tiene datos más dispersos, e incluso algunos puntos que distan mucho de cualquiera de los clústeres, denominados habitualmente como </w:t>
      </w:r>
      <w:r w:rsidRPr="3C3B26A3">
        <w:rPr>
          <w:i/>
          <w:iCs/>
          <w:sz w:val="24"/>
          <w:szCs w:val="24"/>
          <w:lang w:val="es-ES"/>
        </w:rPr>
        <w:t>outliers</w:t>
      </w:r>
      <w:r w:rsidRPr="3C3B26A3">
        <w:rPr>
          <w:sz w:val="24"/>
          <w:szCs w:val="24"/>
          <w:lang w:val="es-ES"/>
        </w:rPr>
        <w:t>. Este tipo de puntos serán uno de los principales motivos de estudio, por lo que tienen una gran importancia.</w:t>
      </w:r>
    </w:p>
    <w:p w14:paraId="2B0CA8EC" w14:textId="7C129008" w:rsidR="00C72143" w:rsidRDefault="3C3B26A3" w:rsidP="3C3B26A3">
      <w:pPr>
        <w:spacing w:before="408" w:line="288" w:lineRule="auto"/>
        <w:ind w:firstLine="567"/>
        <w:jc w:val="both"/>
        <w:rPr>
          <w:b/>
          <w:bCs/>
          <w:sz w:val="24"/>
          <w:szCs w:val="24"/>
          <w:lang w:val="es-ES"/>
        </w:rPr>
      </w:pPr>
      <w:r w:rsidRPr="3C3B26A3">
        <w:rPr>
          <w:sz w:val="24"/>
          <w:szCs w:val="24"/>
          <w:lang w:val="es-ES"/>
        </w:rPr>
        <w:t xml:space="preserve">Además de este tipo de representación gráfica, se han probado otras diferentes que han mostrado resultados no tan útiles como las utilizadas. Sin embargo, estas pruebas nos han dado la posibilidad de generar ciertas conclusiones acerca de los datos. </w:t>
      </w:r>
    </w:p>
    <w:p w14:paraId="1983B152" w14:textId="650C7C62" w:rsidR="00470D15" w:rsidRPr="00C72143" w:rsidRDefault="00470D15" w:rsidP="00BC1361">
      <w:pPr>
        <w:spacing w:before="408" w:line="288" w:lineRule="auto"/>
        <w:ind w:firstLine="567"/>
        <w:jc w:val="both"/>
        <w:rPr>
          <w:b/>
          <w:bCs/>
          <w:sz w:val="24"/>
          <w:szCs w:val="24"/>
        </w:rPr>
      </w:pPr>
      <w:r>
        <w:rPr>
          <w:sz w:val="24"/>
          <w:szCs w:val="24"/>
        </w:rPr>
        <w:t xml:space="preserve">Finalmente, y tras haber representado los datos </w:t>
      </w:r>
      <w:r w:rsidR="00FA7DE0">
        <w:rPr>
          <w:sz w:val="24"/>
          <w:szCs w:val="24"/>
        </w:rPr>
        <w:t xml:space="preserve">visualmente, debemos tener la posibilidad de escoger una serie de puntos de la gráfica y observar </w:t>
      </w:r>
      <w:r w:rsidR="00F15BD8">
        <w:rPr>
          <w:sz w:val="24"/>
          <w:szCs w:val="24"/>
        </w:rPr>
        <w:t xml:space="preserve">las series temporales relacionadas con ellos. </w:t>
      </w:r>
      <w:r w:rsidR="003250B2">
        <w:rPr>
          <w:sz w:val="24"/>
          <w:szCs w:val="24"/>
        </w:rPr>
        <w:t xml:space="preserve">Por ello se ha implementado un método de búsqueda que, introduciendo unas coordenadas, podemos obtener </w:t>
      </w:r>
      <w:r w:rsidR="009C1AC4">
        <w:rPr>
          <w:sz w:val="24"/>
          <w:szCs w:val="24"/>
        </w:rPr>
        <w:t>la dirección IP de los N puntos más cercanos a dichas coordenadas, siendo N el número de puntos que queremos encontrar.</w:t>
      </w:r>
    </w:p>
    <w:p w14:paraId="5DDDC812" w14:textId="77777777" w:rsidR="00540789" w:rsidRDefault="00540789" w:rsidP="00814E5A">
      <w:pPr>
        <w:spacing w:line="288" w:lineRule="auto"/>
        <w:rPr>
          <w:sz w:val="24"/>
          <w:szCs w:val="24"/>
        </w:rPr>
      </w:pPr>
    </w:p>
    <w:p w14:paraId="67C64AB0" w14:textId="77777777" w:rsidR="00540789" w:rsidRDefault="00540789" w:rsidP="00814E5A">
      <w:pPr>
        <w:spacing w:line="288" w:lineRule="auto"/>
        <w:rPr>
          <w:sz w:val="24"/>
          <w:szCs w:val="24"/>
        </w:rPr>
      </w:pPr>
    </w:p>
    <w:p w14:paraId="470C1684" w14:textId="77777777" w:rsidR="00540789" w:rsidRDefault="00540789" w:rsidP="006430E8">
      <w:pPr>
        <w:spacing w:line="24" w:lineRule="atLeast"/>
        <w:rPr>
          <w:sz w:val="24"/>
          <w:szCs w:val="24"/>
        </w:rPr>
      </w:pPr>
    </w:p>
    <w:p w14:paraId="4DD01E68" w14:textId="77777777" w:rsidR="00540789" w:rsidRDefault="00540789" w:rsidP="006430E8">
      <w:pPr>
        <w:spacing w:line="24" w:lineRule="atLeast"/>
        <w:rPr>
          <w:sz w:val="24"/>
          <w:szCs w:val="24"/>
        </w:rPr>
      </w:pPr>
    </w:p>
    <w:p w14:paraId="44C9DDBB" w14:textId="77777777" w:rsidR="00C1605B" w:rsidRDefault="00C1605B" w:rsidP="00C1605B">
      <w:pPr>
        <w:pStyle w:val="Heading5"/>
        <w:widowControl/>
        <w:numPr>
          <w:ilvl w:val="0"/>
          <w:numId w:val="0"/>
        </w:numPr>
        <w:tabs>
          <w:tab w:val="num" w:pos="764"/>
          <w:tab w:val="left" w:pos="1418"/>
        </w:tabs>
        <w:spacing w:before="120"/>
        <w:ind w:left="1492" w:hanging="720"/>
        <w:jc w:val="both"/>
      </w:pPr>
    </w:p>
    <w:p w14:paraId="52FD4F64" w14:textId="77777777" w:rsidR="00C1605B" w:rsidRDefault="00C1605B" w:rsidP="00C1605B">
      <w:pPr>
        <w:pStyle w:val="Heading5"/>
        <w:widowControl/>
        <w:numPr>
          <w:ilvl w:val="0"/>
          <w:numId w:val="0"/>
        </w:numPr>
        <w:tabs>
          <w:tab w:val="num" w:pos="764"/>
          <w:tab w:val="left" w:pos="1418"/>
        </w:tabs>
        <w:spacing w:before="120"/>
        <w:ind w:left="1492" w:hanging="720"/>
        <w:jc w:val="both"/>
      </w:pPr>
    </w:p>
    <w:p w14:paraId="7BBE24D0" w14:textId="77777777" w:rsidR="00FB5982" w:rsidRDefault="00FB5982" w:rsidP="00C1605B">
      <w:pPr>
        <w:pStyle w:val="Heading5"/>
        <w:widowControl/>
        <w:numPr>
          <w:ilvl w:val="0"/>
          <w:numId w:val="0"/>
        </w:numPr>
        <w:tabs>
          <w:tab w:val="num" w:pos="764"/>
          <w:tab w:val="left" w:pos="1418"/>
        </w:tabs>
        <w:spacing w:before="120"/>
        <w:ind w:left="1492" w:hanging="720"/>
        <w:jc w:val="both"/>
      </w:pPr>
    </w:p>
    <w:p w14:paraId="64203358" w14:textId="77777777" w:rsidR="00FB5982" w:rsidRDefault="00FB5982" w:rsidP="00C1605B">
      <w:pPr>
        <w:pStyle w:val="Heading5"/>
        <w:widowControl/>
        <w:numPr>
          <w:ilvl w:val="0"/>
          <w:numId w:val="0"/>
        </w:numPr>
        <w:tabs>
          <w:tab w:val="num" w:pos="764"/>
          <w:tab w:val="left" w:pos="1418"/>
        </w:tabs>
        <w:spacing w:before="120"/>
        <w:ind w:left="1492" w:hanging="720"/>
        <w:jc w:val="both"/>
      </w:pPr>
    </w:p>
    <w:p w14:paraId="1BC222B1" w14:textId="77777777" w:rsidR="00073E29" w:rsidRDefault="00073E29"/>
    <w:p w14:paraId="4334783E" w14:textId="77777777" w:rsidR="000D0F94" w:rsidRDefault="000D0F94"/>
    <w:p w14:paraId="00874155" w14:textId="77777777" w:rsidR="000D0F94" w:rsidRDefault="000D0F94"/>
    <w:p w14:paraId="5B3BE832" w14:textId="77777777" w:rsidR="000D0F94" w:rsidRDefault="000D0F94"/>
    <w:p w14:paraId="293D67EB" w14:textId="77777777" w:rsidR="000D0F94" w:rsidRDefault="000D0F94"/>
    <w:p w14:paraId="0880C1E7" w14:textId="77777777" w:rsidR="000D0F94" w:rsidRDefault="000D0F94"/>
    <w:p w14:paraId="6C2C0389" w14:textId="77777777" w:rsidR="000D0F94" w:rsidRDefault="000D0F94"/>
    <w:p w14:paraId="28DA01FF" w14:textId="77777777" w:rsidR="000D0F94" w:rsidRDefault="000D0F94"/>
    <w:p w14:paraId="7EC1B6D9" w14:textId="77777777" w:rsidR="000D0F94" w:rsidRDefault="000D0F94"/>
    <w:p w14:paraId="2BB85CF2" w14:textId="77777777" w:rsidR="000D0F94" w:rsidRDefault="000D0F94"/>
    <w:p w14:paraId="19E372AB" w14:textId="77777777" w:rsidR="000D0F94" w:rsidRDefault="000D0F94"/>
    <w:p w14:paraId="74F62D1C" w14:textId="77777777" w:rsidR="000D0F94" w:rsidRDefault="000D0F94"/>
    <w:p w14:paraId="50F2F171" w14:textId="77777777" w:rsidR="000D0F94" w:rsidRDefault="000D0F94"/>
    <w:p w14:paraId="4FD9F25A" w14:textId="77777777" w:rsidR="000D0F94" w:rsidRDefault="000D0F94"/>
    <w:p w14:paraId="5897EB2E" w14:textId="77777777" w:rsidR="000D0F94" w:rsidRDefault="000D0F94"/>
    <w:p w14:paraId="3D2E6F24" w14:textId="77777777" w:rsidR="000D0F94" w:rsidRDefault="000D0F94"/>
    <w:p w14:paraId="60B0F86A" w14:textId="77777777" w:rsidR="000D0F94" w:rsidRDefault="000D0F94"/>
    <w:p w14:paraId="1CE3F078" w14:textId="77777777" w:rsidR="000D0F94" w:rsidRDefault="000D0F94"/>
    <w:p w14:paraId="62A2E949" w14:textId="77777777" w:rsidR="000D0F94" w:rsidRDefault="000D0F94"/>
    <w:p w14:paraId="4E6013AE" w14:textId="77777777" w:rsidR="000D0F94" w:rsidRDefault="000D0F94"/>
    <w:p w14:paraId="0585B430" w14:textId="77777777" w:rsidR="000D0F94" w:rsidRDefault="000D0F94"/>
    <w:p w14:paraId="23A8907F" w14:textId="77777777" w:rsidR="000D0F94" w:rsidRDefault="000D0F94"/>
    <w:p w14:paraId="7E0EE99E" w14:textId="77777777" w:rsidR="000D0F94" w:rsidRDefault="000D0F94"/>
    <w:p w14:paraId="647B8002" w14:textId="77777777" w:rsidR="000D0F94" w:rsidRDefault="000D0F94"/>
    <w:p w14:paraId="6A370F49" w14:textId="77777777" w:rsidR="000D0F94" w:rsidRDefault="000D0F94"/>
    <w:p w14:paraId="611C6644" w14:textId="77777777" w:rsidR="000D0F94" w:rsidRDefault="000D0F94"/>
    <w:p w14:paraId="13AD1A61" w14:textId="77777777" w:rsidR="000D0F94" w:rsidRDefault="000D0F94"/>
    <w:p w14:paraId="57A1A3C8" w14:textId="77777777" w:rsidR="000D0F94" w:rsidRDefault="000D0F94"/>
    <w:p w14:paraId="0A5CF4B1" w14:textId="77777777" w:rsidR="000D0F94" w:rsidRDefault="000D0F94"/>
    <w:p w14:paraId="49062DDD" w14:textId="77777777" w:rsidR="000D0F94" w:rsidRDefault="000D0F94"/>
    <w:p w14:paraId="4F16BFC1" w14:textId="77777777" w:rsidR="000D0F94" w:rsidRDefault="000D0F94"/>
    <w:p w14:paraId="10C50DA5" w14:textId="77777777" w:rsidR="000D0F94" w:rsidRDefault="000D0F94"/>
    <w:p w14:paraId="237091BF" w14:textId="77777777" w:rsidR="000D0F94" w:rsidRDefault="000D0F94"/>
    <w:p w14:paraId="05EC7E50" w14:textId="77777777" w:rsidR="000D0F94" w:rsidRDefault="000D0F94"/>
    <w:p w14:paraId="24E3757B" w14:textId="77777777" w:rsidR="000D0F94" w:rsidRDefault="000D0F94"/>
    <w:p w14:paraId="037C04FA" w14:textId="77777777" w:rsidR="000D0F94" w:rsidRDefault="000D0F94"/>
    <w:p w14:paraId="72484AFB" w14:textId="77777777" w:rsidR="000D0F94" w:rsidRDefault="000D0F94"/>
    <w:p w14:paraId="17E74A52" w14:textId="77777777" w:rsidR="000D0F94" w:rsidRDefault="000D0F94"/>
    <w:p w14:paraId="4A28CD60" w14:textId="77777777" w:rsidR="000D0F94" w:rsidRDefault="000D0F94"/>
    <w:p w14:paraId="2D53452D" w14:textId="77777777" w:rsidR="000D0F94" w:rsidRDefault="000D0F94"/>
    <w:p w14:paraId="5F466CDB" w14:textId="77777777" w:rsidR="000D0F94" w:rsidRDefault="000D0F94"/>
    <w:p w14:paraId="3A9CEA96" w14:textId="77777777" w:rsidR="000D0F94" w:rsidRDefault="000D0F94"/>
    <w:p w14:paraId="032DF8C9" w14:textId="77777777" w:rsidR="000D0F94" w:rsidRDefault="000D0F94"/>
    <w:p w14:paraId="52ECFA9A" w14:textId="30740951" w:rsidR="000D0F94" w:rsidRDefault="000D0F94">
      <w:pPr>
        <w:sectPr w:rsidR="000D0F94" w:rsidSect="00D42C3B">
          <w:headerReference w:type="even" r:id="rId44"/>
          <w:headerReference w:type="default" r:id="rId45"/>
          <w:footerReference w:type="even" r:id="rId46"/>
          <w:footerReference w:type="default" r:id="rId47"/>
          <w:footerReference w:type="first" r:id="rId48"/>
          <w:pgSz w:w="11906" w:h="16838"/>
          <w:pgMar w:top="1077" w:right="680" w:bottom="1077" w:left="1701" w:header="0" w:footer="442" w:gutter="0"/>
          <w:cols w:space="720"/>
          <w:formProt w:val="0"/>
          <w:docGrid w:linePitch="299" w:charSpace="4096"/>
        </w:sectPr>
      </w:pPr>
    </w:p>
    <w:p w14:paraId="4713D45E" w14:textId="77777777" w:rsidR="002F3FA0" w:rsidRPr="002F3FA0" w:rsidRDefault="002F3FA0" w:rsidP="002F3FA0">
      <w:pPr>
        <w:pStyle w:val="ListParagraph"/>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202" w:name="_Toc167956763"/>
      <w:bookmarkStart w:id="203" w:name="_Toc168040157"/>
      <w:bookmarkStart w:id="204" w:name="_Toc168040225"/>
      <w:bookmarkStart w:id="205" w:name="_Toc168040293"/>
      <w:bookmarkStart w:id="206" w:name="_Toc168043521"/>
      <w:bookmarkStart w:id="207" w:name="_Toc168305595"/>
      <w:bookmarkStart w:id="208" w:name="_Toc168305667"/>
      <w:bookmarkStart w:id="209" w:name="_Toc168394824"/>
      <w:bookmarkStart w:id="210" w:name="_Toc168396837"/>
      <w:bookmarkStart w:id="211" w:name="_Toc168396890"/>
      <w:bookmarkStart w:id="212" w:name="_Toc169362220"/>
      <w:bookmarkStart w:id="213" w:name="_Toc169362307"/>
      <w:bookmarkStart w:id="214" w:name="_Toc169362368"/>
      <w:bookmarkStart w:id="215" w:name="_Toc169363885"/>
      <w:bookmarkStart w:id="216" w:name="_Toc169433286"/>
      <w:bookmarkStart w:id="217" w:name="_Toc169433346"/>
      <w:bookmarkStart w:id="218" w:name="_Toc169438611"/>
      <w:bookmarkStart w:id="219" w:name="_Toc169545201"/>
      <w:bookmarkStart w:id="220" w:name="_Toc169548342"/>
      <w:bookmarkStart w:id="221" w:name="_Toc169600393"/>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112F06B9" w14:textId="77777777" w:rsidR="002F3FA0" w:rsidRPr="002F3FA0" w:rsidRDefault="002F3FA0" w:rsidP="002F3FA0">
      <w:pPr>
        <w:pStyle w:val="ListParagraph"/>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222" w:name="_Toc167956764"/>
      <w:bookmarkStart w:id="223" w:name="_Toc168040158"/>
      <w:bookmarkStart w:id="224" w:name="_Toc168040226"/>
      <w:bookmarkStart w:id="225" w:name="_Toc168040294"/>
      <w:bookmarkStart w:id="226" w:name="_Toc168043522"/>
      <w:bookmarkStart w:id="227" w:name="_Toc168305596"/>
      <w:bookmarkStart w:id="228" w:name="_Toc168305668"/>
      <w:bookmarkStart w:id="229" w:name="_Toc168394825"/>
      <w:bookmarkStart w:id="230" w:name="_Toc168396838"/>
      <w:bookmarkStart w:id="231" w:name="_Toc168396891"/>
      <w:bookmarkStart w:id="232" w:name="_Toc169362221"/>
      <w:bookmarkStart w:id="233" w:name="_Toc169362308"/>
      <w:bookmarkStart w:id="234" w:name="_Toc169362369"/>
      <w:bookmarkStart w:id="235" w:name="_Toc169363886"/>
      <w:bookmarkStart w:id="236" w:name="_Toc169433287"/>
      <w:bookmarkStart w:id="237" w:name="_Toc169433347"/>
      <w:bookmarkStart w:id="238" w:name="_Toc169438612"/>
      <w:bookmarkStart w:id="239" w:name="_Toc169545202"/>
      <w:bookmarkStart w:id="240" w:name="_Toc169548343"/>
      <w:bookmarkStart w:id="241" w:name="_Toc169600394"/>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2AAAA10E" w14:textId="77777777" w:rsidR="002F3FA0" w:rsidRPr="002F3FA0" w:rsidRDefault="002F3FA0" w:rsidP="002F3FA0">
      <w:pPr>
        <w:pStyle w:val="ListParagraph"/>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242" w:name="_Toc167956765"/>
      <w:bookmarkStart w:id="243" w:name="_Toc168040159"/>
      <w:bookmarkStart w:id="244" w:name="_Toc168040227"/>
      <w:bookmarkStart w:id="245" w:name="_Toc168040295"/>
      <w:bookmarkStart w:id="246" w:name="_Toc168043523"/>
      <w:bookmarkStart w:id="247" w:name="_Toc168305597"/>
      <w:bookmarkStart w:id="248" w:name="_Toc168305669"/>
      <w:bookmarkStart w:id="249" w:name="_Toc168394826"/>
      <w:bookmarkStart w:id="250" w:name="_Toc168396839"/>
      <w:bookmarkStart w:id="251" w:name="_Toc168396892"/>
      <w:bookmarkStart w:id="252" w:name="_Toc169362222"/>
      <w:bookmarkStart w:id="253" w:name="_Toc169362309"/>
      <w:bookmarkStart w:id="254" w:name="_Toc169362370"/>
      <w:bookmarkStart w:id="255" w:name="_Toc169363887"/>
      <w:bookmarkStart w:id="256" w:name="_Toc169433288"/>
      <w:bookmarkStart w:id="257" w:name="_Toc169433348"/>
      <w:bookmarkStart w:id="258" w:name="_Toc169438613"/>
      <w:bookmarkStart w:id="259" w:name="_Toc169545203"/>
      <w:bookmarkStart w:id="260" w:name="_Toc169548344"/>
      <w:bookmarkStart w:id="261" w:name="_Toc169600395"/>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bookmarkStart w:id="262" w:name="_Toc169600396"/>
    <w:p w14:paraId="0DB29B4E" w14:textId="58C99E29" w:rsidR="002F3FA0" w:rsidRPr="002F3FA0" w:rsidRDefault="002F3FA0" w:rsidP="002F3FA0">
      <w:pPr>
        <w:pStyle w:val="Heading1"/>
        <w:numPr>
          <w:ilvl w:val="0"/>
          <w:numId w:val="9"/>
        </w:numPr>
        <w:pBdr>
          <w:bottom w:val="single" w:sz="24" w:space="1" w:color="9A7248"/>
        </w:pBdr>
        <w:spacing w:after="100" w:afterAutospacing="1" w:line="240" w:lineRule="auto"/>
        <w:jc w:val="left"/>
        <w:rPr>
          <w:u w:val="none"/>
        </w:rPr>
      </w:pPr>
      <w:r w:rsidRPr="005C4407">
        <w:rPr>
          <w:noProof/>
          <w:sz w:val="2"/>
          <w:szCs w:val="2"/>
        </w:rPr>
        <mc:AlternateContent>
          <mc:Choice Requires="wps">
            <w:drawing>
              <wp:anchor distT="0" distB="0" distL="0" distR="0" simplePos="0" relativeHeight="251658247" behindDoc="0" locked="0" layoutInCell="1" allowOverlap="1" wp14:anchorId="17FCC612" wp14:editId="574765FF">
                <wp:simplePos x="0" y="0"/>
                <wp:positionH relativeFrom="page">
                  <wp:posOffset>6145530</wp:posOffset>
                </wp:positionH>
                <wp:positionV relativeFrom="paragraph">
                  <wp:posOffset>226060</wp:posOffset>
                </wp:positionV>
                <wp:extent cx="18415" cy="769620"/>
                <wp:effectExtent l="0" t="0" r="20320" b="0"/>
                <wp:wrapNone/>
                <wp:docPr id="1520017026"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044F193">
              <v:rect id="docshape25" style="position:absolute;margin-left:483.9pt;margin-top:17.8pt;width:1.45pt;height:60.6pt;z-index:251658247;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07966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w10:wrap anchorx="page"/>
              </v:rect>
            </w:pict>
          </mc:Fallback>
        </mc:AlternateContent>
      </w:r>
      <w:r>
        <w:t xml:space="preserve"> </w:t>
      </w:r>
      <w:r>
        <w:rPr>
          <w:u w:val="none"/>
        </w:rPr>
        <w:t>Experimentos</w:t>
      </w:r>
      <w:bookmarkEnd w:id="262"/>
    </w:p>
    <w:p w14:paraId="53BA58BF" w14:textId="5B5534B8" w:rsidR="00FF7687" w:rsidRPr="00FF058A" w:rsidRDefault="3C3B26A3" w:rsidP="3C3B26A3">
      <w:pPr>
        <w:spacing w:before="408" w:line="288" w:lineRule="auto"/>
        <w:ind w:firstLine="567"/>
        <w:jc w:val="both"/>
        <w:rPr>
          <w:sz w:val="24"/>
          <w:szCs w:val="24"/>
          <w:lang w:val="es-ES"/>
        </w:rPr>
      </w:pPr>
      <w:bookmarkStart w:id="263" w:name="_Toc167956767"/>
      <w:bookmarkStart w:id="264" w:name="_Toc168040161"/>
      <w:bookmarkStart w:id="265" w:name="_Toc168040229"/>
      <w:bookmarkStart w:id="266" w:name="_Toc168040297"/>
      <w:bookmarkStart w:id="267" w:name="_Toc168043525"/>
      <w:bookmarkStart w:id="268" w:name="_Toc168305599"/>
      <w:bookmarkStart w:id="269" w:name="_Toc168305671"/>
      <w:bookmarkEnd w:id="263"/>
      <w:bookmarkEnd w:id="264"/>
      <w:bookmarkEnd w:id="265"/>
      <w:bookmarkEnd w:id="266"/>
      <w:bookmarkEnd w:id="267"/>
      <w:bookmarkEnd w:id="268"/>
      <w:bookmarkEnd w:id="269"/>
      <w:r w:rsidRPr="3C3B26A3">
        <w:rPr>
          <w:sz w:val="24"/>
          <w:szCs w:val="24"/>
          <w:lang w:val="es-ES"/>
        </w:rPr>
        <w:t>Con el objetivo de contrastar la hipótesis general del proyecto, se han realizado una serie de pruebas para corroborar o desmentir dicha idea. Teniendo en cuenta que la interpretación de observar gráficas “similares” es algo subjetiva a pesar de utilizar métricas objetivas, no podemos definir unos resultados completamente precisos acerca de estos experimentos, aunque cabe decir que, como valoración general, los resultados han sido positivos.</w:t>
      </w:r>
    </w:p>
    <w:p w14:paraId="01CF5E39" w14:textId="31ABE0E9" w:rsidR="002F3FA0" w:rsidRPr="00FF058A" w:rsidRDefault="3C3B26A3" w:rsidP="3C3B26A3">
      <w:pPr>
        <w:spacing w:before="408" w:line="288" w:lineRule="auto"/>
        <w:ind w:firstLine="567"/>
        <w:jc w:val="both"/>
        <w:rPr>
          <w:sz w:val="24"/>
          <w:szCs w:val="24"/>
          <w:lang w:val="es-ES"/>
        </w:rPr>
      </w:pPr>
      <w:r w:rsidRPr="3C3B26A3">
        <w:rPr>
          <w:sz w:val="24"/>
          <w:szCs w:val="24"/>
          <w:lang w:val="es-ES"/>
        </w:rPr>
        <w:t xml:space="preserve">La realización de estos experimentos se ha realizado a partir de la fase de </w:t>
      </w:r>
      <w:r w:rsidRPr="3C3B26A3">
        <w:rPr>
          <w:i/>
          <w:iCs/>
          <w:sz w:val="24"/>
          <w:szCs w:val="24"/>
          <w:lang w:val="es-ES"/>
        </w:rPr>
        <w:t>clustering</w:t>
      </w:r>
      <w:r w:rsidRPr="3C3B26A3">
        <w:rPr>
          <w:sz w:val="24"/>
          <w:szCs w:val="24"/>
          <w:lang w:val="es-ES"/>
        </w:rPr>
        <w:t xml:space="preserve"> de los datos, ya que es la fase donde comienzan a poder observarse de manera gráfica y visual los datos, y la que ha comprendido la gran mayoría de las horas invertidas en este trabajo.</w:t>
      </w:r>
    </w:p>
    <w:p w14:paraId="18B08D58" w14:textId="77777777" w:rsidR="002F3FA0" w:rsidRPr="002F3FA0" w:rsidRDefault="002F3FA0" w:rsidP="002F3FA0">
      <w:pPr>
        <w:pStyle w:val="ListParagraph"/>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270" w:name="_Toc168394828"/>
      <w:bookmarkStart w:id="271" w:name="_Toc168396841"/>
      <w:bookmarkStart w:id="272" w:name="_Toc168396894"/>
      <w:bookmarkStart w:id="273" w:name="_Toc169362224"/>
      <w:bookmarkStart w:id="274" w:name="_Toc169362311"/>
      <w:bookmarkStart w:id="275" w:name="_Toc169362372"/>
      <w:bookmarkStart w:id="276" w:name="_Toc169363889"/>
      <w:bookmarkStart w:id="277" w:name="_Toc169433290"/>
      <w:bookmarkStart w:id="278" w:name="_Toc169433350"/>
      <w:bookmarkStart w:id="279" w:name="_Toc169438615"/>
      <w:bookmarkStart w:id="280" w:name="_Toc169545205"/>
      <w:bookmarkStart w:id="281" w:name="_Toc169548346"/>
      <w:bookmarkStart w:id="282" w:name="_Toc169600397"/>
      <w:bookmarkEnd w:id="270"/>
      <w:bookmarkEnd w:id="271"/>
      <w:bookmarkEnd w:id="272"/>
      <w:bookmarkEnd w:id="273"/>
      <w:bookmarkEnd w:id="274"/>
      <w:bookmarkEnd w:id="275"/>
      <w:bookmarkEnd w:id="276"/>
      <w:bookmarkEnd w:id="277"/>
      <w:bookmarkEnd w:id="278"/>
      <w:bookmarkEnd w:id="279"/>
      <w:bookmarkEnd w:id="280"/>
      <w:bookmarkEnd w:id="281"/>
      <w:bookmarkEnd w:id="282"/>
    </w:p>
    <w:p w14:paraId="3854274E" w14:textId="512B5510" w:rsidR="002F3FA0" w:rsidRDefault="002D1096" w:rsidP="002F3FA0">
      <w:pPr>
        <w:pStyle w:val="Heading4"/>
        <w:widowControl/>
        <w:numPr>
          <w:ilvl w:val="1"/>
          <w:numId w:val="2"/>
        </w:numPr>
        <w:tabs>
          <w:tab w:val="clear" w:pos="0"/>
          <w:tab w:val="num" w:pos="-9"/>
          <w:tab w:val="left" w:pos="2418"/>
          <w:tab w:val="left" w:pos="2419"/>
        </w:tabs>
        <w:spacing w:beforeAutospacing="1" w:line="336" w:lineRule="auto"/>
        <w:ind w:left="873"/>
        <w:jc w:val="both"/>
      </w:pPr>
      <w:bookmarkStart w:id="283" w:name="_Toc169600398"/>
      <w:r>
        <w:rPr>
          <w:color w:val="9A7248"/>
        </w:rPr>
        <w:t>Tra</w:t>
      </w:r>
      <w:r w:rsidR="001E16D5">
        <w:rPr>
          <w:color w:val="9A7248"/>
        </w:rPr>
        <w:t>nsformada Wavelet</w:t>
      </w:r>
      <w:bookmarkEnd w:id="283"/>
    </w:p>
    <w:p w14:paraId="7849F553" w14:textId="6264A1A7" w:rsidR="00907C2F" w:rsidRPr="00FF058A" w:rsidRDefault="00561FB9" w:rsidP="00BC1361">
      <w:pPr>
        <w:spacing w:before="408" w:line="288" w:lineRule="auto"/>
        <w:ind w:firstLine="567"/>
        <w:jc w:val="both"/>
        <w:rPr>
          <w:sz w:val="24"/>
          <w:szCs w:val="24"/>
        </w:rPr>
      </w:pPr>
      <w:r w:rsidRPr="00FF058A">
        <w:rPr>
          <w:sz w:val="24"/>
          <w:szCs w:val="24"/>
        </w:rPr>
        <w:t>En est</w:t>
      </w:r>
      <w:r w:rsidR="000266EA" w:rsidRPr="00FF058A">
        <w:rPr>
          <w:sz w:val="24"/>
          <w:szCs w:val="24"/>
        </w:rPr>
        <w:t>a</w:t>
      </w:r>
      <w:r w:rsidRPr="00FF058A">
        <w:rPr>
          <w:sz w:val="24"/>
          <w:szCs w:val="24"/>
        </w:rPr>
        <w:t xml:space="preserve"> primer</w:t>
      </w:r>
      <w:r w:rsidR="006E70B4" w:rsidRPr="00FF058A">
        <w:rPr>
          <w:sz w:val="24"/>
          <w:szCs w:val="24"/>
        </w:rPr>
        <w:t xml:space="preserve">a fase de pruebas, hemos </w:t>
      </w:r>
      <w:r w:rsidR="00D01B10" w:rsidRPr="00FF058A">
        <w:rPr>
          <w:sz w:val="24"/>
          <w:szCs w:val="24"/>
        </w:rPr>
        <w:t>experimentado con distintas maneras de realizar las transformaciones</w:t>
      </w:r>
      <w:r w:rsidR="000266EA" w:rsidRPr="00FF058A">
        <w:rPr>
          <w:sz w:val="24"/>
          <w:szCs w:val="24"/>
        </w:rPr>
        <w:t xml:space="preserve">. Por un lado, </w:t>
      </w:r>
      <w:r w:rsidR="00907C2F" w:rsidRPr="00FF058A">
        <w:rPr>
          <w:sz w:val="24"/>
          <w:szCs w:val="24"/>
        </w:rPr>
        <w:t xml:space="preserve">se han realizado estas transformaciones proporcionando diferentes escalas y tipos de </w:t>
      </w:r>
      <w:r w:rsidR="00907C2F" w:rsidRPr="00053FA6">
        <w:rPr>
          <w:i/>
          <w:iCs/>
          <w:sz w:val="24"/>
          <w:szCs w:val="24"/>
        </w:rPr>
        <w:t>Wavelet</w:t>
      </w:r>
      <w:r w:rsidR="00907C2F" w:rsidRPr="00FF058A">
        <w:rPr>
          <w:sz w:val="24"/>
          <w:szCs w:val="24"/>
        </w:rPr>
        <w:t xml:space="preserve"> para poder estudiar diferentes opciones.</w:t>
      </w:r>
    </w:p>
    <w:p w14:paraId="2062CDE1" w14:textId="36D68DA5" w:rsidR="00907C2F" w:rsidRPr="00FF058A" w:rsidRDefault="3C3B26A3" w:rsidP="3C3B26A3">
      <w:pPr>
        <w:spacing w:before="408" w:line="288" w:lineRule="auto"/>
        <w:ind w:firstLine="567"/>
        <w:jc w:val="both"/>
        <w:rPr>
          <w:sz w:val="24"/>
          <w:szCs w:val="24"/>
          <w:lang w:val="es-ES"/>
        </w:rPr>
      </w:pPr>
      <w:r w:rsidRPr="3C3B26A3">
        <w:rPr>
          <w:sz w:val="24"/>
          <w:szCs w:val="24"/>
          <w:lang w:val="es-ES"/>
        </w:rPr>
        <w:t>Como ya se ha comentado previamente, lo correspondiente a cada unidad de escala son aproximadamente 5 minutos en tiempo real, por lo que para las escalas lineales se han introducido 12*24 unidades para la escala diaria y 12*24*7 para la semanal, de manera que cada una toma el valor correspondiente a ese tiempo real.</w:t>
      </w:r>
    </w:p>
    <w:p w14:paraId="250685F7" w14:textId="72885AC4" w:rsidR="00907C2F" w:rsidRPr="00FF058A" w:rsidRDefault="3C3B26A3" w:rsidP="3C3B26A3">
      <w:pPr>
        <w:spacing w:before="408" w:line="288" w:lineRule="auto"/>
        <w:ind w:firstLine="567"/>
        <w:jc w:val="both"/>
        <w:rPr>
          <w:sz w:val="24"/>
          <w:szCs w:val="24"/>
          <w:lang w:val="es-ES"/>
        </w:rPr>
      </w:pPr>
      <w:r w:rsidRPr="3C3B26A3">
        <w:rPr>
          <w:sz w:val="24"/>
          <w:szCs w:val="24"/>
          <w:lang w:val="es-ES"/>
        </w:rPr>
        <w:t xml:space="preserve">Dado que nosotros poseemos datos correspondientes a 9 meses completos, se han realizado intentos para poder realizar una escala que analice el periodo entero. Sin embargo, la escala diaria y sobre todo la escala semanal han sido muy costosas computacionalmente para realizar las transformaciones respectivamente, por lo que se descartó la idea de realizarla con una escala mucho mayor, como sería una escala que comprendiera esos 9 meses. Para poner en contexto, el tiempo necesario para realizar la transformación con escala diario era aproximadamente de 2 horas, y en el caso de la semanal, de casi 10 horas. Si llevamos este aumento del tiempo a horas necesarias para una escala mensual o mayor, los tiempos necesarios serían demasiados grandes como para realizar estas transformaciones de manera dinámica. Recordemos que estas transformaciones no se realizan una única vez, sino que se han ido realizando pruebas con distintas escalas y familias de </w:t>
      </w:r>
      <w:r w:rsidRPr="3C3B26A3">
        <w:rPr>
          <w:i/>
          <w:iCs/>
          <w:sz w:val="24"/>
          <w:szCs w:val="24"/>
          <w:lang w:val="es-ES"/>
        </w:rPr>
        <w:t>Wavelet</w:t>
      </w:r>
      <w:r w:rsidRPr="3C3B26A3">
        <w:rPr>
          <w:sz w:val="24"/>
          <w:szCs w:val="24"/>
          <w:lang w:val="es-ES"/>
        </w:rPr>
        <w:t xml:space="preserve"> para obtener los resultados más convenientes de cara a la investigación.</w:t>
      </w:r>
    </w:p>
    <w:p w14:paraId="59B58BEB" w14:textId="57A2D8D7" w:rsidR="008F7A8F" w:rsidRPr="00FF058A" w:rsidRDefault="3C3B26A3" w:rsidP="3C3B26A3">
      <w:pPr>
        <w:spacing w:before="408" w:line="288" w:lineRule="auto"/>
        <w:ind w:firstLine="567"/>
        <w:jc w:val="both"/>
        <w:rPr>
          <w:sz w:val="24"/>
          <w:szCs w:val="24"/>
          <w:lang w:val="es-ES"/>
        </w:rPr>
      </w:pPr>
      <w:r w:rsidRPr="3C3B26A3">
        <w:rPr>
          <w:sz w:val="24"/>
          <w:szCs w:val="24"/>
          <w:lang w:val="es-ES"/>
        </w:rPr>
        <w:t xml:space="preserve">Una vez tratado el concepto de escala y sus límites computacionales, toca comentar las diferentes Wavelet base utilizadas en dichas pruebas. Existen diferentes familias de </w:t>
      </w:r>
      <w:r w:rsidRPr="3C3B26A3">
        <w:rPr>
          <w:i/>
          <w:iCs/>
          <w:sz w:val="24"/>
          <w:szCs w:val="24"/>
          <w:lang w:val="es-ES"/>
        </w:rPr>
        <w:t>Wavelet</w:t>
      </w:r>
      <w:r w:rsidRPr="3C3B26A3">
        <w:rPr>
          <w:sz w:val="24"/>
          <w:szCs w:val="24"/>
          <w:lang w:val="es-ES"/>
        </w:rPr>
        <w:t xml:space="preserve"> que podemos utilizar como base para nuestras transformaciones, como pueden ser la de </w:t>
      </w:r>
      <w:r w:rsidRPr="3C3B26A3">
        <w:rPr>
          <w:i/>
          <w:iCs/>
          <w:sz w:val="24"/>
          <w:szCs w:val="24"/>
          <w:lang w:val="es-ES"/>
        </w:rPr>
        <w:t>Daubechies</w:t>
      </w:r>
      <w:r w:rsidRPr="3C3B26A3">
        <w:rPr>
          <w:sz w:val="24"/>
          <w:szCs w:val="24"/>
          <w:lang w:val="es-ES"/>
        </w:rPr>
        <w:t xml:space="preserve">, </w:t>
      </w:r>
      <w:r w:rsidRPr="3C3B26A3">
        <w:rPr>
          <w:i/>
          <w:iCs/>
          <w:sz w:val="24"/>
          <w:szCs w:val="24"/>
          <w:lang w:val="es-ES"/>
        </w:rPr>
        <w:t>Mexican Hat</w:t>
      </w:r>
      <w:r w:rsidRPr="3C3B26A3">
        <w:rPr>
          <w:sz w:val="24"/>
          <w:szCs w:val="24"/>
          <w:lang w:val="es-ES"/>
        </w:rPr>
        <w:t xml:space="preserve">, </w:t>
      </w:r>
      <w:r w:rsidRPr="3C3B26A3">
        <w:rPr>
          <w:i/>
          <w:iCs/>
          <w:sz w:val="24"/>
          <w:szCs w:val="24"/>
          <w:lang w:val="es-ES"/>
        </w:rPr>
        <w:t>Gauss</w:t>
      </w:r>
      <w:r w:rsidRPr="3C3B26A3">
        <w:rPr>
          <w:sz w:val="24"/>
          <w:szCs w:val="24"/>
          <w:lang w:val="es-ES"/>
        </w:rPr>
        <w:t xml:space="preserve"> o </w:t>
      </w:r>
      <w:r w:rsidRPr="3C3B26A3">
        <w:rPr>
          <w:i/>
          <w:iCs/>
          <w:sz w:val="24"/>
          <w:szCs w:val="24"/>
          <w:lang w:val="es-ES"/>
        </w:rPr>
        <w:t>Haar</w:t>
      </w:r>
      <w:r w:rsidRPr="3C3B26A3">
        <w:rPr>
          <w:sz w:val="24"/>
          <w:szCs w:val="24"/>
          <w:lang w:val="es-ES"/>
        </w:rPr>
        <w:t>.</w:t>
      </w:r>
    </w:p>
    <w:p w14:paraId="59D5D8F6" w14:textId="5FFFC2D7" w:rsidR="00A86304" w:rsidRPr="00FF058A" w:rsidRDefault="3C3B26A3" w:rsidP="3C3B26A3">
      <w:pPr>
        <w:spacing w:before="408" w:line="288" w:lineRule="auto"/>
        <w:ind w:firstLine="567"/>
        <w:jc w:val="both"/>
        <w:rPr>
          <w:sz w:val="24"/>
          <w:szCs w:val="24"/>
          <w:lang w:val="es-ES"/>
        </w:rPr>
      </w:pPr>
      <w:r w:rsidRPr="3C3B26A3">
        <w:rPr>
          <w:sz w:val="24"/>
          <w:szCs w:val="24"/>
          <w:lang w:val="es-ES"/>
        </w:rPr>
        <w:t xml:space="preserve">Dado que las transformaciones solo nos proporcionaban descriptores numéricos y de esta manera era difícil comparar la conveniencia de utilizar unas u otras, tras obtener los descriptores numéricos era necesario realizar un proceso de </w:t>
      </w:r>
      <w:r w:rsidRPr="3C3B26A3">
        <w:rPr>
          <w:i/>
          <w:iCs/>
          <w:sz w:val="24"/>
          <w:szCs w:val="24"/>
          <w:lang w:val="es-ES"/>
        </w:rPr>
        <w:t>clustering</w:t>
      </w:r>
      <w:r w:rsidRPr="3C3B26A3">
        <w:rPr>
          <w:sz w:val="24"/>
          <w:szCs w:val="24"/>
          <w:lang w:val="es-ES"/>
        </w:rPr>
        <w:t xml:space="preserve"> para poder observar los resultados de manera visual y realizar dicha comparación.</w:t>
      </w:r>
    </w:p>
    <w:p w14:paraId="76E8CD31" w14:textId="62E994B9" w:rsidR="00466427" w:rsidRPr="00FF058A" w:rsidRDefault="3C3B26A3" w:rsidP="3C3B26A3">
      <w:pPr>
        <w:spacing w:before="408" w:line="288" w:lineRule="auto"/>
        <w:ind w:firstLine="567"/>
        <w:jc w:val="both"/>
        <w:rPr>
          <w:sz w:val="24"/>
          <w:szCs w:val="24"/>
          <w:lang w:val="es-ES"/>
        </w:rPr>
      </w:pPr>
      <w:r w:rsidRPr="3C3B26A3">
        <w:rPr>
          <w:sz w:val="24"/>
          <w:szCs w:val="24"/>
          <w:lang w:val="es-ES"/>
        </w:rPr>
        <w:t xml:space="preserve">Dado que las familias mencionadas previamente son las más importantes y utilizadas, son aquellas con las que hemos realizado transformaciones experimentales. Inicialmente, se realizó la prueba con la </w:t>
      </w:r>
      <w:r w:rsidRPr="3C3B26A3">
        <w:rPr>
          <w:i/>
          <w:iCs/>
          <w:sz w:val="24"/>
          <w:szCs w:val="24"/>
          <w:lang w:val="es-ES"/>
        </w:rPr>
        <w:t>Wavelet Daubechies</w:t>
      </w:r>
      <w:r w:rsidRPr="3C3B26A3">
        <w:rPr>
          <w:sz w:val="24"/>
          <w:szCs w:val="24"/>
          <w:lang w:val="es-ES"/>
        </w:rPr>
        <w:t xml:space="preserve"> en sus diferentes versiones, sin embargo, los resultados tras la fase de </w:t>
      </w:r>
      <w:r w:rsidRPr="3C3B26A3">
        <w:rPr>
          <w:i/>
          <w:iCs/>
          <w:sz w:val="24"/>
          <w:szCs w:val="24"/>
          <w:lang w:val="es-ES"/>
        </w:rPr>
        <w:t>clustering</w:t>
      </w:r>
      <w:r w:rsidRPr="3C3B26A3">
        <w:rPr>
          <w:sz w:val="24"/>
          <w:szCs w:val="24"/>
          <w:lang w:val="es-ES"/>
        </w:rPr>
        <w:t xml:space="preserve"> eran demasiado dispersos para poder comparar series temporales, caso que sucedía también con la </w:t>
      </w:r>
      <w:r w:rsidRPr="3C3B26A3">
        <w:rPr>
          <w:i/>
          <w:iCs/>
          <w:sz w:val="24"/>
          <w:szCs w:val="24"/>
          <w:lang w:val="es-ES"/>
        </w:rPr>
        <w:t>Wavelet Haar</w:t>
      </w:r>
      <w:r w:rsidRPr="3C3B26A3">
        <w:rPr>
          <w:sz w:val="24"/>
          <w:szCs w:val="24"/>
          <w:lang w:val="es-ES"/>
        </w:rPr>
        <w:t>, ya que ambas son muy parecidas en cuanto a su estructura.</w:t>
      </w:r>
    </w:p>
    <w:p w14:paraId="356BA50F" w14:textId="00C7A594" w:rsidR="00243CF6" w:rsidRPr="00FF058A" w:rsidRDefault="3C3B26A3" w:rsidP="3C3B26A3">
      <w:pPr>
        <w:spacing w:before="408" w:line="288" w:lineRule="auto"/>
        <w:ind w:firstLine="567"/>
        <w:jc w:val="both"/>
        <w:rPr>
          <w:sz w:val="24"/>
          <w:szCs w:val="24"/>
          <w:lang w:val="es-ES"/>
        </w:rPr>
      </w:pPr>
      <w:r w:rsidRPr="3C3B26A3">
        <w:rPr>
          <w:sz w:val="24"/>
          <w:szCs w:val="24"/>
          <w:lang w:val="es-ES"/>
        </w:rPr>
        <w:t xml:space="preserve">Las </w:t>
      </w:r>
      <w:r w:rsidRPr="3C3B26A3">
        <w:rPr>
          <w:i/>
          <w:iCs/>
          <w:sz w:val="24"/>
          <w:szCs w:val="24"/>
          <w:lang w:val="es-ES"/>
        </w:rPr>
        <w:t>Wavelet</w:t>
      </w:r>
      <w:r w:rsidRPr="3C3B26A3">
        <w:rPr>
          <w:sz w:val="24"/>
          <w:szCs w:val="24"/>
          <w:lang w:val="es-ES"/>
        </w:rPr>
        <w:t xml:space="preserve"> de Gauss y </w:t>
      </w:r>
      <w:r w:rsidRPr="3C3B26A3">
        <w:rPr>
          <w:i/>
          <w:iCs/>
          <w:sz w:val="24"/>
          <w:szCs w:val="24"/>
          <w:lang w:val="es-ES"/>
        </w:rPr>
        <w:t>Mexican Hat</w:t>
      </w:r>
      <w:r w:rsidRPr="3C3B26A3">
        <w:rPr>
          <w:sz w:val="24"/>
          <w:szCs w:val="24"/>
          <w:lang w:val="es-ES"/>
        </w:rPr>
        <w:t xml:space="preserve"> tuvieron mucho mejores resultados, proporcionando clústeres con una representación gráfica muy útil de cara a su posterior caracterización. Dado que la </w:t>
      </w:r>
      <w:r w:rsidRPr="3C3B26A3">
        <w:rPr>
          <w:i/>
          <w:iCs/>
          <w:sz w:val="24"/>
          <w:szCs w:val="24"/>
          <w:lang w:val="es-ES"/>
        </w:rPr>
        <w:t>Mexican Hat</w:t>
      </w:r>
      <w:r w:rsidRPr="3C3B26A3">
        <w:rPr>
          <w:sz w:val="24"/>
          <w:szCs w:val="24"/>
          <w:lang w:val="es-ES"/>
        </w:rPr>
        <w:t xml:space="preserve"> es una </w:t>
      </w:r>
      <w:r w:rsidRPr="3C3B26A3">
        <w:rPr>
          <w:i/>
          <w:iCs/>
          <w:sz w:val="24"/>
          <w:szCs w:val="24"/>
          <w:lang w:val="es-ES"/>
        </w:rPr>
        <w:t>Wavelet</w:t>
      </w:r>
      <w:r w:rsidRPr="3C3B26A3">
        <w:rPr>
          <w:sz w:val="24"/>
          <w:szCs w:val="24"/>
          <w:lang w:val="es-ES"/>
        </w:rPr>
        <w:t xml:space="preserve"> algo más peculiar que la gaussiana, nos decidimos por utilizar esta segunda de cara al resto de experimentos de </w:t>
      </w:r>
      <w:r w:rsidRPr="3C3B26A3">
        <w:rPr>
          <w:i/>
          <w:iCs/>
          <w:sz w:val="24"/>
          <w:szCs w:val="24"/>
          <w:lang w:val="es-ES"/>
        </w:rPr>
        <w:t>clustering</w:t>
      </w:r>
      <w:r w:rsidRPr="3C3B26A3">
        <w:rPr>
          <w:sz w:val="24"/>
          <w:szCs w:val="24"/>
          <w:lang w:val="es-ES"/>
        </w:rPr>
        <w:t xml:space="preserve"> y caracterización del proyecto, aunque como se comenta, los resultados con la </w:t>
      </w:r>
      <w:r w:rsidRPr="3C3B26A3">
        <w:rPr>
          <w:i/>
          <w:iCs/>
          <w:sz w:val="24"/>
          <w:szCs w:val="24"/>
          <w:lang w:val="es-ES"/>
        </w:rPr>
        <w:t>Wavelet Mexican Hat</w:t>
      </w:r>
      <w:r w:rsidRPr="3C3B26A3">
        <w:rPr>
          <w:sz w:val="24"/>
          <w:szCs w:val="24"/>
          <w:lang w:val="es-ES"/>
        </w:rPr>
        <w:t xml:space="preserve"> habrían sido muy positivos igualmente.</w:t>
      </w:r>
    </w:p>
    <w:p w14:paraId="13F43450" w14:textId="64A7DBC1" w:rsidR="00C72143" w:rsidRPr="00C72143" w:rsidRDefault="3C3B26A3" w:rsidP="3C3B26A3">
      <w:pPr>
        <w:spacing w:before="408" w:line="288" w:lineRule="auto"/>
        <w:ind w:firstLine="567"/>
        <w:jc w:val="both"/>
        <w:rPr>
          <w:sz w:val="24"/>
          <w:szCs w:val="24"/>
          <w:lang w:val="es-ES"/>
        </w:rPr>
      </w:pPr>
      <w:r w:rsidRPr="3C3B26A3">
        <w:rPr>
          <w:sz w:val="24"/>
          <w:szCs w:val="24"/>
          <w:lang w:val="es-ES"/>
        </w:rPr>
        <w:t xml:space="preserve">De manera uniforme y global, las salidas de las transformaciones con diferentes escalas y familias de </w:t>
      </w:r>
      <w:r w:rsidRPr="3C3B26A3">
        <w:rPr>
          <w:i/>
          <w:iCs/>
          <w:sz w:val="24"/>
          <w:szCs w:val="24"/>
          <w:lang w:val="es-ES"/>
        </w:rPr>
        <w:t xml:space="preserve">Wavelet </w:t>
      </w:r>
      <w:r w:rsidRPr="3C3B26A3">
        <w:rPr>
          <w:sz w:val="24"/>
          <w:szCs w:val="24"/>
          <w:lang w:val="es-ES"/>
        </w:rPr>
        <w:t xml:space="preserve">proporcionaban la misma estructura de salida, la cual corresponde a un descriptor numérico, el cual es en sí mismo una lista de valores. </w:t>
      </w:r>
    </w:p>
    <w:p w14:paraId="0C5A0562" w14:textId="380C3CFE" w:rsidR="002F3FA0" w:rsidRPr="002E2EAD" w:rsidRDefault="3C3B26A3" w:rsidP="3C3B26A3">
      <w:pPr>
        <w:pStyle w:val="Heading4"/>
        <w:widowControl/>
        <w:numPr>
          <w:ilvl w:val="1"/>
          <w:numId w:val="2"/>
        </w:numPr>
        <w:tabs>
          <w:tab w:val="left" w:pos="1346"/>
          <w:tab w:val="left" w:pos="1347"/>
        </w:tabs>
        <w:spacing w:beforeAutospacing="1" w:line="336" w:lineRule="auto"/>
        <w:ind w:left="873"/>
        <w:jc w:val="both"/>
        <w:rPr>
          <w:color w:val="9A7248"/>
          <w:lang w:val="es-ES"/>
        </w:rPr>
      </w:pPr>
      <w:bookmarkStart w:id="284" w:name="_Toc169600399"/>
      <w:r w:rsidRPr="3C3B26A3">
        <w:rPr>
          <w:color w:val="9A7248"/>
          <w:lang w:val="es-ES"/>
        </w:rPr>
        <w:t>Clustering</w:t>
      </w:r>
      <w:bookmarkEnd w:id="284"/>
    </w:p>
    <w:p w14:paraId="748D405D" w14:textId="61B3E337" w:rsidR="002F3FA0" w:rsidRPr="00FF058A" w:rsidRDefault="3C3B26A3" w:rsidP="3C3B26A3">
      <w:pPr>
        <w:pStyle w:val="BodyText"/>
        <w:widowControl/>
        <w:spacing w:before="408" w:line="288" w:lineRule="auto"/>
        <w:ind w:firstLine="567"/>
        <w:jc w:val="both"/>
        <w:rPr>
          <w:sz w:val="24"/>
          <w:szCs w:val="24"/>
          <w:lang w:val="es-ES"/>
        </w:rPr>
      </w:pPr>
      <w:r w:rsidRPr="3C3B26A3">
        <w:rPr>
          <w:sz w:val="24"/>
          <w:szCs w:val="24"/>
          <w:lang w:val="es-ES"/>
        </w:rPr>
        <w:t xml:space="preserve">En la fase de agrupación de las series temporales se han tomado en cuenta distintos aspectos de cara a la realización de pruebas. Dichos aspectos por examinar pueden ser las diferentes escalas que se quieren probar (diaria, semanal y exponencial), así como los distintos métodos de </w:t>
      </w:r>
      <w:r w:rsidRPr="3C3B26A3">
        <w:rPr>
          <w:i/>
          <w:iCs/>
          <w:sz w:val="24"/>
          <w:szCs w:val="24"/>
          <w:lang w:val="es-ES"/>
        </w:rPr>
        <w:t>clustering</w:t>
      </w:r>
      <w:r w:rsidRPr="3C3B26A3">
        <w:rPr>
          <w:sz w:val="24"/>
          <w:szCs w:val="24"/>
          <w:lang w:val="es-ES"/>
        </w:rPr>
        <w:t xml:space="preserve"> existentes para realizar este tipo de experimentos.</w:t>
      </w:r>
    </w:p>
    <w:p w14:paraId="69DC360B" w14:textId="739109DC" w:rsidR="00FF058A" w:rsidRPr="00FF058A" w:rsidRDefault="3C3B26A3" w:rsidP="3C3B26A3">
      <w:pPr>
        <w:pStyle w:val="BodyText"/>
        <w:widowControl/>
        <w:spacing w:before="408" w:line="288" w:lineRule="auto"/>
        <w:ind w:firstLine="567"/>
        <w:jc w:val="both"/>
        <w:rPr>
          <w:sz w:val="24"/>
          <w:szCs w:val="24"/>
          <w:lang w:val="es-ES"/>
        </w:rPr>
      </w:pPr>
      <w:r w:rsidRPr="3C3B26A3">
        <w:rPr>
          <w:sz w:val="24"/>
          <w:szCs w:val="24"/>
          <w:lang w:val="es-ES"/>
        </w:rPr>
        <w:t xml:space="preserve">En la fase de caracterización, debemos separar las herramientas utilizadas en 2 tipos: </w:t>
      </w:r>
      <w:r w:rsidRPr="3C3B26A3">
        <w:rPr>
          <w:i/>
          <w:iCs/>
          <w:sz w:val="24"/>
          <w:szCs w:val="24"/>
          <w:lang w:val="es-ES"/>
        </w:rPr>
        <w:t>clustering</w:t>
      </w:r>
      <w:r w:rsidRPr="3C3B26A3">
        <w:rPr>
          <w:sz w:val="24"/>
          <w:szCs w:val="24"/>
          <w:lang w:val="es-ES"/>
        </w:rPr>
        <w:t xml:space="preserve"> y visualización. Las herramientas de </w:t>
      </w:r>
      <w:r w:rsidRPr="3C3B26A3">
        <w:rPr>
          <w:i/>
          <w:iCs/>
          <w:sz w:val="24"/>
          <w:szCs w:val="24"/>
          <w:lang w:val="es-ES"/>
        </w:rPr>
        <w:t>clustering</w:t>
      </w:r>
      <w:r w:rsidRPr="3C3B26A3">
        <w:rPr>
          <w:sz w:val="24"/>
          <w:szCs w:val="24"/>
          <w:lang w:val="es-ES"/>
        </w:rPr>
        <w:t xml:space="preserve"> propias que hemos utilizado han sido: </w:t>
      </w:r>
      <w:r w:rsidRPr="3C3B26A3">
        <w:rPr>
          <w:i/>
          <w:iCs/>
          <w:sz w:val="24"/>
          <w:szCs w:val="24"/>
          <w:lang w:val="es-ES"/>
        </w:rPr>
        <w:t>k-means</w:t>
      </w:r>
      <w:r w:rsidRPr="3C3B26A3">
        <w:rPr>
          <w:sz w:val="24"/>
          <w:szCs w:val="24"/>
          <w:lang w:val="es-ES"/>
        </w:rPr>
        <w:t>, la cual forma clústeres asignando los datos respecto a la distancia más corta a un centroide, y DBSCAN, la cual basa su estrategia de agrupación en la densidad de los datos.</w:t>
      </w:r>
    </w:p>
    <w:p w14:paraId="69EB1FBA" w14:textId="3F3021D3" w:rsidR="002F3FA0" w:rsidRDefault="3C3B26A3" w:rsidP="3C3B26A3">
      <w:pPr>
        <w:pStyle w:val="Heading4"/>
        <w:widowControl/>
        <w:numPr>
          <w:ilvl w:val="1"/>
          <w:numId w:val="2"/>
        </w:numPr>
        <w:tabs>
          <w:tab w:val="left" w:pos="1346"/>
          <w:tab w:val="left" w:pos="1347"/>
        </w:tabs>
        <w:spacing w:beforeAutospacing="1" w:line="336" w:lineRule="auto"/>
        <w:ind w:left="873"/>
        <w:jc w:val="both"/>
        <w:rPr>
          <w:color w:val="9A7248"/>
          <w:lang w:val="es-ES"/>
        </w:rPr>
      </w:pPr>
      <w:bookmarkStart w:id="285" w:name="_Toc167956771"/>
      <w:bookmarkStart w:id="286" w:name="_Toc168040165"/>
      <w:bookmarkStart w:id="287" w:name="_Toc168040233"/>
      <w:bookmarkStart w:id="288" w:name="_Toc168040301"/>
      <w:bookmarkStart w:id="289" w:name="_Toc168043529"/>
      <w:bookmarkStart w:id="290" w:name="_Toc168305603"/>
      <w:bookmarkStart w:id="291" w:name="_Toc168305675"/>
      <w:bookmarkStart w:id="292" w:name="_Toc168394832"/>
      <w:bookmarkStart w:id="293" w:name="_Toc168396845"/>
      <w:bookmarkStart w:id="294" w:name="_Toc168396898"/>
      <w:bookmarkStart w:id="295" w:name="_Toc169600400"/>
      <w:bookmarkEnd w:id="285"/>
      <w:bookmarkEnd w:id="286"/>
      <w:bookmarkEnd w:id="287"/>
      <w:bookmarkEnd w:id="288"/>
      <w:bookmarkEnd w:id="289"/>
      <w:bookmarkEnd w:id="290"/>
      <w:bookmarkEnd w:id="291"/>
      <w:bookmarkEnd w:id="292"/>
      <w:bookmarkEnd w:id="293"/>
      <w:bookmarkEnd w:id="294"/>
      <w:r w:rsidRPr="3C3B26A3">
        <w:rPr>
          <w:color w:val="9A7248"/>
          <w:lang w:val="es-ES"/>
        </w:rPr>
        <w:t>Tipos de clustering</w:t>
      </w:r>
      <w:bookmarkEnd w:id="295"/>
    </w:p>
    <w:p w14:paraId="33EA06D8" w14:textId="77777777" w:rsidR="00835669" w:rsidRPr="00A62CE8" w:rsidRDefault="00835669" w:rsidP="00FB4CFF">
      <w:pPr>
        <w:pStyle w:val="ListParagraph"/>
        <w:keepNext/>
        <w:widowControl/>
        <w:numPr>
          <w:ilvl w:val="0"/>
          <w:numId w:val="5"/>
        </w:numPr>
        <w:tabs>
          <w:tab w:val="left" w:pos="1346"/>
          <w:tab w:val="left" w:pos="1347"/>
          <w:tab w:val="left" w:pos="1418"/>
        </w:tabs>
        <w:spacing w:before="120" w:line="336" w:lineRule="auto"/>
        <w:jc w:val="both"/>
        <w:outlineLvl w:val="4"/>
        <w:rPr>
          <w:b/>
          <w:vanish/>
          <w:color w:val="9A7248"/>
          <w:sz w:val="28"/>
          <w:szCs w:val="28"/>
        </w:rPr>
      </w:pPr>
      <w:bookmarkStart w:id="296" w:name="_Toc169362228"/>
      <w:bookmarkStart w:id="297" w:name="_Toc169362315"/>
      <w:bookmarkStart w:id="298" w:name="_Toc169362376"/>
      <w:bookmarkStart w:id="299" w:name="_Toc169363893"/>
      <w:bookmarkStart w:id="300" w:name="_Toc169433294"/>
      <w:bookmarkStart w:id="301" w:name="_Toc169433354"/>
      <w:bookmarkStart w:id="302" w:name="_Toc169438619"/>
      <w:bookmarkStart w:id="303" w:name="_Toc169545209"/>
      <w:bookmarkStart w:id="304" w:name="_Toc169548350"/>
      <w:bookmarkStart w:id="305" w:name="_Toc169600401"/>
      <w:bookmarkEnd w:id="296"/>
      <w:bookmarkEnd w:id="297"/>
      <w:bookmarkEnd w:id="298"/>
      <w:bookmarkEnd w:id="299"/>
      <w:bookmarkEnd w:id="300"/>
      <w:bookmarkEnd w:id="301"/>
      <w:bookmarkEnd w:id="302"/>
      <w:bookmarkEnd w:id="303"/>
      <w:bookmarkEnd w:id="304"/>
      <w:bookmarkEnd w:id="305"/>
    </w:p>
    <w:p w14:paraId="3527E92E" w14:textId="77777777" w:rsidR="00835669" w:rsidRPr="00A62CE8" w:rsidRDefault="00835669" w:rsidP="00FB4CFF">
      <w:pPr>
        <w:pStyle w:val="ListParagraph"/>
        <w:keepNext/>
        <w:widowControl/>
        <w:numPr>
          <w:ilvl w:val="1"/>
          <w:numId w:val="5"/>
        </w:numPr>
        <w:tabs>
          <w:tab w:val="left" w:pos="1346"/>
          <w:tab w:val="left" w:pos="1347"/>
          <w:tab w:val="left" w:pos="1418"/>
        </w:tabs>
        <w:spacing w:before="120" w:line="336" w:lineRule="auto"/>
        <w:jc w:val="both"/>
        <w:outlineLvl w:val="4"/>
        <w:rPr>
          <w:b/>
          <w:vanish/>
          <w:color w:val="9A7248"/>
          <w:sz w:val="28"/>
          <w:szCs w:val="28"/>
        </w:rPr>
      </w:pPr>
      <w:bookmarkStart w:id="306" w:name="_Toc167956772"/>
      <w:bookmarkStart w:id="307" w:name="_Toc168040166"/>
      <w:bookmarkStart w:id="308" w:name="_Toc168040234"/>
      <w:bookmarkStart w:id="309" w:name="_Toc168040302"/>
      <w:bookmarkStart w:id="310" w:name="_Toc168043530"/>
      <w:bookmarkStart w:id="311" w:name="_Toc168305604"/>
      <w:bookmarkStart w:id="312" w:name="_Toc168305676"/>
      <w:bookmarkStart w:id="313" w:name="_Toc168394833"/>
      <w:bookmarkStart w:id="314" w:name="_Toc168396846"/>
      <w:bookmarkStart w:id="315" w:name="_Toc168396899"/>
      <w:bookmarkStart w:id="316" w:name="_Toc169362229"/>
      <w:bookmarkStart w:id="317" w:name="_Toc169362316"/>
      <w:bookmarkStart w:id="318" w:name="_Toc169362377"/>
      <w:bookmarkStart w:id="319" w:name="_Toc169363894"/>
      <w:bookmarkStart w:id="320" w:name="_Toc169433295"/>
      <w:bookmarkStart w:id="321" w:name="_Toc169433355"/>
      <w:bookmarkStart w:id="322" w:name="_Toc169438620"/>
      <w:bookmarkStart w:id="323" w:name="_Toc169545210"/>
      <w:bookmarkStart w:id="324" w:name="_Toc169548351"/>
      <w:bookmarkStart w:id="325" w:name="_Toc169600402"/>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5B3076D2" w14:textId="45F4425E" w:rsidR="00C72143" w:rsidRPr="00C72143" w:rsidRDefault="3C3B26A3" w:rsidP="3C3B26A3">
      <w:pPr>
        <w:pStyle w:val="Heading5"/>
        <w:widowControl/>
        <w:numPr>
          <w:ilvl w:val="2"/>
          <w:numId w:val="5"/>
        </w:numPr>
        <w:tabs>
          <w:tab w:val="num" w:pos="764"/>
          <w:tab w:val="left" w:pos="1418"/>
        </w:tabs>
        <w:spacing w:before="120"/>
        <w:ind w:left="720"/>
        <w:jc w:val="both"/>
        <w:rPr>
          <w:lang w:val="es-ES"/>
        </w:rPr>
      </w:pPr>
      <w:r w:rsidRPr="3C3B26A3">
        <w:rPr>
          <w:lang w:val="es-ES"/>
        </w:rPr>
        <w:t xml:space="preserve"> </w:t>
      </w:r>
      <w:bookmarkStart w:id="326" w:name="_Toc169600403"/>
      <w:r w:rsidRPr="3C3B26A3">
        <w:rPr>
          <w:lang w:val="es-ES"/>
        </w:rPr>
        <w:t>K-Means</w:t>
      </w:r>
      <w:bookmarkEnd w:id="326"/>
    </w:p>
    <w:p w14:paraId="27FAB894" w14:textId="1D6AD03F" w:rsidR="00C72143" w:rsidRPr="00FB4CFF" w:rsidRDefault="3C3B26A3" w:rsidP="3C3B26A3">
      <w:pPr>
        <w:spacing w:before="408" w:line="288" w:lineRule="auto"/>
        <w:ind w:firstLine="567"/>
        <w:jc w:val="both"/>
        <w:rPr>
          <w:b/>
          <w:bCs/>
          <w:sz w:val="24"/>
          <w:szCs w:val="24"/>
          <w:lang w:val="es-ES"/>
        </w:rPr>
      </w:pPr>
      <w:r w:rsidRPr="3C3B26A3">
        <w:rPr>
          <w:sz w:val="24"/>
          <w:szCs w:val="24"/>
          <w:lang w:val="es-ES"/>
        </w:rPr>
        <w:t xml:space="preserve">Como se ha explicado previamente, el algoritmo </w:t>
      </w:r>
      <w:r w:rsidRPr="3C3B26A3">
        <w:rPr>
          <w:i/>
          <w:iCs/>
          <w:sz w:val="24"/>
          <w:szCs w:val="24"/>
          <w:lang w:val="es-ES"/>
        </w:rPr>
        <w:t>k-means</w:t>
      </w:r>
      <w:r w:rsidRPr="3C3B26A3">
        <w:rPr>
          <w:sz w:val="24"/>
          <w:szCs w:val="24"/>
          <w:lang w:val="es-ES"/>
        </w:rPr>
        <w:t xml:space="preserve"> basa su funcionamiento en la asignación de puntos de datos en base al centroide que se encuentre más cerca. Este algoritmo es sencillo de utilizar y es bastante eficiente computacionalmente, sin embargo, es sensible al número de clústeres inicializados y a la asignación inicial de los centroides, que pueden otorgar resultados adversos dependiendo de los valores introducidos.</w:t>
      </w:r>
      <w:r w:rsidRPr="3C3B26A3">
        <w:rPr>
          <w:b/>
          <w:bCs/>
          <w:sz w:val="24"/>
          <w:szCs w:val="24"/>
          <w:lang w:val="es-ES"/>
        </w:rPr>
        <w:t xml:space="preserve"> </w:t>
      </w:r>
      <w:r w:rsidRPr="3C3B26A3">
        <w:rPr>
          <w:sz w:val="24"/>
          <w:szCs w:val="24"/>
          <w:lang w:val="es-ES"/>
        </w:rPr>
        <w:t xml:space="preserve">Otro punto a tener en cuenta es su forma, ya que se suelen obtener clústeres con distribución esférica, en los que pueden ser muy importantes sus puntos atípicos o </w:t>
      </w:r>
      <w:r w:rsidRPr="3C3B26A3">
        <w:rPr>
          <w:i/>
          <w:iCs/>
          <w:sz w:val="24"/>
          <w:szCs w:val="24"/>
          <w:lang w:val="es-ES"/>
        </w:rPr>
        <w:t>outliers</w:t>
      </w:r>
      <w:r w:rsidRPr="3C3B26A3">
        <w:rPr>
          <w:sz w:val="24"/>
          <w:szCs w:val="24"/>
          <w:lang w:val="es-ES"/>
        </w:rPr>
        <w:t>.</w:t>
      </w:r>
    </w:p>
    <w:p w14:paraId="1E99BF02" w14:textId="77777777" w:rsidR="002A2A4F" w:rsidRDefault="001C7EB7" w:rsidP="002A2A4F">
      <w:pPr>
        <w:spacing w:before="408" w:line="288" w:lineRule="auto"/>
        <w:ind w:firstLine="567"/>
        <w:jc w:val="both"/>
        <w:rPr>
          <w:sz w:val="24"/>
          <w:szCs w:val="24"/>
        </w:rPr>
      </w:pPr>
      <w:r w:rsidRPr="00FF058A">
        <w:rPr>
          <w:sz w:val="24"/>
          <w:szCs w:val="24"/>
        </w:rPr>
        <w:t>Simplemente, este método ha otorgado resultados muy buenos desde el principio</w:t>
      </w:r>
      <w:r w:rsidR="00D13B89" w:rsidRPr="00FF058A">
        <w:rPr>
          <w:sz w:val="24"/>
          <w:szCs w:val="24"/>
        </w:rPr>
        <w:t xml:space="preserve">, debido a su facilidad para implementarse y la capacidad de adaptación a los datos introducidos. En primer lugar, se intentó trabajar con un número </w:t>
      </w:r>
      <w:r w:rsidR="00913D21">
        <w:rPr>
          <w:sz w:val="24"/>
          <w:szCs w:val="24"/>
        </w:rPr>
        <w:t xml:space="preserve">variado </w:t>
      </w:r>
      <w:r w:rsidR="00D13B89" w:rsidRPr="00FF058A">
        <w:rPr>
          <w:sz w:val="24"/>
          <w:szCs w:val="24"/>
        </w:rPr>
        <w:t xml:space="preserve">de clústeres para observar el distinto comportamiento del método. Dado que la forma habitual del conjunto de clústeres suele parecerse a una esfera, se querían recoger los datos más céntricos y diferenciarlos del resto, sin embargo, nos hemos encontrado con 3 grupos muy diferenciados: uno central, con mayor densidad de puntos; y otros 2, uno a cada lado del clúster central, con coordenadas negativas y positivas respectivamente. Teniendo en cuenta esta distribución de los datos, la asignación del número de clústeres se ha fijado en 3. Un ejemplo de esta distribución puede ser la </w:t>
      </w:r>
      <w:r w:rsidR="00CF698A">
        <w:rPr>
          <w:sz w:val="24"/>
          <w:szCs w:val="24"/>
        </w:rPr>
        <w:t>figura 4.1</w:t>
      </w:r>
      <w:r w:rsidR="00D13B89">
        <w:t>.</w:t>
      </w:r>
      <w:r w:rsidR="002A2A4F" w:rsidRPr="002A2A4F">
        <w:rPr>
          <w:sz w:val="24"/>
          <w:szCs w:val="24"/>
        </w:rPr>
        <w:t xml:space="preserve"> </w:t>
      </w:r>
    </w:p>
    <w:p w14:paraId="79549086" w14:textId="77777777" w:rsidR="002A2A4F" w:rsidRDefault="3C3B26A3" w:rsidP="3C3B26A3">
      <w:pPr>
        <w:spacing w:before="408" w:line="288" w:lineRule="auto"/>
        <w:ind w:firstLine="567"/>
        <w:jc w:val="both"/>
        <w:rPr>
          <w:sz w:val="24"/>
          <w:szCs w:val="24"/>
          <w:lang w:val="es-ES"/>
        </w:rPr>
      </w:pPr>
      <w:r w:rsidRPr="3C3B26A3">
        <w:rPr>
          <w:sz w:val="24"/>
          <w:szCs w:val="24"/>
          <w:lang w:val="es-ES"/>
        </w:rPr>
        <w:t xml:space="preserve">Otro aspecto a tener en cuenta es el método de visualización de los datos a utilizar. En este caso, se ha trabajado con PCA y con t-SNE, siendo ambos muy diferentes entre ellos. Mientras que PCA tiene como objetivo reducir la dimensionalidad intentando mantener el mayor valor de varianza de los datos posible, t-SNE hace lo mismo intentando mantener la similitud entre datos. </w:t>
      </w:r>
    </w:p>
    <w:p w14:paraId="37EC2CD9" w14:textId="1291FFC3" w:rsidR="001C7EB7" w:rsidRPr="002A2A4F" w:rsidRDefault="3C3B26A3" w:rsidP="3C3B26A3">
      <w:pPr>
        <w:spacing w:before="408" w:line="288" w:lineRule="auto"/>
        <w:ind w:firstLine="567"/>
        <w:jc w:val="both"/>
        <w:rPr>
          <w:sz w:val="24"/>
          <w:szCs w:val="24"/>
          <w:lang w:val="es-ES"/>
        </w:rPr>
      </w:pPr>
      <w:r w:rsidRPr="3C3B26A3">
        <w:rPr>
          <w:sz w:val="24"/>
          <w:szCs w:val="24"/>
          <w:lang w:val="es-ES"/>
        </w:rPr>
        <w:t xml:space="preserve">Teniendo en cuenta que la figura 4.1 está representada por PCA, este método ha mostrado una distribución de los datos bastante sencilla de interpretar y de trabajar con ella. En la imagen se pueden observar claramente los distintos clústeres, así como los </w:t>
      </w:r>
      <w:r w:rsidRPr="3C3B26A3">
        <w:rPr>
          <w:i/>
          <w:iCs/>
          <w:sz w:val="24"/>
          <w:szCs w:val="24"/>
          <w:lang w:val="es-ES"/>
        </w:rPr>
        <w:t>outliers</w:t>
      </w:r>
      <w:r w:rsidRPr="3C3B26A3">
        <w:rPr>
          <w:sz w:val="24"/>
          <w:szCs w:val="24"/>
          <w:lang w:val="es-ES"/>
        </w:rPr>
        <w:t>.</w:t>
      </w:r>
    </w:p>
    <w:p w14:paraId="7F10781F" w14:textId="77777777" w:rsidR="00DE370C" w:rsidRDefault="00AB6886" w:rsidP="00DE370C">
      <w:pPr>
        <w:pStyle w:val="BodyText"/>
        <w:keepNext/>
        <w:widowControl/>
        <w:spacing w:before="408" w:line="288" w:lineRule="auto"/>
        <w:jc w:val="center"/>
      </w:pPr>
      <w:r>
        <w:rPr>
          <w:noProof/>
        </w:rPr>
        <w:drawing>
          <wp:inline distT="0" distB="0" distL="0" distR="0" wp14:anchorId="30FDE974" wp14:editId="3F1645A4">
            <wp:extent cx="4595447" cy="3446585"/>
            <wp:effectExtent l="0" t="0" r="0" b="1905"/>
            <wp:docPr id="1292199380"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380" name="Imagen 6" descr="Gráfico, Gráfico de dispers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8308" cy="3456230"/>
                    </a:xfrm>
                    <a:prstGeom prst="rect">
                      <a:avLst/>
                    </a:prstGeom>
                    <a:noFill/>
                    <a:ln>
                      <a:noFill/>
                    </a:ln>
                  </pic:spPr>
                </pic:pic>
              </a:graphicData>
            </a:graphic>
          </wp:inline>
        </w:drawing>
      </w:r>
    </w:p>
    <w:p w14:paraId="5C7314B5" w14:textId="274ED621" w:rsidR="00622823" w:rsidRPr="00A84ED8" w:rsidRDefault="3C3B26A3" w:rsidP="3C3B26A3">
      <w:pPr>
        <w:pStyle w:val="Caption"/>
        <w:jc w:val="center"/>
        <w:rPr>
          <w:i w:val="0"/>
          <w:iCs w:val="0"/>
          <w:color w:val="auto"/>
          <w:lang w:val="es-ES"/>
        </w:rPr>
      </w:pPr>
      <w:bookmarkStart w:id="327" w:name="_Toc169470704"/>
      <w:r w:rsidRPr="3C3B26A3">
        <w:rPr>
          <w:b/>
          <w:bCs/>
          <w:i w:val="0"/>
          <w:iCs w:val="0"/>
          <w:color w:val="auto"/>
          <w:lang w:val="es-ES"/>
        </w:rPr>
        <w:t xml:space="preserve">Figura </w:t>
      </w:r>
      <w:r w:rsidR="00DE370C" w:rsidRPr="3C3B26A3">
        <w:rPr>
          <w:b/>
          <w:bCs/>
          <w:i w:val="0"/>
          <w:iCs w:val="0"/>
          <w:color w:val="auto"/>
        </w:rPr>
        <w:fldChar w:fldCharType="begin"/>
      </w:r>
      <w:r w:rsidR="00DE370C" w:rsidRPr="3C3B26A3">
        <w:rPr>
          <w:b/>
          <w:bCs/>
          <w:i w:val="0"/>
          <w:iCs w:val="0"/>
          <w:color w:val="auto"/>
        </w:rPr>
        <w:instrText xml:space="preserve"> STYLEREF 1 \s </w:instrText>
      </w:r>
      <w:r w:rsidR="00DE370C" w:rsidRPr="3C3B26A3">
        <w:rPr>
          <w:b/>
          <w:bCs/>
          <w:i w:val="0"/>
          <w:iCs w:val="0"/>
          <w:color w:val="auto"/>
        </w:rPr>
        <w:fldChar w:fldCharType="separate"/>
      </w:r>
      <w:r w:rsidR="00226745">
        <w:rPr>
          <w:b/>
          <w:bCs/>
          <w:i w:val="0"/>
          <w:iCs w:val="0"/>
          <w:noProof/>
          <w:color w:val="auto"/>
        </w:rPr>
        <w:t>4</w:t>
      </w:r>
      <w:r w:rsidR="00DE370C" w:rsidRPr="3C3B26A3">
        <w:rPr>
          <w:b/>
          <w:bCs/>
          <w:i w:val="0"/>
          <w:iCs w:val="0"/>
          <w:color w:val="auto"/>
        </w:rPr>
        <w:fldChar w:fldCharType="end"/>
      </w:r>
      <w:r w:rsidRPr="3C3B26A3">
        <w:rPr>
          <w:b/>
          <w:bCs/>
          <w:i w:val="0"/>
          <w:iCs w:val="0"/>
          <w:color w:val="auto"/>
          <w:lang w:val="es-ES"/>
        </w:rPr>
        <w:t>.</w:t>
      </w:r>
      <w:r w:rsidR="00DE370C" w:rsidRPr="3C3B26A3">
        <w:rPr>
          <w:b/>
          <w:bCs/>
          <w:i w:val="0"/>
          <w:iCs w:val="0"/>
          <w:color w:val="auto"/>
        </w:rPr>
        <w:fldChar w:fldCharType="begin"/>
      </w:r>
      <w:r w:rsidR="00DE370C" w:rsidRPr="3C3B26A3">
        <w:rPr>
          <w:b/>
          <w:bCs/>
          <w:i w:val="0"/>
          <w:iCs w:val="0"/>
          <w:color w:val="auto"/>
        </w:rPr>
        <w:instrText xml:space="preserve"> SEQ Ilustración \* ARABIC \s 1 </w:instrText>
      </w:r>
      <w:r w:rsidR="00DE370C" w:rsidRPr="3C3B26A3">
        <w:rPr>
          <w:b/>
          <w:bCs/>
          <w:i w:val="0"/>
          <w:iCs w:val="0"/>
          <w:color w:val="auto"/>
        </w:rPr>
        <w:fldChar w:fldCharType="separate"/>
      </w:r>
      <w:r w:rsidR="00226745">
        <w:rPr>
          <w:b/>
          <w:bCs/>
          <w:i w:val="0"/>
          <w:iCs w:val="0"/>
          <w:noProof/>
          <w:color w:val="auto"/>
        </w:rPr>
        <w:t>1</w:t>
      </w:r>
      <w:r w:rsidR="00DE370C" w:rsidRPr="3C3B26A3">
        <w:rPr>
          <w:b/>
          <w:bCs/>
          <w:i w:val="0"/>
          <w:iCs w:val="0"/>
          <w:color w:val="auto"/>
        </w:rPr>
        <w:fldChar w:fldCharType="end"/>
      </w:r>
      <w:r w:rsidRPr="3C3B26A3">
        <w:rPr>
          <w:i w:val="0"/>
          <w:iCs w:val="0"/>
          <w:color w:val="auto"/>
          <w:lang w:val="es-ES"/>
        </w:rPr>
        <w:t>: Ejemplo de agrupación con PCA y k-means</w:t>
      </w:r>
      <w:bookmarkEnd w:id="327"/>
    </w:p>
    <w:p w14:paraId="4A4AED7A" w14:textId="4E9463ED" w:rsidR="008A4DDC" w:rsidRPr="008215DB" w:rsidRDefault="3C3B26A3" w:rsidP="3C3B26A3">
      <w:pPr>
        <w:spacing w:before="408" w:line="288" w:lineRule="auto"/>
        <w:ind w:firstLine="567"/>
        <w:jc w:val="both"/>
        <w:rPr>
          <w:b/>
          <w:bCs/>
          <w:sz w:val="24"/>
          <w:szCs w:val="24"/>
          <w:lang w:val="es-ES"/>
        </w:rPr>
      </w:pPr>
      <w:r w:rsidRPr="3C3B26A3">
        <w:rPr>
          <w:sz w:val="24"/>
          <w:szCs w:val="24"/>
          <w:lang w:val="es-ES"/>
        </w:rPr>
        <w:t>En cambio, la representación gráfica de los clústeres con el método t-SNE se muestra difícilmente interpretable. Esto se debe a su peculiar forma de “serpiente” que agrupa los datos de una manera poco intuitiva y en la que es difícil diferenciar entre puntos. Además, no queda muy clara la manera en la que diferencia las características de los 3 clústeres, ya que no se observan diferencias sustanciales entre los puntos de unos y de otros, como se puede ver en la figura 4.2.</w:t>
      </w:r>
    </w:p>
    <w:p w14:paraId="303F0401" w14:textId="77777777" w:rsidR="00D7149D" w:rsidRPr="00D7149D" w:rsidRDefault="00F214D0" w:rsidP="00D7149D">
      <w:pPr>
        <w:pStyle w:val="BodyText"/>
        <w:keepNext/>
        <w:widowControl/>
        <w:spacing w:before="408" w:line="288" w:lineRule="auto"/>
        <w:jc w:val="center"/>
      </w:pPr>
      <w:r w:rsidRPr="00D7149D">
        <w:rPr>
          <w:noProof/>
        </w:rPr>
        <w:drawing>
          <wp:inline distT="0" distB="0" distL="0" distR="0" wp14:anchorId="43D900C9" wp14:editId="39110894">
            <wp:extent cx="4850004" cy="3637503"/>
            <wp:effectExtent l="0" t="0" r="8255" b="1270"/>
            <wp:docPr id="115537997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9975" name="Imagen 5" descr="Gráfico, Gráfico de dispers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2522" cy="3646892"/>
                    </a:xfrm>
                    <a:prstGeom prst="rect">
                      <a:avLst/>
                    </a:prstGeom>
                    <a:noFill/>
                    <a:ln>
                      <a:noFill/>
                    </a:ln>
                  </pic:spPr>
                </pic:pic>
              </a:graphicData>
            </a:graphic>
          </wp:inline>
        </w:drawing>
      </w:r>
    </w:p>
    <w:p w14:paraId="7BB06BA3" w14:textId="6959B7E4" w:rsidR="00F214D0" w:rsidRPr="00A84ED8" w:rsidRDefault="3C3B26A3" w:rsidP="3C3B26A3">
      <w:pPr>
        <w:pStyle w:val="Caption"/>
        <w:jc w:val="center"/>
        <w:rPr>
          <w:i w:val="0"/>
          <w:iCs w:val="0"/>
          <w:color w:val="auto"/>
          <w:lang w:val="es-ES"/>
        </w:rPr>
      </w:pPr>
      <w:bookmarkStart w:id="328" w:name="_Toc169470705"/>
      <w:r w:rsidRPr="3C3B26A3">
        <w:rPr>
          <w:b/>
          <w:bCs/>
          <w:i w:val="0"/>
          <w:iCs w:val="0"/>
          <w:color w:val="auto"/>
          <w:lang w:val="es-ES"/>
        </w:rPr>
        <w:t xml:space="preserve">Figura </w:t>
      </w:r>
      <w:r w:rsidR="00D7149D" w:rsidRPr="3C3B26A3">
        <w:rPr>
          <w:b/>
          <w:bCs/>
          <w:i w:val="0"/>
          <w:iCs w:val="0"/>
          <w:color w:val="auto"/>
        </w:rPr>
        <w:fldChar w:fldCharType="begin"/>
      </w:r>
      <w:r w:rsidR="00D7149D" w:rsidRPr="3C3B26A3">
        <w:rPr>
          <w:b/>
          <w:bCs/>
          <w:i w:val="0"/>
          <w:iCs w:val="0"/>
          <w:color w:val="auto"/>
        </w:rPr>
        <w:instrText xml:space="preserve"> STYLEREF 1 \s </w:instrText>
      </w:r>
      <w:r w:rsidR="00D7149D" w:rsidRPr="3C3B26A3">
        <w:rPr>
          <w:b/>
          <w:bCs/>
          <w:i w:val="0"/>
          <w:iCs w:val="0"/>
          <w:color w:val="auto"/>
        </w:rPr>
        <w:fldChar w:fldCharType="separate"/>
      </w:r>
      <w:r w:rsidR="00226745">
        <w:rPr>
          <w:b/>
          <w:bCs/>
          <w:i w:val="0"/>
          <w:iCs w:val="0"/>
          <w:noProof/>
          <w:color w:val="auto"/>
        </w:rPr>
        <w:t>4</w:t>
      </w:r>
      <w:r w:rsidR="00D7149D" w:rsidRPr="3C3B26A3">
        <w:rPr>
          <w:b/>
          <w:bCs/>
          <w:i w:val="0"/>
          <w:iCs w:val="0"/>
          <w:color w:val="auto"/>
        </w:rPr>
        <w:fldChar w:fldCharType="end"/>
      </w:r>
      <w:r w:rsidRPr="3C3B26A3">
        <w:rPr>
          <w:b/>
          <w:bCs/>
          <w:i w:val="0"/>
          <w:iCs w:val="0"/>
          <w:color w:val="auto"/>
          <w:lang w:val="es-ES"/>
        </w:rPr>
        <w:t>.</w:t>
      </w:r>
      <w:r w:rsidR="00D7149D" w:rsidRPr="3C3B26A3">
        <w:rPr>
          <w:b/>
          <w:bCs/>
          <w:i w:val="0"/>
          <w:iCs w:val="0"/>
          <w:color w:val="auto"/>
        </w:rPr>
        <w:fldChar w:fldCharType="begin"/>
      </w:r>
      <w:r w:rsidR="00D7149D" w:rsidRPr="3C3B26A3">
        <w:rPr>
          <w:b/>
          <w:bCs/>
          <w:i w:val="0"/>
          <w:iCs w:val="0"/>
          <w:color w:val="auto"/>
        </w:rPr>
        <w:instrText xml:space="preserve"> SEQ Ilustración \* ARABIC \s 1 </w:instrText>
      </w:r>
      <w:r w:rsidR="00D7149D" w:rsidRPr="3C3B26A3">
        <w:rPr>
          <w:b/>
          <w:bCs/>
          <w:i w:val="0"/>
          <w:iCs w:val="0"/>
          <w:color w:val="auto"/>
        </w:rPr>
        <w:fldChar w:fldCharType="separate"/>
      </w:r>
      <w:r w:rsidR="00226745">
        <w:rPr>
          <w:b/>
          <w:bCs/>
          <w:i w:val="0"/>
          <w:iCs w:val="0"/>
          <w:noProof/>
          <w:color w:val="auto"/>
        </w:rPr>
        <w:t>2</w:t>
      </w:r>
      <w:r w:rsidR="00D7149D" w:rsidRPr="3C3B26A3">
        <w:rPr>
          <w:b/>
          <w:bCs/>
          <w:i w:val="0"/>
          <w:iCs w:val="0"/>
          <w:color w:val="auto"/>
        </w:rPr>
        <w:fldChar w:fldCharType="end"/>
      </w:r>
      <w:r w:rsidRPr="3C3B26A3">
        <w:rPr>
          <w:i w:val="0"/>
          <w:iCs w:val="0"/>
          <w:color w:val="auto"/>
          <w:lang w:val="es-ES"/>
        </w:rPr>
        <w:t>: Ejemplo de agrupación con t-SNE y K-Means</w:t>
      </w:r>
      <w:bookmarkEnd w:id="328"/>
    </w:p>
    <w:p w14:paraId="1E90AF12" w14:textId="16DC0AA6" w:rsidR="008D79A2" w:rsidRDefault="3C3B26A3" w:rsidP="3C3B26A3">
      <w:pPr>
        <w:spacing w:before="408" w:line="288" w:lineRule="auto"/>
        <w:ind w:firstLine="567"/>
        <w:jc w:val="both"/>
        <w:rPr>
          <w:sz w:val="24"/>
          <w:szCs w:val="24"/>
          <w:lang w:val="es-ES"/>
        </w:rPr>
      </w:pPr>
      <w:r w:rsidRPr="3C3B26A3">
        <w:rPr>
          <w:sz w:val="24"/>
          <w:szCs w:val="24"/>
          <w:lang w:val="es-ES"/>
        </w:rPr>
        <w:t>Como se comentaba anteriormente, la separación de los distintos clústeres que ha realizado el método de visualización t-SNE no deja muy clara la razón por la cual discrimina los puntos entre un clúster u otro, ya que existen puntos muy cercanos que pertenecen a otro clúster. La conclusión que hemos sacado de este método es que al tener que generar 3 clústeres exactamente, el algoritmo se ve obligado a mostrar esa separación, aunque no tenga una característica suficientemente discriminatoria para hacerlo. Es por estas razones por las que hemos decidido trabajar con el método de visualización PCA, el cual es bastante amigable visualmente y nos ayuda a distinguir diferencias entre puntos.</w:t>
      </w:r>
    </w:p>
    <w:p w14:paraId="78F6AABA" w14:textId="77777777" w:rsidR="008215DB" w:rsidRPr="008215DB" w:rsidRDefault="008215DB" w:rsidP="008215DB">
      <w:pPr>
        <w:spacing w:line="288" w:lineRule="auto"/>
        <w:ind w:firstLine="567"/>
        <w:jc w:val="both"/>
        <w:rPr>
          <w:b/>
          <w:bCs/>
          <w:sz w:val="24"/>
          <w:szCs w:val="24"/>
        </w:rPr>
      </w:pPr>
    </w:p>
    <w:p w14:paraId="7CA5CFDE" w14:textId="39A104C7" w:rsidR="008215DB" w:rsidRPr="008215DB" w:rsidRDefault="00904FCD" w:rsidP="008215DB">
      <w:pPr>
        <w:pStyle w:val="Heading5"/>
        <w:widowControl/>
        <w:numPr>
          <w:ilvl w:val="2"/>
          <w:numId w:val="5"/>
        </w:numPr>
        <w:tabs>
          <w:tab w:val="num" w:pos="764"/>
          <w:tab w:val="left" w:pos="1418"/>
        </w:tabs>
        <w:spacing w:before="120"/>
        <w:ind w:left="720"/>
        <w:jc w:val="both"/>
      </w:pPr>
      <w:r>
        <w:t xml:space="preserve"> </w:t>
      </w:r>
      <w:bookmarkStart w:id="329" w:name="_Toc169600404"/>
      <w:r>
        <w:t>DBSCAN</w:t>
      </w:r>
      <w:bookmarkEnd w:id="329"/>
    </w:p>
    <w:p w14:paraId="4C1BC478" w14:textId="082AA9A1" w:rsidR="009F6305" w:rsidRDefault="3C3B26A3" w:rsidP="3C3B26A3">
      <w:pPr>
        <w:spacing w:before="408" w:line="288" w:lineRule="auto"/>
        <w:ind w:firstLine="567"/>
        <w:jc w:val="both"/>
        <w:rPr>
          <w:sz w:val="24"/>
          <w:szCs w:val="24"/>
          <w:lang w:val="es-ES"/>
        </w:rPr>
      </w:pPr>
      <w:r w:rsidRPr="3C3B26A3">
        <w:rPr>
          <w:sz w:val="24"/>
          <w:szCs w:val="24"/>
          <w:lang w:val="es-ES"/>
        </w:rPr>
        <w:t>El método DBSCAN (</w:t>
      </w:r>
      <w:r w:rsidRPr="3C3B26A3">
        <w:rPr>
          <w:i/>
          <w:iCs/>
          <w:sz w:val="24"/>
          <w:szCs w:val="24"/>
          <w:lang w:val="es-ES"/>
        </w:rPr>
        <w:t>Density-Based Spatial Clustering of Applications with Noise</w:t>
      </w:r>
      <w:r w:rsidRPr="3C3B26A3">
        <w:rPr>
          <w:sz w:val="24"/>
          <w:szCs w:val="24"/>
          <w:lang w:val="es-ES"/>
        </w:rPr>
        <w:t>), como su propio nombre indica, basa su sistema de agrupación en la densidad de los datos. Como principal diferencia respecto a PCA, este algoritmo no necesita de una configuración inicial con el número de clústeres en los que se desea separar la muestra, sino que el propio algoritmo detecta automáticamente el número necesario. Esto supone una ventaja en cuanto a complejidad de uso, aunque se posee un menor control sobre los grupos en los que se quieren dividir los datos.</w:t>
      </w:r>
    </w:p>
    <w:p w14:paraId="4F20B512" w14:textId="131EC8D5" w:rsidR="009F6305" w:rsidRDefault="3C3B26A3" w:rsidP="3C3B26A3">
      <w:pPr>
        <w:spacing w:before="408" w:line="288" w:lineRule="auto"/>
        <w:ind w:firstLine="567"/>
        <w:jc w:val="both"/>
        <w:rPr>
          <w:sz w:val="24"/>
          <w:szCs w:val="24"/>
          <w:lang w:val="es-ES"/>
        </w:rPr>
      </w:pPr>
      <w:r w:rsidRPr="3C3B26A3">
        <w:rPr>
          <w:sz w:val="24"/>
          <w:szCs w:val="24"/>
          <w:lang w:val="es-ES"/>
        </w:rPr>
        <w:t xml:space="preserve">Aunque este método es muy utilizado para realizar operaciones de </w:t>
      </w:r>
      <w:r w:rsidRPr="3C3B26A3">
        <w:rPr>
          <w:i/>
          <w:iCs/>
          <w:sz w:val="24"/>
          <w:szCs w:val="24"/>
          <w:lang w:val="es-ES"/>
        </w:rPr>
        <w:t>clustering</w:t>
      </w:r>
      <w:r w:rsidRPr="3C3B26A3">
        <w:rPr>
          <w:sz w:val="24"/>
          <w:szCs w:val="24"/>
          <w:lang w:val="es-ES"/>
        </w:rPr>
        <w:t xml:space="preserve"> con diferentes objetivos, no nos ha proporcionado los resultados esperados de cara a poder comparar series temporales con comportamiento similar. La problemática surgida con este método es la aparición de los puntos demasiado dispersos a lo largo de la gráfica y la dificultad para poder observar la separación entre distintos clústeres. Otro motivo viene relacionado con este último, y es el gran número de clústeres generados por el algoritmo en comparación con los 3 grupos en los que dividimos los datos con PCA, que en este caso ha sido de 10 clústeres diferentes. La división de los datos en tantos grupos diferentes complica claramente su estudio y comparación, por lo que finalmente se ha optado por utilizar PCA como método principal de </w:t>
      </w:r>
      <w:r w:rsidRPr="3C3B26A3">
        <w:rPr>
          <w:i/>
          <w:iCs/>
          <w:sz w:val="24"/>
          <w:szCs w:val="24"/>
          <w:lang w:val="es-ES"/>
        </w:rPr>
        <w:t>clustering</w:t>
      </w:r>
      <w:r w:rsidRPr="3C3B26A3">
        <w:rPr>
          <w:sz w:val="24"/>
          <w:szCs w:val="24"/>
          <w:lang w:val="es-ES"/>
        </w:rPr>
        <w:t xml:space="preserve"> para el resto de las pruebas y experimentos.</w:t>
      </w:r>
    </w:p>
    <w:p w14:paraId="36DC49F2" w14:textId="6E9C655A" w:rsidR="002A2A4F" w:rsidRDefault="00CC47EB" w:rsidP="002A2A4F">
      <w:pPr>
        <w:spacing w:before="408" w:line="288" w:lineRule="auto"/>
        <w:ind w:firstLine="567"/>
        <w:jc w:val="both"/>
        <w:rPr>
          <w:sz w:val="24"/>
          <w:szCs w:val="24"/>
        </w:rPr>
      </w:pPr>
      <w:r>
        <w:rPr>
          <w:sz w:val="24"/>
          <w:szCs w:val="24"/>
        </w:rPr>
        <w:t xml:space="preserve">Como se puede observar, no se muestran representaciones gráficas de los experimentos realizados con esta metodología. Esto se debe a la </w:t>
      </w:r>
      <w:r w:rsidR="0014486C">
        <w:rPr>
          <w:sz w:val="24"/>
          <w:szCs w:val="24"/>
        </w:rPr>
        <w:t>baja calidad de distribución y representación que nos ha proporcionado</w:t>
      </w:r>
      <w:r w:rsidR="00395527">
        <w:rPr>
          <w:sz w:val="24"/>
          <w:szCs w:val="24"/>
        </w:rPr>
        <w:t xml:space="preserve"> este método, por lo que se ha optado por no mostrar dichos resultados.</w:t>
      </w:r>
      <w:r w:rsidR="00E55503">
        <w:rPr>
          <w:sz w:val="24"/>
          <w:szCs w:val="24"/>
        </w:rPr>
        <w:t xml:space="preserve"> </w:t>
      </w:r>
    </w:p>
    <w:p w14:paraId="20D5454C" w14:textId="36B5A34D" w:rsidR="002A2A4F" w:rsidRPr="002A2A4F" w:rsidRDefault="002A2A4F" w:rsidP="002A2A4F">
      <w:pPr>
        <w:widowControl/>
        <w:rPr>
          <w:sz w:val="24"/>
          <w:szCs w:val="24"/>
        </w:rPr>
      </w:pPr>
      <w:r>
        <w:rPr>
          <w:sz w:val="24"/>
          <w:szCs w:val="24"/>
        </w:rPr>
        <w:br w:type="page"/>
      </w:r>
    </w:p>
    <w:p w14:paraId="44EEAD1D" w14:textId="77777777" w:rsidR="009A0437" w:rsidRPr="009A0437" w:rsidRDefault="008D79A2" w:rsidP="009A0437">
      <w:pPr>
        <w:pStyle w:val="Heading4"/>
        <w:widowControl/>
        <w:numPr>
          <w:ilvl w:val="1"/>
          <w:numId w:val="2"/>
        </w:numPr>
        <w:tabs>
          <w:tab w:val="left" w:pos="1346"/>
          <w:tab w:val="left" w:pos="1347"/>
        </w:tabs>
        <w:spacing w:beforeAutospacing="1" w:line="336" w:lineRule="auto"/>
        <w:ind w:left="873"/>
        <w:jc w:val="both"/>
      </w:pPr>
      <w:bookmarkStart w:id="330" w:name="_Toc169600405"/>
      <w:r>
        <w:rPr>
          <w:color w:val="9A7248"/>
        </w:rPr>
        <w:t>Escalas</w:t>
      </w:r>
      <w:bookmarkEnd w:id="330"/>
    </w:p>
    <w:p w14:paraId="4BD08683" w14:textId="61B4B4C2" w:rsidR="00FF3C58" w:rsidRDefault="3C3B26A3" w:rsidP="3C3B26A3">
      <w:pPr>
        <w:pStyle w:val="BodyText"/>
        <w:widowControl/>
        <w:spacing w:before="408" w:line="288" w:lineRule="auto"/>
        <w:ind w:firstLine="567"/>
        <w:jc w:val="both"/>
        <w:rPr>
          <w:sz w:val="24"/>
          <w:szCs w:val="24"/>
          <w:lang w:val="es-ES"/>
        </w:rPr>
      </w:pPr>
      <w:r w:rsidRPr="3C3B26A3">
        <w:rPr>
          <w:sz w:val="24"/>
          <w:szCs w:val="24"/>
          <w:lang w:val="es-ES"/>
        </w:rPr>
        <w:t xml:space="preserve">Una vez probadas diferentes herramientas, tanto de agrupación como de visualización, se ha optado por utilizar el método </w:t>
      </w:r>
      <w:r w:rsidRPr="3C3B26A3">
        <w:rPr>
          <w:i/>
          <w:iCs/>
          <w:sz w:val="24"/>
          <w:szCs w:val="24"/>
          <w:lang w:val="es-ES"/>
        </w:rPr>
        <w:t>k-means</w:t>
      </w:r>
      <w:r w:rsidRPr="3C3B26A3">
        <w:rPr>
          <w:sz w:val="24"/>
          <w:szCs w:val="24"/>
          <w:lang w:val="es-ES"/>
        </w:rPr>
        <w:t xml:space="preserve"> para la división de los datos y el método PCA para su visualización gráfica, que por supuesto conlleva la reducción del número de dimensiones de los datos. En esta sección vamos a ver los resultados obtenidos para las distintas escalas que hemos utilizado en la investigación.</w:t>
      </w:r>
    </w:p>
    <w:p w14:paraId="51D258BE" w14:textId="77777777" w:rsidR="009A0437" w:rsidRPr="009A0437" w:rsidRDefault="009A0437" w:rsidP="00814E5A">
      <w:pPr>
        <w:pStyle w:val="BodyText"/>
        <w:widowControl/>
        <w:spacing w:line="288" w:lineRule="auto"/>
        <w:jc w:val="both"/>
        <w:rPr>
          <w:sz w:val="24"/>
          <w:szCs w:val="24"/>
        </w:rPr>
      </w:pPr>
    </w:p>
    <w:p w14:paraId="071595A2" w14:textId="77777777" w:rsidR="009A0437" w:rsidRPr="009A0437" w:rsidRDefault="009A0437" w:rsidP="00814E5A">
      <w:pPr>
        <w:pStyle w:val="ListParagraph"/>
        <w:keepNext/>
        <w:widowControl/>
        <w:numPr>
          <w:ilvl w:val="1"/>
          <w:numId w:val="5"/>
        </w:numPr>
        <w:tabs>
          <w:tab w:val="num" w:pos="764"/>
          <w:tab w:val="left" w:pos="1346"/>
          <w:tab w:val="left" w:pos="1347"/>
          <w:tab w:val="left" w:pos="1418"/>
        </w:tabs>
        <w:spacing w:before="120" w:line="288" w:lineRule="auto"/>
        <w:jc w:val="both"/>
        <w:outlineLvl w:val="4"/>
        <w:rPr>
          <w:b/>
          <w:bCs/>
          <w:vanish/>
          <w:color w:val="9A7248"/>
          <w:sz w:val="28"/>
          <w:szCs w:val="28"/>
        </w:rPr>
      </w:pPr>
      <w:bookmarkStart w:id="331" w:name="_Toc169362233"/>
      <w:bookmarkStart w:id="332" w:name="_Toc169362320"/>
      <w:bookmarkStart w:id="333" w:name="_Toc169362381"/>
      <w:bookmarkStart w:id="334" w:name="_Toc169363898"/>
      <w:bookmarkStart w:id="335" w:name="_Toc169433299"/>
      <w:bookmarkStart w:id="336" w:name="_Toc169433359"/>
      <w:bookmarkStart w:id="337" w:name="_Toc169438624"/>
      <w:bookmarkStart w:id="338" w:name="_Toc169545214"/>
      <w:bookmarkStart w:id="339" w:name="_Toc169548355"/>
      <w:bookmarkStart w:id="340" w:name="_Toc169600406"/>
      <w:bookmarkEnd w:id="331"/>
      <w:bookmarkEnd w:id="332"/>
      <w:bookmarkEnd w:id="333"/>
      <w:bookmarkEnd w:id="334"/>
      <w:bookmarkEnd w:id="335"/>
      <w:bookmarkEnd w:id="336"/>
      <w:bookmarkEnd w:id="337"/>
      <w:bookmarkEnd w:id="338"/>
      <w:bookmarkEnd w:id="339"/>
      <w:bookmarkEnd w:id="340"/>
    </w:p>
    <w:p w14:paraId="57A616FB" w14:textId="29F01085" w:rsidR="0026725B" w:rsidRPr="002469D6" w:rsidRDefault="009A0437" w:rsidP="00814E5A">
      <w:pPr>
        <w:pStyle w:val="Heading5"/>
        <w:widowControl/>
        <w:numPr>
          <w:ilvl w:val="2"/>
          <w:numId w:val="5"/>
        </w:numPr>
        <w:tabs>
          <w:tab w:val="num" w:pos="764"/>
          <w:tab w:val="left" w:pos="1418"/>
        </w:tabs>
        <w:spacing w:before="120" w:line="288" w:lineRule="auto"/>
        <w:ind w:left="720"/>
        <w:jc w:val="both"/>
      </w:pPr>
      <w:r>
        <w:t xml:space="preserve"> </w:t>
      </w:r>
      <w:bookmarkStart w:id="341" w:name="_Toc169600407"/>
      <w:r>
        <w:t>Escala diaria</w:t>
      </w:r>
      <w:bookmarkEnd w:id="341"/>
    </w:p>
    <w:p w14:paraId="7EA6CAC7" w14:textId="01EAEDDB" w:rsidR="00F95AAE" w:rsidRDefault="0026725B" w:rsidP="002469D6">
      <w:pPr>
        <w:spacing w:before="408" w:line="288" w:lineRule="auto"/>
        <w:ind w:firstLine="567"/>
        <w:jc w:val="both"/>
        <w:rPr>
          <w:sz w:val="24"/>
          <w:szCs w:val="24"/>
        </w:rPr>
      </w:pPr>
      <w:r>
        <w:rPr>
          <w:sz w:val="24"/>
          <w:szCs w:val="24"/>
        </w:rPr>
        <w:t>En este primer apartado, el objetivo es</w:t>
      </w:r>
      <w:r w:rsidR="00AF7F89">
        <w:rPr>
          <w:sz w:val="24"/>
          <w:szCs w:val="24"/>
        </w:rPr>
        <w:t xml:space="preserve"> realizar un análisis detallado de </w:t>
      </w:r>
      <w:r w:rsidR="00476AAC">
        <w:rPr>
          <w:sz w:val="24"/>
          <w:szCs w:val="24"/>
        </w:rPr>
        <w:t xml:space="preserve">la aplicación de las transformaciones y metodologías previamente explicadas sobre una escala diaria. </w:t>
      </w:r>
      <w:r w:rsidR="00D25EAC">
        <w:rPr>
          <w:sz w:val="24"/>
          <w:szCs w:val="24"/>
        </w:rPr>
        <w:t xml:space="preserve">Haciendo uso de escalas “pequeñas” como esta podemos </w:t>
      </w:r>
      <w:r w:rsidR="009C15C7">
        <w:rPr>
          <w:sz w:val="24"/>
          <w:szCs w:val="24"/>
        </w:rPr>
        <w:t>detectar características con mayor detalle de las señales</w:t>
      </w:r>
      <w:r w:rsidR="0041643A">
        <w:rPr>
          <w:sz w:val="24"/>
          <w:szCs w:val="24"/>
        </w:rPr>
        <w:t>, es decir, comportamientos breves en el tiempo y que tengan el suficiente impacto.</w:t>
      </w:r>
    </w:p>
    <w:p w14:paraId="7236D7DD" w14:textId="062AC243" w:rsidR="00F51E34" w:rsidRPr="002469D6" w:rsidRDefault="00F95AAE" w:rsidP="002469D6">
      <w:pPr>
        <w:spacing w:before="408" w:line="288" w:lineRule="auto"/>
        <w:ind w:firstLine="567"/>
        <w:rPr>
          <w:sz w:val="24"/>
          <w:szCs w:val="24"/>
          <w:lang w:val="es-ES"/>
        </w:rPr>
      </w:pPr>
      <w:r>
        <w:rPr>
          <w:sz w:val="24"/>
          <w:szCs w:val="24"/>
          <w:lang w:val="es-ES"/>
        </w:rPr>
        <w:t>En la siguiente imagen podemos observar la representación obtenida con los datos divididos en los 3 clústeres deseados</w:t>
      </w:r>
      <w:r w:rsidR="002E2465">
        <w:rPr>
          <w:sz w:val="24"/>
          <w:szCs w:val="24"/>
          <w:lang w:val="es-ES"/>
        </w:rPr>
        <w:t xml:space="preserve">. Dado que la componente principal es la que posee una mayor cantidad de información a la hora de discriminar los datos, tiene mucho sentido que la división de los clústeres </w:t>
      </w:r>
      <w:r w:rsidR="009F6305">
        <w:rPr>
          <w:sz w:val="24"/>
          <w:szCs w:val="24"/>
          <w:lang w:val="es-ES"/>
        </w:rPr>
        <w:t>sea principalmente</w:t>
      </w:r>
      <w:r w:rsidR="002E2465">
        <w:rPr>
          <w:sz w:val="24"/>
          <w:szCs w:val="24"/>
          <w:lang w:val="es-ES"/>
        </w:rPr>
        <w:t xml:space="preserve"> respecto al eje horizontal.</w:t>
      </w:r>
    </w:p>
    <w:p w14:paraId="16A35009" w14:textId="77777777" w:rsidR="00D7149D" w:rsidRDefault="00F51E34" w:rsidP="00D7149D">
      <w:pPr>
        <w:keepNext/>
        <w:spacing w:line="288" w:lineRule="auto"/>
        <w:jc w:val="center"/>
      </w:pPr>
      <w:r>
        <w:rPr>
          <w:noProof/>
        </w:rPr>
        <w:drawing>
          <wp:inline distT="0" distB="0" distL="0" distR="0" wp14:anchorId="55C44E93" wp14:editId="36458EAB">
            <wp:extent cx="4779034" cy="3584276"/>
            <wp:effectExtent l="0" t="0" r="2540" b="0"/>
            <wp:docPr id="678484913"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4913" name="Imagen 2" descr="Gráfico, Gráfico de dispers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1661" cy="3593746"/>
                    </a:xfrm>
                    <a:prstGeom prst="rect">
                      <a:avLst/>
                    </a:prstGeom>
                    <a:noFill/>
                    <a:ln>
                      <a:noFill/>
                    </a:ln>
                  </pic:spPr>
                </pic:pic>
              </a:graphicData>
            </a:graphic>
          </wp:inline>
        </w:drawing>
      </w:r>
    </w:p>
    <w:p w14:paraId="78664ECC" w14:textId="38224F4D" w:rsidR="002E2465" w:rsidRPr="00A84ED8" w:rsidRDefault="3C3B26A3" w:rsidP="3C3B26A3">
      <w:pPr>
        <w:pStyle w:val="Caption"/>
        <w:jc w:val="center"/>
        <w:rPr>
          <w:i w:val="0"/>
          <w:iCs w:val="0"/>
          <w:color w:val="auto"/>
          <w:lang w:val="es-ES"/>
        </w:rPr>
      </w:pPr>
      <w:bookmarkStart w:id="342" w:name="_Toc169470706"/>
      <w:r w:rsidRPr="3C3B26A3">
        <w:rPr>
          <w:b/>
          <w:bCs/>
          <w:i w:val="0"/>
          <w:iCs w:val="0"/>
          <w:color w:val="auto"/>
          <w:lang w:val="es-ES"/>
        </w:rPr>
        <w:t xml:space="preserve">Figura </w:t>
      </w:r>
      <w:r w:rsidR="00D7149D" w:rsidRPr="3C3B26A3">
        <w:rPr>
          <w:b/>
          <w:bCs/>
          <w:i w:val="0"/>
          <w:iCs w:val="0"/>
          <w:color w:val="auto"/>
        </w:rPr>
        <w:fldChar w:fldCharType="begin"/>
      </w:r>
      <w:r w:rsidR="00D7149D" w:rsidRPr="3C3B26A3">
        <w:rPr>
          <w:b/>
          <w:bCs/>
          <w:i w:val="0"/>
          <w:iCs w:val="0"/>
          <w:color w:val="auto"/>
        </w:rPr>
        <w:instrText xml:space="preserve"> STYLEREF 1 \s </w:instrText>
      </w:r>
      <w:r w:rsidR="00D7149D" w:rsidRPr="3C3B26A3">
        <w:rPr>
          <w:b/>
          <w:bCs/>
          <w:i w:val="0"/>
          <w:iCs w:val="0"/>
          <w:color w:val="auto"/>
        </w:rPr>
        <w:fldChar w:fldCharType="separate"/>
      </w:r>
      <w:r w:rsidR="00226745">
        <w:rPr>
          <w:b/>
          <w:bCs/>
          <w:i w:val="0"/>
          <w:iCs w:val="0"/>
          <w:noProof/>
          <w:color w:val="auto"/>
        </w:rPr>
        <w:t>4</w:t>
      </w:r>
      <w:r w:rsidR="00D7149D" w:rsidRPr="3C3B26A3">
        <w:rPr>
          <w:b/>
          <w:bCs/>
          <w:i w:val="0"/>
          <w:iCs w:val="0"/>
          <w:color w:val="auto"/>
        </w:rPr>
        <w:fldChar w:fldCharType="end"/>
      </w:r>
      <w:r w:rsidRPr="3C3B26A3">
        <w:rPr>
          <w:b/>
          <w:bCs/>
          <w:i w:val="0"/>
          <w:iCs w:val="0"/>
          <w:color w:val="auto"/>
          <w:lang w:val="es-ES"/>
        </w:rPr>
        <w:t>.</w:t>
      </w:r>
      <w:r w:rsidR="00D7149D" w:rsidRPr="3C3B26A3">
        <w:rPr>
          <w:b/>
          <w:bCs/>
          <w:i w:val="0"/>
          <w:iCs w:val="0"/>
          <w:color w:val="auto"/>
        </w:rPr>
        <w:fldChar w:fldCharType="begin"/>
      </w:r>
      <w:r w:rsidR="00D7149D" w:rsidRPr="3C3B26A3">
        <w:rPr>
          <w:b/>
          <w:bCs/>
          <w:i w:val="0"/>
          <w:iCs w:val="0"/>
          <w:color w:val="auto"/>
        </w:rPr>
        <w:instrText xml:space="preserve"> SEQ Ilustración \* ARABIC \s 1 </w:instrText>
      </w:r>
      <w:r w:rsidR="00D7149D" w:rsidRPr="3C3B26A3">
        <w:rPr>
          <w:b/>
          <w:bCs/>
          <w:i w:val="0"/>
          <w:iCs w:val="0"/>
          <w:color w:val="auto"/>
        </w:rPr>
        <w:fldChar w:fldCharType="separate"/>
      </w:r>
      <w:r w:rsidR="00226745">
        <w:rPr>
          <w:b/>
          <w:bCs/>
          <w:i w:val="0"/>
          <w:iCs w:val="0"/>
          <w:noProof/>
          <w:color w:val="auto"/>
        </w:rPr>
        <w:t>3</w:t>
      </w:r>
      <w:r w:rsidR="00D7149D" w:rsidRPr="3C3B26A3">
        <w:rPr>
          <w:b/>
          <w:bCs/>
          <w:i w:val="0"/>
          <w:iCs w:val="0"/>
          <w:color w:val="auto"/>
        </w:rPr>
        <w:fldChar w:fldCharType="end"/>
      </w:r>
      <w:r w:rsidRPr="3C3B26A3">
        <w:rPr>
          <w:i w:val="0"/>
          <w:iCs w:val="0"/>
          <w:color w:val="auto"/>
          <w:lang w:val="es-ES"/>
        </w:rPr>
        <w:t>: Agrupación con PCA y K-Means utilizando escala diaria</w:t>
      </w:r>
      <w:bookmarkEnd w:id="342"/>
    </w:p>
    <w:p w14:paraId="1D81DBC5" w14:textId="67DDA084" w:rsidR="002469D6" w:rsidRPr="002469D6" w:rsidRDefault="001E100B" w:rsidP="00A84ED8">
      <w:pPr>
        <w:spacing w:before="408" w:line="288" w:lineRule="auto"/>
        <w:ind w:firstLine="567"/>
        <w:jc w:val="both"/>
        <w:rPr>
          <w:b/>
          <w:bCs/>
          <w:sz w:val="24"/>
          <w:szCs w:val="24"/>
        </w:rPr>
      </w:pPr>
      <w:r>
        <w:rPr>
          <w:sz w:val="24"/>
          <w:szCs w:val="24"/>
          <w:lang w:val="es-ES"/>
        </w:rPr>
        <w:t xml:space="preserve">Analizando la imagen nos encontramos con una zona céntrica muy poblada con forma redondeada donde encontramos la gran mayoría de los puntos. Aunque es la zona de mayor densidad y merece un análisis propio, también daremos mucha importancia a los puntos más alejado o atípicos de la gráfica, llamados </w:t>
      </w:r>
      <w:r w:rsidRPr="00627149">
        <w:rPr>
          <w:i/>
          <w:iCs/>
          <w:sz w:val="24"/>
          <w:szCs w:val="24"/>
          <w:lang w:val="es-ES"/>
        </w:rPr>
        <w:t>outliers</w:t>
      </w:r>
      <w:r>
        <w:rPr>
          <w:sz w:val="24"/>
          <w:szCs w:val="24"/>
          <w:lang w:val="es-ES"/>
        </w:rPr>
        <w:t>, ya que al ser más diferentes al resto nos pueden proporcionar un aporte de información diferente. Además, podemos ver la cercanía que tienen los centroides entre sí, lo que nos indica la gran densidad en torno a las coordenadas (0, 0) y la similitud entre los puntos de diferentes clústeres.</w:t>
      </w:r>
    </w:p>
    <w:p w14:paraId="0FF318F7" w14:textId="1FD81C9E" w:rsidR="00104AAD" w:rsidRDefault="005B115C" w:rsidP="00A84ED8">
      <w:pPr>
        <w:spacing w:before="408"/>
        <w:rPr>
          <w:b/>
          <w:bCs/>
          <w:sz w:val="32"/>
          <w:szCs w:val="32"/>
        </w:rPr>
      </w:pPr>
      <w:r>
        <w:rPr>
          <w:noProof/>
        </w:rPr>
        <w:drawing>
          <wp:inline distT="0" distB="0" distL="0" distR="0" wp14:anchorId="736D7779" wp14:editId="27204740">
            <wp:extent cx="2998360" cy="2250967"/>
            <wp:effectExtent l="0" t="0" r="0" b="0"/>
            <wp:docPr id="725852659"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52659" name="Imagen 5"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5034" cy="2263485"/>
                    </a:xfrm>
                    <a:prstGeom prst="rect">
                      <a:avLst/>
                    </a:prstGeom>
                    <a:noFill/>
                    <a:ln>
                      <a:noFill/>
                    </a:ln>
                  </pic:spPr>
                </pic:pic>
              </a:graphicData>
            </a:graphic>
          </wp:inline>
        </w:drawing>
      </w:r>
      <w:r w:rsidR="002418F6">
        <w:rPr>
          <w:noProof/>
        </w:rPr>
        <w:drawing>
          <wp:inline distT="0" distB="0" distL="0" distR="0" wp14:anchorId="2D70820B" wp14:editId="19F9BDE7">
            <wp:extent cx="2975251" cy="2233619"/>
            <wp:effectExtent l="0" t="0" r="0" b="0"/>
            <wp:docPr id="482575822"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75822" name="Imagen 6" descr="Gráfic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0661" cy="2245188"/>
                    </a:xfrm>
                    <a:prstGeom prst="rect">
                      <a:avLst/>
                    </a:prstGeom>
                    <a:noFill/>
                    <a:ln>
                      <a:noFill/>
                    </a:ln>
                  </pic:spPr>
                </pic:pic>
              </a:graphicData>
            </a:graphic>
          </wp:inline>
        </w:drawing>
      </w:r>
    </w:p>
    <w:p w14:paraId="5B013794" w14:textId="02BC70DA" w:rsidR="00FE577B" w:rsidRDefault="00DB3366" w:rsidP="00FE577B">
      <w:pPr>
        <w:keepNext/>
      </w:pPr>
      <w:r>
        <w:rPr>
          <w:noProof/>
        </w:rPr>
        <w:drawing>
          <wp:inline distT="0" distB="0" distL="0" distR="0" wp14:anchorId="4573C9BB" wp14:editId="10603BA3">
            <wp:extent cx="2984739" cy="2240742"/>
            <wp:effectExtent l="0" t="0" r="6350" b="7620"/>
            <wp:docPr id="493907456"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07456" name="Imagen 7" descr="Gráfic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5220" cy="2248611"/>
                    </a:xfrm>
                    <a:prstGeom prst="rect">
                      <a:avLst/>
                    </a:prstGeom>
                    <a:noFill/>
                    <a:ln>
                      <a:noFill/>
                    </a:ln>
                  </pic:spPr>
                </pic:pic>
              </a:graphicData>
            </a:graphic>
          </wp:inline>
        </w:drawing>
      </w:r>
      <w:r w:rsidR="00FA0690">
        <w:rPr>
          <w:noProof/>
        </w:rPr>
        <w:drawing>
          <wp:inline distT="0" distB="0" distL="0" distR="0" wp14:anchorId="2217AB49" wp14:editId="255CD7DB">
            <wp:extent cx="3001992" cy="2253694"/>
            <wp:effectExtent l="0" t="0" r="8255" b="0"/>
            <wp:docPr id="529017139"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7139" name="Imagen 8" descr="Gráfico, Histogram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9454" cy="2259296"/>
                    </a:xfrm>
                    <a:prstGeom prst="rect">
                      <a:avLst/>
                    </a:prstGeom>
                    <a:noFill/>
                    <a:ln>
                      <a:noFill/>
                    </a:ln>
                  </pic:spPr>
                </pic:pic>
              </a:graphicData>
            </a:graphic>
          </wp:inline>
        </w:drawing>
      </w:r>
    </w:p>
    <w:p w14:paraId="71E3AB74" w14:textId="78A48C21" w:rsidR="00104AAD" w:rsidRPr="00A84ED8" w:rsidRDefault="00FE577B" w:rsidP="00216CBD">
      <w:pPr>
        <w:pStyle w:val="Caption"/>
        <w:jc w:val="center"/>
        <w:rPr>
          <w:i w:val="0"/>
          <w:iCs w:val="0"/>
          <w:color w:val="auto"/>
        </w:rPr>
      </w:pPr>
      <w:bookmarkStart w:id="343" w:name="_Toc169470707"/>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Pr="00A84ED8">
        <w:rPr>
          <w:i w:val="0"/>
          <w:iCs w:val="0"/>
          <w:color w:val="auto"/>
        </w:rPr>
        <w:t>: Series temporales más cercanas a la coordenada (0,0)</w:t>
      </w:r>
      <w:bookmarkEnd w:id="343"/>
    </w:p>
    <w:p w14:paraId="63D7D80D" w14:textId="513E30FA" w:rsidR="009F6305" w:rsidRDefault="11C4A362" w:rsidP="000C5252">
      <w:pPr>
        <w:spacing w:before="408" w:line="288" w:lineRule="auto"/>
        <w:ind w:firstLine="567"/>
        <w:jc w:val="both"/>
        <w:rPr>
          <w:b/>
          <w:bCs/>
          <w:sz w:val="24"/>
          <w:szCs w:val="24"/>
        </w:rPr>
      </w:pPr>
      <w:r w:rsidRPr="11C4A362">
        <w:rPr>
          <w:sz w:val="24"/>
          <w:szCs w:val="24"/>
        </w:rPr>
        <w:t xml:space="preserve">Este grupo de imágenes representa las 4 series temporales más cercanas al punto (0, 0) de la representación de los clústeres, por lo tanto, pertenecientes al clúster central (color </w:t>
      </w:r>
      <w:r w:rsidR="000B3815">
        <w:rPr>
          <w:sz w:val="24"/>
          <w:szCs w:val="24"/>
        </w:rPr>
        <w:t>azul</w:t>
      </w:r>
      <w:r w:rsidRPr="11C4A362">
        <w:rPr>
          <w:sz w:val="24"/>
          <w:szCs w:val="24"/>
        </w:rPr>
        <w:t>). Como podemos ver, el nombre de cada una de las direcciones aparece como título de las gráficas.</w:t>
      </w:r>
    </w:p>
    <w:p w14:paraId="08F75442" w14:textId="1DA2FC3C" w:rsidR="009F6305" w:rsidRDefault="3C3B26A3" w:rsidP="3C3B26A3">
      <w:pPr>
        <w:spacing w:before="408" w:line="288" w:lineRule="auto"/>
        <w:ind w:firstLine="567"/>
        <w:jc w:val="both"/>
        <w:rPr>
          <w:b/>
          <w:bCs/>
          <w:sz w:val="24"/>
          <w:szCs w:val="24"/>
          <w:lang w:val="es-ES"/>
        </w:rPr>
      </w:pPr>
      <w:r w:rsidRPr="3C3B26A3">
        <w:rPr>
          <w:sz w:val="24"/>
          <w:szCs w:val="24"/>
          <w:lang w:val="es-ES"/>
        </w:rPr>
        <w:t>A la hora de realizar un análisis sobre estas y futuras gráficas debemos tener en cuenta que el objetivo es buscar series temporales que tengan cierto parecido o similitud a simple vista y puede que, de manera desordenada. Esto es, la posible existencia de un pico en un momento inicial de una gráfica tiene cierta similitud a otra serie que tenga ese mismo pico en un momento más tardío. Esto se debe al método que estamos investigando, ya que la temporalidad queda en un segundo plano.</w:t>
      </w:r>
    </w:p>
    <w:p w14:paraId="0097C966" w14:textId="472D1118" w:rsidR="009F6305" w:rsidRDefault="3C3B26A3" w:rsidP="3C3B26A3">
      <w:pPr>
        <w:spacing w:before="408" w:line="288" w:lineRule="auto"/>
        <w:ind w:firstLine="567"/>
        <w:jc w:val="both"/>
        <w:rPr>
          <w:b/>
          <w:bCs/>
          <w:sz w:val="24"/>
          <w:szCs w:val="24"/>
          <w:lang w:val="es-ES"/>
        </w:rPr>
      </w:pPr>
      <w:r w:rsidRPr="3C3B26A3">
        <w:rPr>
          <w:sz w:val="24"/>
          <w:szCs w:val="24"/>
          <w:lang w:val="es-ES"/>
        </w:rPr>
        <w:t>Observando las gráficas podemos observar que existen ciertos parecidos al igual que diferencias. Por ejemplo, tomando las 2 primeras gráficas, podemos adivinar la existencia de un comportamiento bastante estable y con poca carga media a lo largo de ambas señales. Tenemos además la existencia en ambas de varios picos puntuales de carga en distintos momentos del tiempo, por lo que este sería un ejemplo de lo que estamos buscando. La tercera gráfica tiene también comportamientos puntuales de mayor carga, sin embargo, posee saltos de unos puntos a otros debido a falta de información en esos momentos. Finalmente, tenemos una cuarta gráfica que difiera totalmente del resto, ya que posee una carga habitual mucho mayor y con carácter ascendente, lo cual no es el caso de las demás. Esta diferencia es lógica teniendo en cuenta la gran variedad de puntos que existe en una zona tan densa de puntos como es la central, unido a la forma en la que están calculados los descriptores, que es realizando la media entre el número de descriptores existentes. Este comportamiento es común, tanto al clúster central con centroide en las coordenadas centrales (0, 0), como para los otros 2 clústeres ubicados 1 a cada lado de este, por lo que se suponen las mismas conclusiones de los puntos más centrados de los 3 clústeres.</w:t>
      </w:r>
    </w:p>
    <w:p w14:paraId="2747032A" w14:textId="3BC31DC6" w:rsidR="00E375EE" w:rsidRPr="00A84ED8" w:rsidRDefault="3C3B26A3" w:rsidP="3C3B26A3">
      <w:pPr>
        <w:spacing w:before="408" w:line="288" w:lineRule="auto"/>
        <w:ind w:firstLine="567"/>
        <w:jc w:val="both"/>
        <w:rPr>
          <w:b/>
          <w:bCs/>
          <w:sz w:val="24"/>
          <w:szCs w:val="24"/>
          <w:lang w:val="es-ES"/>
        </w:rPr>
      </w:pPr>
      <w:r w:rsidRPr="3C3B26A3">
        <w:rPr>
          <w:sz w:val="24"/>
          <w:szCs w:val="24"/>
          <w:lang w:val="es-ES"/>
        </w:rPr>
        <w:t>Cabe comentar que la obtención de las direcciones IP relativas a los puntos representados en la gráfica se realiza gracias al diccionario donde se guardan los descriptores de cada dirección, como se había comentado previamente. Una vez identificada la dirección IP podemos comparar su serie temporal con la del resto.</w:t>
      </w:r>
      <w:r w:rsidRPr="3C3B26A3">
        <w:rPr>
          <w:b/>
          <w:bCs/>
          <w:sz w:val="24"/>
          <w:szCs w:val="24"/>
          <w:lang w:val="es-ES"/>
        </w:rPr>
        <w:t xml:space="preserve"> </w:t>
      </w:r>
      <w:r w:rsidRPr="3C3B26A3">
        <w:rPr>
          <w:sz w:val="24"/>
          <w:szCs w:val="24"/>
          <w:lang w:val="es-ES"/>
        </w:rPr>
        <w:t xml:space="preserve">Aunque el estudio de la zona central es necesario e interesante, dado que existe una cierta dispersión de puntos alrededor del núcleo central, es importante realizar un análisis de los puntos más alejados de los centroides, que a su vez se encuentran relativamente cerca de otros puntos. El estudio de este tipo de puntos llamados </w:t>
      </w:r>
      <w:r w:rsidRPr="3C3B26A3">
        <w:rPr>
          <w:i/>
          <w:iCs/>
          <w:sz w:val="24"/>
          <w:szCs w:val="24"/>
          <w:lang w:val="es-ES"/>
        </w:rPr>
        <w:t>outliers</w:t>
      </w:r>
      <w:r w:rsidRPr="3C3B26A3">
        <w:rPr>
          <w:sz w:val="24"/>
          <w:szCs w:val="24"/>
          <w:lang w:val="es-ES"/>
        </w:rPr>
        <w:t xml:space="preserve"> es importante de cara a identificar posibles series temporales anómalas o distintas al resto, cuya existencia es el propósito de este trabajo.</w:t>
      </w:r>
      <w:r w:rsidRPr="3C3B26A3">
        <w:rPr>
          <w:b/>
          <w:bCs/>
          <w:sz w:val="24"/>
          <w:szCs w:val="24"/>
          <w:lang w:val="es-ES"/>
        </w:rPr>
        <w:t xml:space="preserve"> </w:t>
      </w:r>
      <w:r w:rsidRPr="3C3B26A3">
        <w:rPr>
          <w:sz w:val="24"/>
          <w:szCs w:val="24"/>
          <w:lang w:val="es-ES"/>
        </w:rPr>
        <w:t xml:space="preserve">Tomando una pareja de puntos externos a la zona central podemos hacer un estudio de este tipo de </w:t>
      </w:r>
      <w:r w:rsidRPr="3C3B26A3">
        <w:rPr>
          <w:i/>
          <w:iCs/>
          <w:sz w:val="24"/>
          <w:szCs w:val="24"/>
          <w:lang w:val="es-ES"/>
        </w:rPr>
        <w:t>outliers</w:t>
      </w:r>
      <w:r w:rsidRPr="3C3B26A3">
        <w:rPr>
          <w:sz w:val="24"/>
          <w:szCs w:val="24"/>
          <w:lang w:val="es-ES"/>
        </w:rPr>
        <w:t>. Cogiendo siempre como referencia la representación gráfica del clúster, hemos querido comparar los puntos más cercanos a la zona inferior izquierda, más concretamente los puntos alrededor de la coordenada (-8, -0.35).</w:t>
      </w:r>
    </w:p>
    <w:p w14:paraId="226DB208" w14:textId="550C71A2" w:rsidR="00216CBD" w:rsidRDefault="007A3D6D" w:rsidP="00A84ED8">
      <w:pPr>
        <w:keepNext/>
        <w:spacing w:before="408" w:line="360" w:lineRule="auto"/>
        <w:jc w:val="both"/>
      </w:pPr>
      <w:r>
        <w:rPr>
          <w:noProof/>
        </w:rPr>
        <w:drawing>
          <wp:inline distT="0" distB="0" distL="0" distR="0" wp14:anchorId="6CB06C93" wp14:editId="3C746496">
            <wp:extent cx="3001992" cy="2253695"/>
            <wp:effectExtent l="0" t="0" r="8255" b="0"/>
            <wp:docPr id="337042763"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42763" name="Imagen 9" descr="Gráfico, Histogram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1806" cy="2276078"/>
                    </a:xfrm>
                    <a:prstGeom prst="rect">
                      <a:avLst/>
                    </a:prstGeom>
                    <a:noFill/>
                    <a:ln>
                      <a:noFill/>
                    </a:ln>
                  </pic:spPr>
                </pic:pic>
              </a:graphicData>
            </a:graphic>
          </wp:inline>
        </w:drawing>
      </w:r>
      <w:r w:rsidR="00487AF4">
        <w:rPr>
          <w:noProof/>
        </w:rPr>
        <w:drawing>
          <wp:inline distT="0" distB="0" distL="0" distR="0" wp14:anchorId="630D1C41" wp14:editId="3653E9F8">
            <wp:extent cx="2992302" cy="2246418"/>
            <wp:effectExtent l="0" t="0" r="0" b="1905"/>
            <wp:docPr id="1751578614"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8614" name="Imagen 10" descr="Gráfico, Histo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9438" cy="2296819"/>
                    </a:xfrm>
                    <a:prstGeom prst="rect">
                      <a:avLst/>
                    </a:prstGeom>
                    <a:noFill/>
                    <a:ln>
                      <a:noFill/>
                    </a:ln>
                  </pic:spPr>
                </pic:pic>
              </a:graphicData>
            </a:graphic>
          </wp:inline>
        </w:drawing>
      </w:r>
    </w:p>
    <w:p w14:paraId="7A4C52F9" w14:textId="72189D90" w:rsidR="009F6305" w:rsidRPr="00A84ED8" w:rsidRDefault="00216CBD" w:rsidP="00216CBD">
      <w:pPr>
        <w:pStyle w:val="Caption"/>
        <w:jc w:val="center"/>
        <w:rPr>
          <w:i w:val="0"/>
          <w:iCs w:val="0"/>
          <w:color w:val="auto"/>
        </w:rPr>
      </w:pPr>
      <w:bookmarkStart w:id="344" w:name="_Toc169470708"/>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5</w:t>
      </w:r>
      <w:r w:rsidR="00716595" w:rsidRPr="00A84ED8">
        <w:rPr>
          <w:b/>
          <w:bCs/>
          <w:i w:val="0"/>
          <w:iCs w:val="0"/>
          <w:color w:val="auto"/>
        </w:rPr>
        <w:fldChar w:fldCharType="end"/>
      </w:r>
      <w:r w:rsidRPr="00A84ED8">
        <w:rPr>
          <w:i w:val="0"/>
          <w:iCs w:val="0"/>
          <w:color w:val="auto"/>
        </w:rPr>
        <w:t>: Series temporales más cercanas a la coordenada (-8, -0.35)</w:t>
      </w:r>
      <w:bookmarkEnd w:id="344"/>
    </w:p>
    <w:p w14:paraId="68E71A19" w14:textId="5CAB0D57" w:rsidR="009F6305" w:rsidRDefault="3C3B26A3" w:rsidP="3C3B26A3">
      <w:pPr>
        <w:spacing w:before="408" w:line="288" w:lineRule="auto"/>
        <w:ind w:firstLine="567"/>
        <w:jc w:val="both"/>
        <w:rPr>
          <w:b/>
          <w:bCs/>
          <w:sz w:val="24"/>
          <w:szCs w:val="24"/>
          <w:lang w:val="es-ES"/>
        </w:rPr>
      </w:pPr>
      <w:r w:rsidRPr="3C3B26A3">
        <w:rPr>
          <w:sz w:val="24"/>
          <w:szCs w:val="24"/>
          <w:lang w:val="es-ES"/>
        </w:rPr>
        <w:t>Como podemos ver en este análisis, esto es un claro ejemplo del comportamiento que estamos buscando y tenemos como objetivo. Se ve claramente las diferencias entre ambas gráficas, sin embargo, vemos como se producen cambios en el comportamiento de las series en momentos temporales y situaciones diferentes. La principal característica es el cambio radical que presentan ambas series, pasando de unos niveles de carga bajos y estables hacia unos mucho más altas y fluctuantes.</w:t>
      </w:r>
    </w:p>
    <w:p w14:paraId="7F7123BA" w14:textId="4B146803" w:rsidR="007E17AC" w:rsidRPr="009F6305" w:rsidRDefault="3C3B26A3" w:rsidP="3C3B26A3">
      <w:pPr>
        <w:spacing w:before="408" w:line="288" w:lineRule="auto"/>
        <w:ind w:firstLine="567"/>
        <w:jc w:val="both"/>
        <w:rPr>
          <w:b/>
          <w:bCs/>
          <w:sz w:val="24"/>
          <w:szCs w:val="24"/>
          <w:lang w:val="es-ES"/>
        </w:rPr>
      </w:pPr>
      <w:r w:rsidRPr="3C3B26A3">
        <w:rPr>
          <w:sz w:val="24"/>
          <w:szCs w:val="24"/>
          <w:lang w:val="es-ES"/>
        </w:rPr>
        <w:t>Este tipo de cambio en el nivel de carga de un servidor es bastante notable, y el hecho de que ambos descriptores de las series temporales tengan similitud nos hace pensar en la posibilidad de detección de este tipo de cambios y variaciones.</w:t>
      </w:r>
    </w:p>
    <w:p w14:paraId="3C2BD127" w14:textId="77777777" w:rsidR="00330198" w:rsidRDefault="00330198" w:rsidP="00330198">
      <w:pPr>
        <w:spacing w:line="288" w:lineRule="auto"/>
        <w:jc w:val="both"/>
        <w:rPr>
          <w:sz w:val="24"/>
          <w:szCs w:val="24"/>
        </w:rPr>
      </w:pPr>
    </w:p>
    <w:p w14:paraId="0DE61BFF" w14:textId="77777777" w:rsidR="000C5252" w:rsidRPr="002A3961" w:rsidRDefault="000C5252" w:rsidP="00330198">
      <w:pPr>
        <w:spacing w:line="288" w:lineRule="auto"/>
        <w:jc w:val="both"/>
        <w:rPr>
          <w:sz w:val="24"/>
          <w:szCs w:val="24"/>
        </w:rPr>
      </w:pPr>
    </w:p>
    <w:p w14:paraId="213967CE" w14:textId="0915E08E" w:rsidR="009A0437" w:rsidRDefault="009A0437" w:rsidP="009A0437">
      <w:pPr>
        <w:pStyle w:val="Heading5"/>
        <w:widowControl/>
        <w:numPr>
          <w:ilvl w:val="2"/>
          <w:numId w:val="5"/>
        </w:numPr>
        <w:tabs>
          <w:tab w:val="num" w:pos="764"/>
          <w:tab w:val="left" w:pos="1418"/>
        </w:tabs>
        <w:spacing w:before="120"/>
        <w:ind w:left="720"/>
        <w:jc w:val="both"/>
      </w:pPr>
      <w:r>
        <w:t xml:space="preserve"> </w:t>
      </w:r>
      <w:bookmarkStart w:id="345" w:name="_Toc169600408"/>
      <w:r>
        <w:t>Escala semanal</w:t>
      </w:r>
      <w:bookmarkEnd w:id="345"/>
    </w:p>
    <w:p w14:paraId="63BEFB96" w14:textId="7CC7088F" w:rsidR="009F6305" w:rsidRDefault="0041643A" w:rsidP="00FD58DA">
      <w:pPr>
        <w:spacing w:before="408" w:line="288" w:lineRule="auto"/>
        <w:ind w:firstLine="567"/>
        <w:jc w:val="both"/>
        <w:rPr>
          <w:b/>
          <w:bCs/>
          <w:sz w:val="24"/>
          <w:szCs w:val="24"/>
        </w:rPr>
      </w:pPr>
      <w:r>
        <w:rPr>
          <w:sz w:val="24"/>
          <w:szCs w:val="24"/>
        </w:rPr>
        <w:t>Al contrario</w:t>
      </w:r>
      <w:r w:rsidR="00EF23C3">
        <w:rPr>
          <w:sz w:val="24"/>
          <w:szCs w:val="24"/>
        </w:rPr>
        <w:t xml:space="preserve"> que en la escala diaria, con esta escala semanal el objetivo es </w:t>
      </w:r>
      <w:r w:rsidR="002D13B4">
        <w:rPr>
          <w:sz w:val="24"/>
          <w:szCs w:val="24"/>
        </w:rPr>
        <w:t>detectar características y patrones de largo plazo</w:t>
      </w:r>
      <w:r w:rsidR="005B458C">
        <w:rPr>
          <w:sz w:val="24"/>
          <w:szCs w:val="24"/>
        </w:rPr>
        <w:t xml:space="preserve"> o comportamientos que afecten a la generalidad de la señal. </w:t>
      </w:r>
      <w:r w:rsidR="003723D1">
        <w:rPr>
          <w:sz w:val="24"/>
          <w:szCs w:val="24"/>
        </w:rPr>
        <w:t xml:space="preserve">Aunque es cierto que el periodo temporal de una semana no es </w:t>
      </w:r>
      <w:r w:rsidR="00067F5D">
        <w:rPr>
          <w:sz w:val="24"/>
          <w:szCs w:val="24"/>
        </w:rPr>
        <w:t>un periodo</w:t>
      </w:r>
      <w:r w:rsidR="003723D1">
        <w:rPr>
          <w:sz w:val="24"/>
          <w:szCs w:val="24"/>
        </w:rPr>
        <w:t xml:space="preserve"> muy a largo plazo, es lo máximo que podemos tratar de forma manejable</w:t>
      </w:r>
      <w:r w:rsidR="008E2B87">
        <w:rPr>
          <w:sz w:val="24"/>
          <w:szCs w:val="24"/>
        </w:rPr>
        <w:t xml:space="preserve"> y computacionalmente. </w:t>
      </w:r>
    </w:p>
    <w:p w14:paraId="5918C376" w14:textId="29C48034" w:rsidR="00FD58DA" w:rsidRPr="00FD58DA" w:rsidRDefault="3C3B26A3" w:rsidP="3C3B26A3">
      <w:pPr>
        <w:spacing w:before="408" w:line="288" w:lineRule="auto"/>
        <w:ind w:firstLine="567"/>
        <w:jc w:val="both"/>
        <w:rPr>
          <w:b/>
          <w:bCs/>
          <w:sz w:val="24"/>
          <w:szCs w:val="24"/>
          <w:lang w:val="es-ES"/>
        </w:rPr>
      </w:pPr>
      <w:r w:rsidRPr="3C3B26A3">
        <w:rPr>
          <w:sz w:val="24"/>
          <w:szCs w:val="24"/>
          <w:lang w:val="es-ES"/>
        </w:rPr>
        <w:t xml:space="preserve">Al igual que con la escala diaria, en la figura 4.6 se muestra la gráfica generada por la operación de </w:t>
      </w:r>
      <w:r w:rsidRPr="3C3B26A3">
        <w:rPr>
          <w:i/>
          <w:iCs/>
          <w:sz w:val="24"/>
          <w:szCs w:val="24"/>
          <w:lang w:val="es-ES"/>
        </w:rPr>
        <w:t>clustering</w:t>
      </w:r>
      <w:r w:rsidRPr="3C3B26A3">
        <w:rPr>
          <w:sz w:val="24"/>
          <w:szCs w:val="24"/>
          <w:lang w:val="es-ES"/>
        </w:rPr>
        <w:t xml:space="preserve"> sobre los datos bajo una escala semanal. </w:t>
      </w:r>
    </w:p>
    <w:p w14:paraId="7ECFA896" w14:textId="77777777" w:rsidR="00216CBD" w:rsidRDefault="000D3B87" w:rsidP="00A84ED8">
      <w:pPr>
        <w:keepNext/>
        <w:spacing w:before="408" w:line="288" w:lineRule="auto"/>
        <w:jc w:val="center"/>
      </w:pPr>
      <w:r>
        <w:rPr>
          <w:noProof/>
        </w:rPr>
        <w:drawing>
          <wp:inline distT="0" distB="0" distL="0" distR="0" wp14:anchorId="64807DD9" wp14:editId="01A16C5F">
            <wp:extent cx="4928681" cy="3696511"/>
            <wp:effectExtent l="0" t="0" r="5715" b="0"/>
            <wp:docPr id="2068336657"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36657" name="Imagen 3" descr="Gráfico, Gráfico de dispersión&#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3034" cy="3707276"/>
                    </a:xfrm>
                    <a:prstGeom prst="rect">
                      <a:avLst/>
                    </a:prstGeom>
                    <a:noFill/>
                    <a:ln>
                      <a:noFill/>
                    </a:ln>
                  </pic:spPr>
                </pic:pic>
              </a:graphicData>
            </a:graphic>
          </wp:inline>
        </w:drawing>
      </w:r>
    </w:p>
    <w:p w14:paraId="68DEF228" w14:textId="188DF813" w:rsidR="00547B76" w:rsidRPr="00A84ED8" w:rsidRDefault="3C3B26A3" w:rsidP="3C3B26A3">
      <w:pPr>
        <w:pStyle w:val="Caption"/>
        <w:jc w:val="center"/>
        <w:rPr>
          <w:i w:val="0"/>
          <w:iCs w:val="0"/>
          <w:color w:val="auto"/>
          <w:sz w:val="24"/>
          <w:szCs w:val="24"/>
          <w:lang w:val="es-ES"/>
        </w:rPr>
      </w:pPr>
      <w:bookmarkStart w:id="346" w:name="_Toc169470709"/>
      <w:r w:rsidRPr="3C3B26A3">
        <w:rPr>
          <w:b/>
          <w:bCs/>
          <w:i w:val="0"/>
          <w:iCs w:val="0"/>
          <w:color w:val="auto"/>
          <w:lang w:val="es-ES"/>
        </w:rPr>
        <w:t xml:space="preserve">Figura </w:t>
      </w:r>
      <w:r w:rsidR="00216CBD" w:rsidRPr="3C3B26A3">
        <w:rPr>
          <w:b/>
          <w:bCs/>
          <w:i w:val="0"/>
          <w:iCs w:val="0"/>
          <w:color w:val="auto"/>
        </w:rPr>
        <w:fldChar w:fldCharType="begin"/>
      </w:r>
      <w:r w:rsidR="00216CBD" w:rsidRPr="3C3B26A3">
        <w:rPr>
          <w:b/>
          <w:bCs/>
          <w:i w:val="0"/>
          <w:iCs w:val="0"/>
          <w:color w:val="auto"/>
        </w:rPr>
        <w:instrText xml:space="preserve"> STYLEREF 1 \s </w:instrText>
      </w:r>
      <w:r w:rsidR="00216CBD" w:rsidRPr="3C3B26A3">
        <w:rPr>
          <w:b/>
          <w:bCs/>
          <w:i w:val="0"/>
          <w:iCs w:val="0"/>
          <w:color w:val="auto"/>
        </w:rPr>
        <w:fldChar w:fldCharType="separate"/>
      </w:r>
      <w:r w:rsidR="00226745">
        <w:rPr>
          <w:b/>
          <w:bCs/>
          <w:i w:val="0"/>
          <w:iCs w:val="0"/>
          <w:noProof/>
          <w:color w:val="auto"/>
        </w:rPr>
        <w:t>4</w:t>
      </w:r>
      <w:r w:rsidR="00216CBD" w:rsidRPr="3C3B26A3">
        <w:rPr>
          <w:b/>
          <w:bCs/>
          <w:i w:val="0"/>
          <w:iCs w:val="0"/>
          <w:color w:val="auto"/>
        </w:rPr>
        <w:fldChar w:fldCharType="end"/>
      </w:r>
      <w:r w:rsidRPr="3C3B26A3">
        <w:rPr>
          <w:b/>
          <w:bCs/>
          <w:i w:val="0"/>
          <w:iCs w:val="0"/>
          <w:color w:val="auto"/>
          <w:lang w:val="es-ES"/>
        </w:rPr>
        <w:t>.</w:t>
      </w:r>
      <w:r w:rsidR="00216CBD" w:rsidRPr="3C3B26A3">
        <w:rPr>
          <w:b/>
          <w:bCs/>
          <w:i w:val="0"/>
          <w:iCs w:val="0"/>
          <w:color w:val="auto"/>
        </w:rPr>
        <w:fldChar w:fldCharType="begin"/>
      </w:r>
      <w:r w:rsidR="00216CBD" w:rsidRPr="3C3B26A3">
        <w:rPr>
          <w:b/>
          <w:bCs/>
          <w:i w:val="0"/>
          <w:iCs w:val="0"/>
          <w:color w:val="auto"/>
        </w:rPr>
        <w:instrText xml:space="preserve"> SEQ Ilustración \* ARABIC \s 1 </w:instrText>
      </w:r>
      <w:r w:rsidR="00216CBD" w:rsidRPr="3C3B26A3">
        <w:rPr>
          <w:b/>
          <w:bCs/>
          <w:i w:val="0"/>
          <w:iCs w:val="0"/>
          <w:color w:val="auto"/>
        </w:rPr>
        <w:fldChar w:fldCharType="separate"/>
      </w:r>
      <w:r w:rsidR="00226745">
        <w:rPr>
          <w:b/>
          <w:bCs/>
          <w:i w:val="0"/>
          <w:iCs w:val="0"/>
          <w:noProof/>
          <w:color w:val="auto"/>
        </w:rPr>
        <w:t>6</w:t>
      </w:r>
      <w:r w:rsidR="00216CBD" w:rsidRPr="3C3B26A3">
        <w:rPr>
          <w:b/>
          <w:bCs/>
          <w:i w:val="0"/>
          <w:iCs w:val="0"/>
          <w:color w:val="auto"/>
        </w:rPr>
        <w:fldChar w:fldCharType="end"/>
      </w:r>
      <w:r w:rsidRPr="3C3B26A3">
        <w:rPr>
          <w:i w:val="0"/>
          <w:iCs w:val="0"/>
          <w:color w:val="auto"/>
          <w:lang w:val="es-ES"/>
        </w:rPr>
        <w:t>: Agrupación con PCA y K-Means utilizando escala semanal</w:t>
      </w:r>
      <w:bookmarkEnd w:id="346"/>
    </w:p>
    <w:p w14:paraId="206A3F0C" w14:textId="55522DC7" w:rsidR="009F6305" w:rsidRDefault="3C3B26A3" w:rsidP="3C3B26A3">
      <w:pPr>
        <w:spacing w:before="408" w:line="288" w:lineRule="auto"/>
        <w:ind w:firstLine="567"/>
        <w:jc w:val="both"/>
        <w:rPr>
          <w:b/>
          <w:bCs/>
          <w:sz w:val="24"/>
          <w:szCs w:val="24"/>
          <w:lang w:val="es-ES"/>
        </w:rPr>
      </w:pPr>
      <w:r w:rsidRPr="3C3B26A3">
        <w:rPr>
          <w:sz w:val="24"/>
          <w:szCs w:val="24"/>
          <w:lang w:val="es-ES"/>
        </w:rPr>
        <w:t>Analizando la figura 4.6 podemos ver un comportamiento de agrupación semejante a la escala diaria, donde la gran mayoría de los puntos se concentra sobre la zona central de una forma muy densa. También es cierto que existe un mayor grado de dispersión de los puntos en los clústeres laterales, los cuales vamos a estudiar por separado.</w:t>
      </w:r>
    </w:p>
    <w:p w14:paraId="7FAD1781" w14:textId="21CE7BB8" w:rsidR="00A5296E" w:rsidRPr="00FD58DA" w:rsidRDefault="3C3B26A3" w:rsidP="3C3B26A3">
      <w:pPr>
        <w:spacing w:before="408" w:line="288" w:lineRule="auto"/>
        <w:ind w:firstLine="567"/>
        <w:jc w:val="both"/>
        <w:rPr>
          <w:b/>
          <w:bCs/>
          <w:sz w:val="24"/>
          <w:szCs w:val="24"/>
          <w:lang w:val="es-ES"/>
        </w:rPr>
      </w:pPr>
      <w:r w:rsidRPr="3C3B26A3">
        <w:rPr>
          <w:sz w:val="24"/>
          <w:szCs w:val="24"/>
          <w:lang w:val="es-ES"/>
        </w:rPr>
        <w:t>Otra característica a tener en cuenta del clúster es la forma en la que se distribuyen los puntos. A pesar de que estos clústeres suelen tener una representación redondeada, en este caso tenemos una forma parecida algo distinta.</w:t>
      </w:r>
    </w:p>
    <w:p w14:paraId="63A2D657" w14:textId="56C1B409" w:rsidR="00497F20" w:rsidRDefault="3C3B26A3" w:rsidP="00497F20">
      <w:pPr>
        <w:spacing w:before="408" w:line="288" w:lineRule="auto"/>
        <w:jc w:val="both"/>
        <w:rPr>
          <w:sz w:val="24"/>
          <w:szCs w:val="24"/>
          <w:lang w:val="es-ES"/>
        </w:rPr>
      </w:pPr>
      <w:r w:rsidRPr="3C3B26A3">
        <w:rPr>
          <w:sz w:val="24"/>
          <w:szCs w:val="24"/>
          <w:lang w:val="es-ES"/>
        </w:rPr>
        <w:t>Ahora pasamos a analizar las series más cercanas al centroide ubicado en el origen, para de esta manera observar si se cumplen las relaciones de similitud entre series temporales representadas de manera cercana bajo esta escala.</w:t>
      </w:r>
      <w:bookmarkStart w:id="347" w:name="_Toc169548358"/>
    </w:p>
    <w:p w14:paraId="400CBA86" w14:textId="73C0E618" w:rsidR="00322D00" w:rsidRPr="003C4A84" w:rsidRDefault="00497F20" w:rsidP="003C4A84">
      <w:pPr>
        <w:spacing w:before="408" w:line="288" w:lineRule="auto"/>
        <w:jc w:val="both"/>
        <w:rPr>
          <w:sz w:val="24"/>
          <w:szCs w:val="24"/>
          <w:lang w:val="es-ES"/>
        </w:rPr>
      </w:pPr>
      <w:r>
        <w:rPr>
          <w:noProof/>
        </w:rPr>
        <w:drawing>
          <wp:inline distT="0" distB="0" distL="0" distR="0" wp14:anchorId="5DD9BA82" wp14:editId="29679723">
            <wp:extent cx="2978698" cy="2236207"/>
            <wp:effectExtent l="0" t="0" r="0" b="0"/>
            <wp:docPr id="1523045700"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45700" name="Imagen 11" descr="Gráfic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698" cy="2236207"/>
                    </a:xfrm>
                    <a:prstGeom prst="rect">
                      <a:avLst/>
                    </a:prstGeom>
                    <a:noFill/>
                    <a:ln>
                      <a:noFill/>
                    </a:ln>
                  </pic:spPr>
                </pic:pic>
              </a:graphicData>
            </a:graphic>
          </wp:inline>
        </w:drawing>
      </w:r>
      <w:r w:rsidR="00B84FF4" w:rsidRPr="005D2311">
        <w:t xml:space="preserve"> </w:t>
      </w:r>
      <w:bookmarkEnd w:id="347"/>
      <w:r w:rsidR="008A619B">
        <w:rPr>
          <w:noProof/>
        </w:rPr>
        <w:drawing>
          <wp:inline distT="0" distB="0" distL="0" distR="0" wp14:anchorId="08382716" wp14:editId="492DC1D9">
            <wp:extent cx="2970818" cy="2230290"/>
            <wp:effectExtent l="0" t="0" r="1270" b="0"/>
            <wp:docPr id="243343350"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3350" name="Imagen 12" descr="Gráfic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6188" cy="2241829"/>
                    </a:xfrm>
                    <a:prstGeom prst="rect">
                      <a:avLst/>
                    </a:prstGeom>
                    <a:noFill/>
                    <a:ln>
                      <a:noFill/>
                    </a:ln>
                  </pic:spPr>
                </pic:pic>
              </a:graphicData>
            </a:graphic>
          </wp:inline>
        </w:drawing>
      </w:r>
      <w:bookmarkStart w:id="348" w:name="_Toc169548359"/>
      <w:r w:rsidR="003C4A84">
        <w:rPr>
          <w:noProof/>
        </w:rPr>
        <w:drawing>
          <wp:inline distT="0" distB="0" distL="0" distR="0" wp14:anchorId="7C3A3C23" wp14:editId="0028E552">
            <wp:extent cx="2993366" cy="2247220"/>
            <wp:effectExtent l="0" t="0" r="0" b="1270"/>
            <wp:docPr id="804992255"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92255" name="Imagen 13" descr="Gráfico&#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7482" cy="2265325"/>
                    </a:xfrm>
                    <a:prstGeom prst="rect">
                      <a:avLst/>
                    </a:prstGeom>
                    <a:noFill/>
                    <a:ln>
                      <a:noFill/>
                    </a:ln>
                  </pic:spPr>
                </pic:pic>
              </a:graphicData>
            </a:graphic>
          </wp:inline>
        </w:drawing>
      </w:r>
      <w:bookmarkEnd w:id="348"/>
      <w:r w:rsidR="00543D12">
        <w:rPr>
          <w:noProof/>
        </w:rPr>
        <w:drawing>
          <wp:inline distT="0" distB="0" distL="0" distR="0" wp14:anchorId="19EFD289" wp14:editId="22DAB5D8">
            <wp:extent cx="2991385" cy="2245731"/>
            <wp:effectExtent l="0" t="0" r="0" b="2540"/>
            <wp:docPr id="199063416"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416" name="Imagen 14" descr="Gráfico, Gráfico de líneas&#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22710" cy="2269247"/>
                    </a:xfrm>
                    <a:prstGeom prst="rect">
                      <a:avLst/>
                    </a:prstGeom>
                    <a:noFill/>
                    <a:ln>
                      <a:noFill/>
                    </a:ln>
                  </pic:spPr>
                </pic:pic>
              </a:graphicData>
            </a:graphic>
          </wp:inline>
        </w:drawing>
      </w:r>
    </w:p>
    <w:p w14:paraId="36ECB982" w14:textId="6D1CB7AF" w:rsidR="009F6305" w:rsidRPr="00A84ED8" w:rsidRDefault="00322D00" w:rsidP="00F61365">
      <w:pPr>
        <w:pStyle w:val="Caption"/>
        <w:jc w:val="center"/>
        <w:rPr>
          <w:i w:val="0"/>
          <w:iCs w:val="0"/>
          <w:color w:val="auto"/>
        </w:rPr>
      </w:pPr>
      <w:bookmarkStart w:id="349" w:name="_Toc169470710"/>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7</w:t>
      </w:r>
      <w:r w:rsidR="00716595" w:rsidRPr="00A84ED8">
        <w:rPr>
          <w:b/>
          <w:bCs/>
          <w:i w:val="0"/>
          <w:iCs w:val="0"/>
          <w:color w:val="auto"/>
        </w:rPr>
        <w:fldChar w:fldCharType="end"/>
      </w:r>
      <w:r w:rsidRPr="00A84ED8">
        <w:rPr>
          <w:i w:val="0"/>
          <w:iCs w:val="0"/>
          <w:color w:val="auto"/>
        </w:rPr>
        <w:t>: Series temporales cercanas a la coordenada (</w:t>
      </w:r>
      <w:r w:rsidR="00F61365" w:rsidRPr="00A84ED8">
        <w:rPr>
          <w:i w:val="0"/>
          <w:iCs w:val="0"/>
          <w:color w:val="auto"/>
        </w:rPr>
        <w:t>0</w:t>
      </w:r>
      <w:r w:rsidRPr="00A84ED8">
        <w:rPr>
          <w:i w:val="0"/>
          <w:iCs w:val="0"/>
          <w:color w:val="auto"/>
        </w:rPr>
        <w:t>,</w:t>
      </w:r>
      <w:r w:rsidR="00F61365" w:rsidRPr="00A84ED8">
        <w:rPr>
          <w:i w:val="0"/>
          <w:iCs w:val="0"/>
          <w:color w:val="auto"/>
        </w:rPr>
        <w:t xml:space="preserve"> 0</w:t>
      </w:r>
      <w:r w:rsidRPr="00A84ED8">
        <w:rPr>
          <w:i w:val="0"/>
          <w:iCs w:val="0"/>
          <w:color w:val="auto"/>
        </w:rPr>
        <w:t>)</w:t>
      </w:r>
      <w:bookmarkEnd w:id="349"/>
    </w:p>
    <w:p w14:paraId="071A3C5B" w14:textId="7F0B504E" w:rsidR="009F6305" w:rsidRDefault="3C3B26A3" w:rsidP="3C3B26A3">
      <w:pPr>
        <w:spacing w:before="408" w:line="288" w:lineRule="auto"/>
        <w:ind w:firstLine="567"/>
        <w:jc w:val="both"/>
        <w:rPr>
          <w:b/>
          <w:bCs/>
          <w:sz w:val="24"/>
          <w:szCs w:val="24"/>
          <w:lang w:val="es-ES"/>
        </w:rPr>
      </w:pPr>
      <w:r w:rsidRPr="3C3B26A3">
        <w:rPr>
          <w:sz w:val="24"/>
          <w:szCs w:val="24"/>
          <w:lang w:val="es-ES"/>
        </w:rPr>
        <w:t>Tomando las 2 gráficas superiores de la figura 4.7 nos damos cuenta de que tienen un comportamiento bastante parecido a lo largo de todo el periodo temporal. Existe en ambas un periodo de tráfico variable con momentos de mayor y menor carga alternativamente, lo que las hace tener una cierta similitud. Además, existen picos de carga más elevados de lo habitual en distintos momentos del tiempo, lo cual verifica una vez el objetivo al que queremos llegar identificando las series.</w:t>
      </w:r>
    </w:p>
    <w:p w14:paraId="0E76D344" w14:textId="0F0B2C0D" w:rsidR="009F6305" w:rsidRDefault="3C3B26A3" w:rsidP="3C3B26A3">
      <w:pPr>
        <w:spacing w:before="408" w:line="288" w:lineRule="auto"/>
        <w:ind w:firstLine="567"/>
        <w:jc w:val="both"/>
        <w:rPr>
          <w:b/>
          <w:bCs/>
          <w:sz w:val="24"/>
          <w:szCs w:val="24"/>
          <w:lang w:val="es-ES"/>
        </w:rPr>
      </w:pPr>
      <w:r w:rsidRPr="3C3B26A3">
        <w:rPr>
          <w:sz w:val="24"/>
          <w:szCs w:val="24"/>
          <w:lang w:val="es-ES"/>
        </w:rPr>
        <w:t>Incluso podemos comentar la parte final del periodo temporal de ambas gráficas, donde encontrar una bajada considerable de la carga de los servidores junto a épocas cortas donde se observa una falta de mediciones, lo que genera picos muy pronunciados o siluetas muy rectas. Esa falta de datos a lo largo de un periodo más o menos largo de tiempo se podría considerar como una anomalía o patrón de comportamiento, y el método desarrollado ha sido capaz de detectar este mismo en ambas series temporales, lo que nos lleva a pensar que cumple positivamente con su función.</w:t>
      </w:r>
    </w:p>
    <w:p w14:paraId="41024EE7" w14:textId="407E7693" w:rsidR="009F6305" w:rsidRDefault="002254F9" w:rsidP="00FD58DA">
      <w:pPr>
        <w:spacing w:before="408" w:line="288" w:lineRule="auto"/>
        <w:ind w:firstLine="567"/>
        <w:jc w:val="both"/>
        <w:rPr>
          <w:b/>
          <w:bCs/>
          <w:sz w:val="24"/>
          <w:szCs w:val="24"/>
        </w:rPr>
      </w:pPr>
      <w:r>
        <w:rPr>
          <w:sz w:val="24"/>
          <w:szCs w:val="24"/>
        </w:rPr>
        <w:t xml:space="preserve">Por otro lado, las 2 gráficas restantes de la figura </w:t>
      </w:r>
      <w:r w:rsidR="00122820">
        <w:rPr>
          <w:sz w:val="24"/>
          <w:szCs w:val="24"/>
        </w:rPr>
        <w:t>4.7</w:t>
      </w:r>
      <w:r>
        <w:rPr>
          <w:sz w:val="24"/>
          <w:szCs w:val="24"/>
        </w:rPr>
        <w:t xml:space="preserve"> poseen también un comportamiento muy similar entre ellas, </w:t>
      </w:r>
      <w:r w:rsidR="007155F9">
        <w:rPr>
          <w:sz w:val="24"/>
          <w:szCs w:val="24"/>
        </w:rPr>
        <w:t xml:space="preserve">con la presencia habitual de un bajo tráfico </w:t>
      </w:r>
      <w:r w:rsidR="00242C94">
        <w:rPr>
          <w:sz w:val="24"/>
          <w:szCs w:val="24"/>
        </w:rPr>
        <w:t>en los servidores y la aparición puntual de algunos picos de tráfico ubicados en distintos momentos temporales.</w:t>
      </w:r>
    </w:p>
    <w:p w14:paraId="35A3DB40" w14:textId="267D720B" w:rsidR="009F6305" w:rsidRDefault="3C3B26A3" w:rsidP="3C3B26A3">
      <w:pPr>
        <w:spacing w:before="408" w:line="288" w:lineRule="auto"/>
        <w:ind w:firstLine="567"/>
        <w:jc w:val="both"/>
        <w:rPr>
          <w:b/>
          <w:bCs/>
          <w:sz w:val="24"/>
          <w:szCs w:val="24"/>
          <w:lang w:val="es-ES"/>
        </w:rPr>
      </w:pPr>
      <w:r w:rsidRPr="3C3B26A3">
        <w:rPr>
          <w:sz w:val="24"/>
          <w:szCs w:val="24"/>
          <w:lang w:val="es-ES"/>
        </w:rPr>
        <w:t xml:space="preserve">Cabe mencionar que todas las gráficas se han obtenido de manera conjunta al obtener los puntos más cercanos al origen, sin embargo, las 4 gráficas no se parecen entre todas ellas, sino que podemos intuir una relación de similitud dos a dos, es decir, las 2 gráficas superiores y las 2 inferiores. Esto tiene explicación debido a la gran densidad que existe en la zona donde se han tomado los datos, por lo que pueden existir descriptores que tengan valores numéricos similares sin tener una relación real de similitud entre las propias series temporales. </w:t>
      </w:r>
    </w:p>
    <w:p w14:paraId="1A067923" w14:textId="447CC43F" w:rsidR="00FD58DA" w:rsidRPr="00FD58DA" w:rsidRDefault="3C3B26A3" w:rsidP="3C3B26A3">
      <w:pPr>
        <w:spacing w:before="408" w:line="288" w:lineRule="auto"/>
        <w:ind w:firstLine="567"/>
        <w:jc w:val="both"/>
        <w:rPr>
          <w:sz w:val="24"/>
          <w:szCs w:val="24"/>
          <w:lang w:val="es-ES"/>
        </w:rPr>
      </w:pPr>
      <w:r w:rsidRPr="3C3B26A3">
        <w:rPr>
          <w:sz w:val="24"/>
          <w:szCs w:val="24"/>
          <w:lang w:val="es-ES"/>
        </w:rPr>
        <w:t xml:space="preserve">Ahora vamos a estudiar el comportamiento de los </w:t>
      </w:r>
      <w:r w:rsidRPr="3C3B26A3">
        <w:rPr>
          <w:i/>
          <w:iCs/>
          <w:sz w:val="24"/>
          <w:szCs w:val="24"/>
          <w:lang w:val="es-ES"/>
        </w:rPr>
        <w:t>outliers</w:t>
      </w:r>
      <w:r w:rsidRPr="3C3B26A3">
        <w:rPr>
          <w:sz w:val="24"/>
          <w:szCs w:val="24"/>
          <w:lang w:val="es-ES"/>
        </w:rPr>
        <w:t xml:space="preserve"> presentes en la gráfica, ya que estos nos suelen proporcionar más información, al ser diferentes a la mayoría. En este primer caso, veremos las gráficas de los 4 puntos más cercanos a las coordenadas    (-35, -2).</w:t>
      </w:r>
    </w:p>
    <w:p w14:paraId="5DB280AD" w14:textId="4193DF02" w:rsidR="00A15335" w:rsidRDefault="00D9596B" w:rsidP="00A84ED8">
      <w:pPr>
        <w:spacing w:before="408" w:line="288" w:lineRule="auto"/>
        <w:jc w:val="both"/>
        <w:rPr>
          <w:sz w:val="24"/>
          <w:szCs w:val="24"/>
        </w:rPr>
      </w:pPr>
      <w:r>
        <w:rPr>
          <w:noProof/>
        </w:rPr>
        <w:drawing>
          <wp:inline distT="0" distB="0" distL="0" distR="0" wp14:anchorId="1D4D204B" wp14:editId="5EB06B8D">
            <wp:extent cx="2987222" cy="2242605"/>
            <wp:effectExtent l="0" t="0" r="3810" b="5715"/>
            <wp:docPr id="1937530953"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0953" name="Imagen 16" descr="Gráfic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1310" cy="2253181"/>
                    </a:xfrm>
                    <a:prstGeom prst="rect">
                      <a:avLst/>
                    </a:prstGeom>
                    <a:noFill/>
                    <a:ln>
                      <a:noFill/>
                    </a:ln>
                  </pic:spPr>
                </pic:pic>
              </a:graphicData>
            </a:graphic>
          </wp:inline>
        </w:drawing>
      </w:r>
      <w:r w:rsidR="00B50ECE">
        <w:rPr>
          <w:noProof/>
        </w:rPr>
        <w:drawing>
          <wp:inline distT="0" distB="0" distL="0" distR="0" wp14:anchorId="221E8750" wp14:editId="74261623">
            <wp:extent cx="2978393" cy="2235978"/>
            <wp:effectExtent l="0" t="0" r="0" b="0"/>
            <wp:docPr id="660861508"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61508" name="Imagen 17" descr="Gráfico, Histo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1442" cy="2245774"/>
                    </a:xfrm>
                    <a:prstGeom prst="rect">
                      <a:avLst/>
                    </a:prstGeom>
                    <a:noFill/>
                    <a:ln>
                      <a:noFill/>
                    </a:ln>
                  </pic:spPr>
                </pic:pic>
              </a:graphicData>
            </a:graphic>
          </wp:inline>
        </w:drawing>
      </w:r>
    </w:p>
    <w:p w14:paraId="250F2D2F" w14:textId="0BB7C409" w:rsidR="00F61365" w:rsidRDefault="00003E67" w:rsidP="00F61365">
      <w:pPr>
        <w:keepNext/>
        <w:spacing w:line="288" w:lineRule="auto"/>
        <w:jc w:val="both"/>
      </w:pPr>
      <w:r>
        <w:rPr>
          <w:noProof/>
        </w:rPr>
        <w:drawing>
          <wp:inline distT="0" distB="0" distL="0" distR="0" wp14:anchorId="32806334" wp14:editId="50F53582">
            <wp:extent cx="2999063" cy="2251495"/>
            <wp:effectExtent l="0" t="0" r="0" b="0"/>
            <wp:docPr id="1820695325"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5325" name="Imagen 18" descr="Gráfico&#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1025" cy="2260476"/>
                    </a:xfrm>
                    <a:prstGeom prst="rect">
                      <a:avLst/>
                    </a:prstGeom>
                    <a:noFill/>
                    <a:ln>
                      <a:noFill/>
                    </a:ln>
                  </pic:spPr>
                </pic:pic>
              </a:graphicData>
            </a:graphic>
          </wp:inline>
        </w:drawing>
      </w:r>
      <w:r w:rsidR="00387934">
        <w:rPr>
          <w:noProof/>
        </w:rPr>
        <w:drawing>
          <wp:inline distT="0" distB="0" distL="0" distR="0" wp14:anchorId="195D0823" wp14:editId="3A22FAA0">
            <wp:extent cx="2998442" cy="2251028"/>
            <wp:effectExtent l="0" t="0" r="0" b="0"/>
            <wp:docPr id="381801375"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1375" name="Imagen 19" descr="Gráfico&#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5559" cy="2263878"/>
                    </a:xfrm>
                    <a:prstGeom prst="rect">
                      <a:avLst/>
                    </a:prstGeom>
                    <a:noFill/>
                    <a:ln>
                      <a:noFill/>
                    </a:ln>
                  </pic:spPr>
                </pic:pic>
              </a:graphicData>
            </a:graphic>
          </wp:inline>
        </w:drawing>
      </w:r>
    </w:p>
    <w:p w14:paraId="51243F92" w14:textId="358CA98E" w:rsidR="00800CF3" w:rsidRPr="00A84ED8" w:rsidRDefault="00F61365" w:rsidP="001F275A">
      <w:pPr>
        <w:pStyle w:val="Caption"/>
        <w:jc w:val="center"/>
        <w:rPr>
          <w:i w:val="0"/>
          <w:iCs w:val="0"/>
          <w:color w:val="auto"/>
        </w:rPr>
      </w:pPr>
      <w:bookmarkStart w:id="350" w:name="_Toc169470711"/>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8</w:t>
      </w:r>
      <w:r w:rsidR="00716595" w:rsidRPr="00A84ED8">
        <w:rPr>
          <w:b/>
          <w:bCs/>
          <w:i w:val="0"/>
          <w:iCs w:val="0"/>
          <w:color w:val="auto"/>
        </w:rPr>
        <w:fldChar w:fldCharType="end"/>
      </w:r>
      <w:r w:rsidRPr="00A84ED8">
        <w:rPr>
          <w:i w:val="0"/>
          <w:iCs w:val="0"/>
          <w:color w:val="auto"/>
        </w:rPr>
        <w:t>: Series temporales cercanas a la coordenada</w:t>
      </w:r>
      <w:r w:rsidR="00627149" w:rsidRPr="00A84ED8">
        <w:rPr>
          <w:i w:val="0"/>
          <w:iCs w:val="0"/>
          <w:color w:val="auto"/>
        </w:rPr>
        <w:t xml:space="preserve"> (-35, -2)</w:t>
      </w:r>
      <w:bookmarkEnd w:id="350"/>
    </w:p>
    <w:p w14:paraId="7959A2D8" w14:textId="297DA95F" w:rsidR="009F6305" w:rsidRDefault="3C3B26A3" w:rsidP="3C3B26A3">
      <w:pPr>
        <w:spacing w:before="408" w:line="288" w:lineRule="auto"/>
        <w:ind w:firstLine="567"/>
        <w:jc w:val="both"/>
        <w:rPr>
          <w:b/>
          <w:bCs/>
          <w:sz w:val="24"/>
          <w:szCs w:val="24"/>
          <w:lang w:val="es-ES"/>
        </w:rPr>
      </w:pPr>
      <w:r w:rsidRPr="3C3B26A3">
        <w:rPr>
          <w:sz w:val="24"/>
          <w:szCs w:val="24"/>
          <w:lang w:val="es-ES"/>
        </w:rPr>
        <w:t>Todas las gráficas de la figura 4.8 tienen un comportamiento base muy similar entre ellas, dado que poseen un tráfico habitual bastante bajo acompañado de momentos de mayor carga en los servidores. Como ya se ha comentado anteriormente en otras comparaciones, estos picos de trabajo ocurren en momentos temporales diferentes en cada una de las direcciones IP, sin embargo, sirven para poder dar más validez al método desarrollado.</w:t>
      </w:r>
    </w:p>
    <w:p w14:paraId="486E37EA" w14:textId="11569E1B" w:rsidR="009F6305" w:rsidRDefault="00484313" w:rsidP="00FD58DA">
      <w:pPr>
        <w:spacing w:before="408" w:line="288" w:lineRule="auto"/>
        <w:ind w:firstLine="567"/>
        <w:jc w:val="both"/>
        <w:rPr>
          <w:b/>
          <w:bCs/>
          <w:sz w:val="24"/>
          <w:szCs w:val="24"/>
        </w:rPr>
      </w:pPr>
      <w:r>
        <w:rPr>
          <w:sz w:val="24"/>
          <w:szCs w:val="24"/>
        </w:rPr>
        <w:t>Una de las gráficas, concretamente la superior derecha, contiene algunas peculiar</w:t>
      </w:r>
      <w:r w:rsidR="0050422E">
        <w:rPr>
          <w:sz w:val="24"/>
          <w:szCs w:val="24"/>
        </w:rPr>
        <w:t xml:space="preserve">idades o mejor dichos, discontinuidades en cuanto a la medición de los datos. La existencia de líneas rectas </w:t>
      </w:r>
      <w:r w:rsidR="00FE5C4B">
        <w:rPr>
          <w:sz w:val="24"/>
          <w:szCs w:val="24"/>
        </w:rPr>
        <w:t xml:space="preserve">entre puntos algo lejanos </w:t>
      </w:r>
      <w:r w:rsidR="00366F1F">
        <w:rPr>
          <w:sz w:val="24"/>
          <w:szCs w:val="24"/>
        </w:rPr>
        <w:t xml:space="preserve">nos indica la falta </w:t>
      </w:r>
      <w:r w:rsidR="00AF6103">
        <w:rPr>
          <w:sz w:val="24"/>
          <w:szCs w:val="24"/>
        </w:rPr>
        <w:t>de datos durante ese periodo de tiempo. Este tipo de situaciones son muy habituales en servidores reales</w:t>
      </w:r>
      <w:r w:rsidR="008A121F">
        <w:rPr>
          <w:sz w:val="24"/>
          <w:szCs w:val="24"/>
        </w:rPr>
        <w:t xml:space="preserve"> debido a mantenimiento </w:t>
      </w:r>
      <w:r w:rsidR="00801C40">
        <w:rPr>
          <w:sz w:val="24"/>
          <w:szCs w:val="24"/>
        </w:rPr>
        <w:t>o caídas de los servidores</w:t>
      </w:r>
      <w:r w:rsidR="00DC1B8F">
        <w:rPr>
          <w:sz w:val="24"/>
          <w:szCs w:val="24"/>
        </w:rPr>
        <w:t xml:space="preserve">, </w:t>
      </w:r>
      <w:r w:rsidR="00C312D6">
        <w:rPr>
          <w:sz w:val="24"/>
          <w:szCs w:val="24"/>
        </w:rPr>
        <w:t xml:space="preserve">periodos vacacionales donde la empresa </w:t>
      </w:r>
      <w:r w:rsidR="004B51CE">
        <w:rPr>
          <w:sz w:val="24"/>
          <w:szCs w:val="24"/>
        </w:rPr>
        <w:t xml:space="preserve">produce una menor carga o el abandono del uso de un servidor. </w:t>
      </w:r>
      <w:r w:rsidR="00BD4632">
        <w:rPr>
          <w:sz w:val="24"/>
          <w:szCs w:val="24"/>
        </w:rPr>
        <w:t xml:space="preserve">No por ello debemos de ignorar estos comportamientos, ya que </w:t>
      </w:r>
      <w:r w:rsidR="00F94035">
        <w:rPr>
          <w:sz w:val="24"/>
          <w:szCs w:val="24"/>
        </w:rPr>
        <w:t>están dentro de l</w:t>
      </w:r>
      <w:r w:rsidR="00D55DBD">
        <w:rPr>
          <w:sz w:val="24"/>
          <w:szCs w:val="24"/>
        </w:rPr>
        <w:t>as situaciones habituales y se deben tratar como tal.</w:t>
      </w:r>
    </w:p>
    <w:p w14:paraId="2C8E3282" w14:textId="61011DA4" w:rsidR="000E552F" w:rsidRPr="00A84ED8" w:rsidRDefault="00D55DBD" w:rsidP="00A84ED8">
      <w:pPr>
        <w:spacing w:before="408" w:line="288" w:lineRule="auto"/>
        <w:ind w:firstLine="567"/>
        <w:jc w:val="both"/>
        <w:rPr>
          <w:b/>
          <w:bCs/>
          <w:sz w:val="24"/>
          <w:szCs w:val="24"/>
        </w:rPr>
      </w:pPr>
      <w:r>
        <w:rPr>
          <w:sz w:val="24"/>
          <w:szCs w:val="24"/>
        </w:rPr>
        <w:t xml:space="preserve">Centrándonos de nuevo en las gráficas, </w:t>
      </w:r>
      <w:r w:rsidR="00C24FCA">
        <w:rPr>
          <w:sz w:val="24"/>
          <w:szCs w:val="24"/>
        </w:rPr>
        <w:t xml:space="preserve">vamos a analizar </w:t>
      </w:r>
      <w:r w:rsidR="00A824F5">
        <w:rPr>
          <w:sz w:val="24"/>
          <w:szCs w:val="24"/>
        </w:rPr>
        <w:t xml:space="preserve">los puntos atípicos de la zona derecha de la figura </w:t>
      </w:r>
      <w:r w:rsidR="001F275A">
        <w:rPr>
          <w:sz w:val="24"/>
          <w:szCs w:val="24"/>
        </w:rPr>
        <w:t>4.6</w:t>
      </w:r>
      <w:r w:rsidR="00A824F5">
        <w:rPr>
          <w:sz w:val="24"/>
          <w:szCs w:val="24"/>
        </w:rPr>
        <w:t xml:space="preserve">, pertenecientes al clúster representado por el color naranja. Este clúster posee </w:t>
      </w:r>
      <w:r w:rsidR="00FF55C1">
        <w:rPr>
          <w:sz w:val="24"/>
          <w:szCs w:val="24"/>
        </w:rPr>
        <w:t>una mayor dispersión de los puntos que el representado por el color verde en la zona izquierda, por lo que parece interesante observar el comportamiento de estos puntos.</w:t>
      </w:r>
      <w:r w:rsidR="00112E5F">
        <w:rPr>
          <w:sz w:val="24"/>
          <w:szCs w:val="24"/>
        </w:rPr>
        <w:t xml:space="preserve"> </w:t>
      </w:r>
      <w:r w:rsidR="00C265AA">
        <w:rPr>
          <w:sz w:val="24"/>
          <w:szCs w:val="24"/>
        </w:rPr>
        <w:t>En la prueba anterior hemos centrado las coordenadas en un</w:t>
      </w:r>
      <w:r w:rsidR="00A10C4E">
        <w:rPr>
          <w:sz w:val="24"/>
          <w:szCs w:val="24"/>
        </w:rPr>
        <w:t>a zona</w:t>
      </w:r>
      <w:r w:rsidR="00C265AA">
        <w:rPr>
          <w:sz w:val="24"/>
          <w:szCs w:val="24"/>
        </w:rPr>
        <w:t xml:space="preserve"> donde exist</w:t>
      </w:r>
      <w:r w:rsidR="00A10C4E">
        <w:rPr>
          <w:sz w:val="24"/>
          <w:szCs w:val="24"/>
        </w:rPr>
        <w:t xml:space="preserve">en 4 puntos muy cercanos, por lo que ahora haremos lo </w:t>
      </w:r>
      <w:r w:rsidR="00635E46">
        <w:rPr>
          <w:sz w:val="24"/>
          <w:szCs w:val="24"/>
        </w:rPr>
        <w:t>opuesto y centraremos la prueba en una zona más dispersa.</w:t>
      </w:r>
      <w:r w:rsidR="008C203F">
        <w:rPr>
          <w:sz w:val="24"/>
          <w:szCs w:val="24"/>
        </w:rPr>
        <w:t xml:space="preserve"> </w:t>
      </w:r>
      <w:r w:rsidR="00D52A29">
        <w:rPr>
          <w:sz w:val="24"/>
          <w:szCs w:val="24"/>
        </w:rPr>
        <w:t>La coordenada elegida para esta prueba es la (60, 0)</w:t>
      </w:r>
      <w:r w:rsidR="00B04F6A">
        <w:rPr>
          <w:sz w:val="24"/>
          <w:szCs w:val="24"/>
        </w:rPr>
        <w:t xml:space="preserve"> y </w:t>
      </w:r>
      <w:r w:rsidR="0015749B">
        <w:rPr>
          <w:sz w:val="24"/>
          <w:szCs w:val="24"/>
        </w:rPr>
        <w:t xml:space="preserve">las gráficas se muestran en la figura </w:t>
      </w:r>
      <w:r w:rsidR="00607F87">
        <w:rPr>
          <w:sz w:val="24"/>
          <w:szCs w:val="24"/>
        </w:rPr>
        <w:t>4.9</w:t>
      </w:r>
      <w:r w:rsidR="0015749B">
        <w:rPr>
          <w:sz w:val="24"/>
          <w:szCs w:val="24"/>
        </w:rPr>
        <w:t>.</w:t>
      </w:r>
      <w:r w:rsidR="00A84ED8">
        <w:rPr>
          <w:b/>
          <w:bCs/>
          <w:sz w:val="24"/>
          <w:szCs w:val="24"/>
        </w:rPr>
        <w:t xml:space="preserve"> </w:t>
      </w:r>
    </w:p>
    <w:p w14:paraId="6A4A876D" w14:textId="0D96456D" w:rsidR="008C5970" w:rsidRDefault="002B5B11" w:rsidP="00A84ED8">
      <w:pPr>
        <w:keepNext/>
        <w:spacing w:before="408" w:line="288" w:lineRule="auto"/>
        <w:jc w:val="both"/>
        <w:rPr>
          <w:noProof/>
        </w:rPr>
      </w:pPr>
      <w:r>
        <w:rPr>
          <w:noProof/>
        </w:rPr>
        <w:drawing>
          <wp:inline distT="0" distB="0" distL="0" distR="0" wp14:anchorId="656694E0" wp14:editId="3FF0B660">
            <wp:extent cx="2984739" cy="2240742"/>
            <wp:effectExtent l="0" t="0" r="6350" b="7620"/>
            <wp:docPr id="2090315690"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5690" name="Imagen 21" descr="Gráfico, Histo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8745" cy="2243750"/>
                    </a:xfrm>
                    <a:prstGeom prst="rect">
                      <a:avLst/>
                    </a:prstGeom>
                    <a:noFill/>
                    <a:ln>
                      <a:noFill/>
                    </a:ln>
                  </pic:spPr>
                </pic:pic>
              </a:graphicData>
            </a:graphic>
          </wp:inline>
        </w:drawing>
      </w:r>
      <w:r w:rsidR="00066356">
        <w:rPr>
          <w:noProof/>
        </w:rPr>
        <w:drawing>
          <wp:inline distT="0" distB="0" distL="0" distR="0" wp14:anchorId="232DA2B6" wp14:editId="22659585">
            <wp:extent cx="2993366" cy="2247218"/>
            <wp:effectExtent l="0" t="0" r="0" b="1270"/>
            <wp:docPr id="1672422872"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2872" name="Imagen 20" descr="Gráfico, Histo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0575" cy="2267644"/>
                    </a:xfrm>
                    <a:prstGeom prst="rect">
                      <a:avLst/>
                    </a:prstGeom>
                    <a:noFill/>
                    <a:ln>
                      <a:noFill/>
                    </a:ln>
                  </pic:spPr>
                </pic:pic>
              </a:graphicData>
            </a:graphic>
          </wp:inline>
        </w:drawing>
      </w:r>
      <w:r w:rsidR="005651E0">
        <w:rPr>
          <w:noProof/>
        </w:rPr>
        <w:t xml:space="preserve">  </w:t>
      </w:r>
    </w:p>
    <w:p w14:paraId="1B61C3FC" w14:textId="40D8A9A8" w:rsidR="001F275A" w:rsidRDefault="00557041" w:rsidP="00A84ED8">
      <w:pPr>
        <w:keepNext/>
        <w:spacing w:before="408" w:line="288" w:lineRule="auto"/>
        <w:jc w:val="both"/>
      </w:pPr>
      <w:r>
        <w:rPr>
          <w:noProof/>
        </w:rPr>
        <w:drawing>
          <wp:inline distT="0" distB="0" distL="0" distR="0" wp14:anchorId="3DCFA272" wp14:editId="0B5F1057">
            <wp:extent cx="2984500" cy="2240562"/>
            <wp:effectExtent l="0" t="0" r="6350" b="7620"/>
            <wp:docPr id="127568579"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579" name="Imagen 23" descr="Gráfico&#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3720" cy="2254991"/>
                    </a:xfrm>
                    <a:prstGeom prst="rect">
                      <a:avLst/>
                    </a:prstGeom>
                    <a:noFill/>
                    <a:ln>
                      <a:noFill/>
                    </a:ln>
                  </pic:spPr>
                </pic:pic>
              </a:graphicData>
            </a:graphic>
          </wp:inline>
        </w:drawing>
      </w:r>
      <w:r w:rsidR="008C1DFC">
        <w:rPr>
          <w:noProof/>
        </w:rPr>
        <w:drawing>
          <wp:inline distT="0" distB="0" distL="0" distR="0" wp14:anchorId="1EF556B8" wp14:editId="48FC7BC3">
            <wp:extent cx="2992755" cy="2246758"/>
            <wp:effectExtent l="0" t="0" r="0" b="1270"/>
            <wp:docPr id="62847106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1062" name="Imagen 22" descr="Gráfico, Histo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1522" cy="2260847"/>
                    </a:xfrm>
                    <a:prstGeom prst="rect">
                      <a:avLst/>
                    </a:prstGeom>
                    <a:noFill/>
                    <a:ln>
                      <a:noFill/>
                    </a:ln>
                  </pic:spPr>
                </pic:pic>
              </a:graphicData>
            </a:graphic>
          </wp:inline>
        </w:drawing>
      </w:r>
    </w:p>
    <w:p w14:paraId="10A86D32" w14:textId="2F273CB0" w:rsidR="001F275A" w:rsidRPr="00A84ED8" w:rsidRDefault="001F275A" w:rsidP="00607F87">
      <w:pPr>
        <w:pStyle w:val="Caption"/>
        <w:jc w:val="center"/>
        <w:rPr>
          <w:i w:val="0"/>
          <w:iCs w:val="0"/>
          <w:color w:val="auto"/>
        </w:rPr>
      </w:pPr>
      <w:bookmarkStart w:id="351" w:name="_Toc169470712"/>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9</w:t>
      </w:r>
      <w:r w:rsidR="00716595" w:rsidRPr="00A84ED8">
        <w:rPr>
          <w:b/>
          <w:bCs/>
          <w:i w:val="0"/>
          <w:iCs w:val="0"/>
          <w:color w:val="auto"/>
        </w:rPr>
        <w:fldChar w:fldCharType="end"/>
      </w:r>
      <w:r w:rsidRPr="00A84ED8">
        <w:rPr>
          <w:i w:val="0"/>
          <w:iCs w:val="0"/>
          <w:color w:val="auto"/>
        </w:rPr>
        <w:t>: Series temporales cercanas a la coordenada (</w:t>
      </w:r>
      <w:r w:rsidR="00607F87" w:rsidRPr="00A84ED8">
        <w:rPr>
          <w:i w:val="0"/>
          <w:iCs w:val="0"/>
          <w:color w:val="auto"/>
        </w:rPr>
        <w:t>60, 0)</w:t>
      </w:r>
      <w:bookmarkEnd w:id="351"/>
    </w:p>
    <w:p w14:paraId="66300C83" w14:textId="0ED6794D" w:rsidR="009F6305" w:rsidRDefault="00751898" w:rsidP="00FD58DA">
      <w:pPr>
        <w:spacing w:before="408" w:line="288" w:lineRule="auto"/>
        <w:ind w:firstLine="567"/>
        <w:jc w:val="both"/>
        <w:rPr>
          <w:b/>
          <w:bCs/>
          <w:sz w:val="24"/>
          <w:szCs w:val="24"/>
        </w:rPr>
      </w:pPr>
      <w:r>
        <w:rPr>
          <w:sz w:val="24"/>
          <w:szCs w:val="24"/>
        </w:rPr>
        <w:t xml:space="preserve">En la figura </w:t>
      </w:r>
      <w:r w:rsidR="00607F87">
        <w:rPr>
          <w:sz w:val="24"/>
          <w:szCs w:val="24"/>
        </w:rPr>
        <w:t>4.9</w:t>
      </w:r>
      <w:r>
        <w:rPr>
          <w:sz w:val="24"/>
          <w:szCs w:val="24"/>
        </w:rPr>
        <w:t xml:space="preserve"> podemos observar </w:t>
      </w:r>
      <w:r w:rsidR="00AF1515">
        <w:rPr>
          <w:sz w:val="24"/>
          <w:szCs w:val="24"/>
        </w:rPr>
        <w:t xml:space="preserve">las 4 gráficas de </w:t>
      </w:r>
      <w:r w:rsidR="00600D43">
        <w:rPr>
          <w:sz w:val="24"/>
          <w:szCs w:val="24"/>
        </w:rPr>
        <w:t>las series temporales</w:t>
      </w:r>
      <w:r w:rsidR="00AF1515">
        <w:rPr>
          <w:sz w:val="24"/>
          <w:szCs w:val="24"/>
        </w:rPr>
        <w:t xml:space="preserve"> más cercan</w:t>
      </w:r>
      <w:r w:rsidR="00600D43">
        <w:rPr>
          <w:sz w:val="24"/>
          <w:szCs w:val="24"/>
        </w:rPr>
        <w:t>a</w:t>
      </w:r>
      <w:r w:rsidR="00AF1515">
        <w:rPr>
          <w:sz w:val="24"/>
          <w:szCs w:val="24"/>
        </w:rPr>
        <w:t>s a las coordenadas elegidas.</w:t>
      </w:r>
      <w:r w:rsidR="00F47309">
        <w:rPr>
          <w:sz w:val="24"/>
          <w:szCs w:val="24"/>
        </w:rPr>
        <w:t xml:space="preserve"> </w:t>
      </w:r>
      <w:r w:rsidR="009811E7">
        <w:rPr>
          <w:sz w:val="24"/>
          <w:szCs w:val="24"/>
        </w:rPr>
        <w:t xml:space="preserve">Hay que recordar </w:t>
      </w:r>
      <w:r w:rsidR="005D50AD">
        <w:rPr>
          <w:sz w:val="24"/>
          <w:szCs w:val="24"/>
        </w:rPr>
        <w:t>que,</w:t>
      </w:r>
      <w:r w:rsidR="009811E7">
        <w:rPr>
          <w:sz w:val="24"/>
          <w:szCs w:val="24"/>
        </w:rPr>
        <w:t xml:space="preserve"> al hacer uso de una escala semanal, </w:t>
      </w:r>
      <w:r w:rsidR="00DE5468">
        <w:rPr>
          <w:sz w:val="24"/>
          <w:szCs w:val="24"/>
        </w:rPr>
        <w:t>la motivación es encontrar patrones de comportamientos a largo plazo</w:t>
      </w:r>
      <w:r w:rsidR="00E42FDE">
        <w:rPr>
          <w:sz w:val="24"/>
          <w:szCs w:val="24"/>
        </w:rPr>
        <w:t xml:space="preserve">, al contrario que </w:t>
      </w:r>
      <w:r w:rsidR="00F33E08">
        <w:rPr>
          <w:sz w:val="24"/>
          <w:szCs w:val="24"/>
        </w:rPr>
        <w:t>en escalas más pequeñas donde se buscaba a menor plazo.</w:t>
      </w:r>
    </w:p>
    <w:p w14:paraId="2C50145C" w14:textId="244E12B8" w:rsidR="00EC0B3E" w:rsidRDefault="3C3B26A3" w:rsidP="3C3B26A3">
      <w:pPr>
        <w:spacing w:before="408" w:line="288" w:lineRule="auto"/>
        <w:ind w:firstLine="567"/>
        <w:jc w:val="both"/>
        <w:rPr>
          <w:sz w:val="24"/>
          <w:szCs w:val="24"/>
          <w:lang w:val="es-ES"/>
        </w:rPr>
      </w:pPr>
      <w:r w:rsidRPr="3C3B26A3">
        <w:rPr>
          <w:sz w:val="24"/>
          <w:szCs w:val="24"/>
          <w:lang w:val="es-ES"/>
        </w:rPr>
        <w:t>En todas las gráficas de la figura 4.9 observamos un gran cambio a largo plazo en el tráfico de los servidores. Se puede apreciar fácilmente que todos consisten en servidores con una carga media bastante alta, lo cual es muy positivo de cara a analizarlos debido a la existencia de una gran cantidad de datos en su interior. De todos modos, aunque todos poseen una gran carga de tráfico, existe un momento en el tiempo donde el tráfico aumenta considerablemente de manera estabilizada. Esta situación es diferente a lo que habíamos visto anteriormente en otras pruebas, ya que la aparición de picos de tráfico era momentánea (tomando un momento como un periodo corto de tiempo), todo lo contrario al comportamiento de estas gráficas que tras sufrir un cambio al alza se mantienen a ese nivel de carga durante un periodo amplio de tiempo.</w:t>
      </w:r>
    </w:p>
    <w:p w14:paraId="6AC74FB9" w14:textId="0A4DADDE" w:rsidR="009F6305" w:rsidRPr="009F6305" w:rsidRDefault="009F3BA5" w:rsidP="009F3BA5">
      <w:pPr>
        <w:widowControl/>
        <w:rPr>
          <w:b/>
          <w:bCs/>
          <w:sz w:val="24"/>
          <w:szCs w:val="24"/>
        </w:rPr>
      </w:pPr>
      <w:r>
        <w:rPr>
          <w:b/>
          <w:bCs/>
          <w:sz w:val="24"/>
          <w:szCs w:val="24"/>
        </w:rPr>
        <w:br w:type="page"/>
      </w:r>
    </w:p>
    <w:p w14:paraId="1E57DCA2" w14:textId="5735F3C2" w:rsidR="009F6305" w:rsidRPr="00330198" w:rsidRDefault="009A0437" w:rsidP="009F6305">
      <w:pPr>
        <w:pStyle w:val="Heading5"/>
        <w:widowControl/>
        <w:numPr>
          <w:ilvl w:val="2"/>
          <w:numId w:val="5"/>
        </w:numPr>
        <w:tabs>
          <w:tab w:val="num" w:pos="764"/>
          <w:tab w:val="left" w:pos="1418"/>
        </w:tabs>
        <w:spacing w:before="120"/>
        <w:ind w:left="720"/>
        <w:jc w:val="both"/>
      </w:pPr>
      <w:r>
        <w:t xml:space="preserve"> </w:t>
      </w:r>
      <w:bookmarkStart w:id="352" w:name="_Toc169600409"/>
      <w:r>
        <w:t>Escala exponencial</w:t>
      </w:r>
      <w:bookmarkEnd w:id="352"/>
    </w:p>
    <w:p w14:paraId="49EFD473" w14:textId="0EF1807C" w:rsidR="00CF3BFC" w:rsidRPr="00FD58DA" w:rsidRDefault="3C3B26A3" w:rsidP="3C3B26A3">
      <w:pPr>
        <w:spacing w:before="408" w:line="288" w:lineRule="auto"/>
        <w:ind w:firstLine="567"/>
        <w:jc w:val="both"/>
        <w:rPr>
          <w:b/>
          <w:bCs/>
          <w:sz w:val="24"/>
          <w:szCs w:val="24"/>
          <w:lang w:val="es-ES"/>
        </w:rPr>
      </w:pPr>
      <w:r w:rsidRPr="3C3B26A3">
        <w:rPr>
          <w:sz w:val="24"/>
          <w:szCs w:val="24"/>
          <w:lang w:val="es-ES"/>
        </w:rPr>
        <w:t>Este tipo de escala tiene cierta peculiaridad y difiere de las anteriores en la manera de trabajar en la transformada Wavelet. En las escalas anteriores introducíamos un límite de escala y la transformación se ocupaba de generar un análisis para cada una de las escalas entre 1 y el límite, sin embargo, en el caso de una escala exponencial se permite realizar un análisis más amplio. Dado que la escala va saltando de manera exponencial, en nuestro caso por las potencias de 2, podemos llegar a escalas mucho más altas a la vez que estudiamos un menor número de coeficientes. De esta manera, podemos captar de una manera más precisa patrones de comportamiento más detallados junto a algunos más generales. Además, mejoramos notablemente la complejidad computacional de estos métodos, ya que no se utilizan todas las escalas, sino tan solo las potencias de 2 hasta el límite superior, que en nuestro caso está fijado en 2^10. Finalmente, cabe comentar que este tipo de escala podría servir para detectar patrones de comportamientos logarítmicos que pasen desapercibidos con el uso de escalas lineales.</w:t>
      </w:r>
    </w:p>
    <w:p w14:paraId="24F2FCDD" w14:textId="77777777" w:rsidR="00600D43" w:rsidRDefault="00CF48B6" w:rsidP="00600D43">
      <w:pPr>
        <w:pStyle w:val="BodyText"/>
        <w:keepNext/>
        <w:widowControl/>
        <w:spacing w:line="336" w:lineRule="auto"/>
        <w:jc w:val="center"/>
      </w:pPr>
      <w:r>
        <w:rPr>
          <w:noProof/>
        </w:rPr>
        <w:drawing>
          <wp:inline distT="0" distB="0" distL="0" distR="0" wp14:anchorId="403625EE" wp14:editId="6A43B500">
            <wp:extent cx="4572000" cy="3429000"/>
            <wp:effectExtent l="0" t="0" r="0" b="0"/>
            <wp:docPr id="158956662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6628" name="Imagen 1" descr="Gráfico, Gráfico de dispersión&#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8268" cy="3441201"/>
                    </a:xfrm>
                    <a:prstGeom prst="rect">
                      <a:avLst/>
                    </a:prstGeom>
                    <a:noFill/>
                    <a:ln>
                      <a:noFill/>
                    </a:ln>
                  </pic:spPr>
                </pic:pic>
              </a:graphicData>
            </a:graphic>
          </wp:inline>
        </w:drawing>
      </w:r>
    </w:p>
    <w:p w14:paraId="14D85E8D" w14:textId="7C58D7EB" w:rsidR="009F6305" w:rsidRPr="00A84ED8" w:rsidRDefault="3C3B26A3" w:rsidP="3C3B26A3">
      <w:pPr>
        <w:pStyle w:val="Caption"/>
        <w:jc w:val="center"/>
        <w:rPr>
          <w:i w:val="0"/>
          <w:iCs w:val="0"/>
          <w:color w:val="auto"/>
          <w:lang w:val="es-ES"/>
        </w:rPr>
      </w:pPr>
      <w:bookmarkStart w:id="353" w:name="_Toc169470713"/>
      <w:r w:rsidRPr="3C3B26A3">
        <w:rPr>
          <w:b/>
          <w:bCs/>
          <w:i w:val="0"/>
          <w:iCs w:val="0"/>
          <w:color w:val="auto"/>
          <w:lang w:val="es-ES"/>
        </w:rPr>
        <w:t xml:space="preserve">Figura </w:t>
      </w:r>
      <w:r w:rsidR="00600D43" w:rsidRPr="3C3B26A3">
        <w:rPr>
          <w:b/>
          <w:bCs/>
          <w:i w:val="0"/>
          <w:iCs w:val="0"/>
          <w:color w:val="auto"/>
        </w:rPr>
        <w:fldChar w:fldCharType="begin"/>
      </w:r>
      <w:r w:rsidR="00600D43" w:rsidRPr="3C3B26A3">
        <w:rPr>
          <w:b/>
          <w:bCs/>
          <w:i w:val="0"/>
          <w:iCs w:val="0"/>
          <w:color w:val="auto"/>
        </w:rPr>
        <w:instrText xml:space="preserve"> STYLEREF 1 \s </w:instrText>
      </w:r>
      <w:r w:rsidR="00600D43" w:rsidRPr="3C3B26A3">
        <w:rPr>
          <w:b/>
          <w:bCs/>
          <w:i w:val="0"/>
          <w:iCs w:val="0"/>
          <w:color w:val="auto"/>
        </w:rPr>
        <w:fldChar w:fldCharType="separate"/>
      </w:r>
      <w:r w:rsidR="00226745">
        <w:rPr>
          <w:b/>
          <w:bCs/>
          <w:i w:val="0"/>
          <w:iCs w:val="0"/>
          <w:noProof/>
          <w:color w:val="auto"/>
        </w:rPr>
        <w:t>4</w:t>
      </w:r>
      <w:r w:rsidR="00600D43" w:rsidRPr="3C3B26A3">
        <w:rPr>
          <w:b/>
          <w:bCs/>
          <w:i w:val="0"/>
          <w:iCs w:val="0"/>
          <w:color w:val="auto"/>
        </w:rPr>
        <w:fldChar w:fldCharType="end"/>
      </w:r>
      <w:r w:rsidRPr="3C3B26A3">
        <w:rPr>
          <w:b/>
          <w:bCs/>
          <w:i w:val="0"/>
          <w:iCs w:val="0"/>
          <w:color w:val="auto"/>
          <w:lang w:val="es-ES"/>
        </w:rPr>
        <w:t>.</w:t>
      </w:r>
      <w:r w:rsidR="00600D43" w:rsidRPr="3C3B26A3">
        <w:rPr>
          <w:b/>
          <w:bCs/>
          <w:i w:val="0"/>
          <w:iCs w:val="0"/>
          <w:color w:val="auto"/>
        </w:rPr>
        <w:fldChar w:fldCharType="begin"/>
      </w:r>
      <w:r w:rsidR="00600D43" w:rsidRPr="3C3B26A3">
        <w:rPr>
          <w:b/>
          <w:bCs/>
          <w:i w:val="0"/>
          <w:iCs w:val="0"/>
          <w:color w:val="auto"/>
        </w:rPr>
        <w:instrText xml:space="preserve"> SEQ Ilustración \* ARABIC \s 1 </w:instrText>
      </w:r>
      <w:r w:rsidR="00600D43" w:rsidRPr="3C3B26A3">
        <w:rPr>
          <w:b/>
          <w:bCs/>
          <w:i w:val="0"/>
          <w:iCs w:val="0"/>
          <w:color w:val="auto"/>
        </w:rPr>
        <w:fldChar w:fldCharType="separate"/>
      </w:r>
      <w:r w:rsidR="00226745">
        <w:rPr>
          <w:b/>
          <w:bCs/>
          <w:i w:val="0"/>
          <w:iCs w:val="0"/>
          <w:noProof/>
          <w:color w:val="auto"/>
        </w:rPr>
        <w:t>10</w:t>
      </w:r>
      <w:r w:rsidR="00600D43" w:rsidRPr="3C3B26A3">
        <w:rPr>
          <w:b/>
          <w:bCs/>
          <w:i w:val="0"/>
          <w:iCs w:val="0"/>
          <w:color w:val="auto"/>
        </w:rPr>
        <w:fldChar w:fldCharType="end"/>
      </w:r>
      <w:r w:rsidRPr="3C3B26A3">
        <w:rPr>
          <w:i w:val="0"/>
          <w:iCs w:val="0"/>
          <w:color w:val="auto"/>
          <w:lang w:val="es-ES"/>
        </w:rPr>
        <w:t>: Agrupación con PCA y K-Means utilizando escala exponencial</w:t>
      </w:r>
      <w:bookmarkEnd w:id="353"/>
    </w:p>
    <w:p w14:paraId="475D461C" w14:textId="2FD827F1" w:rsidR="00EB0325" w:rsidRPr="00A84ED8" w:rsidRDefault="3C3B26A3" w:rsidP="3C3B26A3">
      <w:pPr>
        <w:spacing w:before="408" w:line="288" w:lineRule="auto"/>
        <w:ind w:firstLine="567"/>
        <w:jc w:val="both"/>
        <w:rPr>
          <w:b/>
          <w:bCs/>
          <w:sz w:val="24"/>
          <w:szCs w:val="24"/>
          <w:lang w:val="es-ES"/>
        </w:rPr>
      </w:pPr>
      <w:r w:rsidRPr="3C3B26A3">
        <w:rPr>
          <w:sz w:val="24"/>
          <w:szCs w:val="24"/>
          <w:lang w:val="es-ES"/>
        </w:rPr>
        <w:t>Dado que en la figura 4.10 existe una zona central llena de puntos muy concentrados, y teniendo en cuenta resultados anteriores donde se demostraba la capacidad del método desarrollado para agrupar series temporales similares, obviamos la comparación de los puntos en esta zona y vamos directamente con los outliers de la coordenada (-4, 0).</w:t>
      </w:r>
    </w:p>
    <w:p w14:paraId="67D375EB" w14:textId="7FD2485D" w:rsidR="00600D43" w:rsidRDefault="004B697E" w:rsidP="00A84ED8">
      <w:pPr>
        <w:pStyle w:val="BodyText"/>
        <w:keepNext/>
        <w:widowControl/>
        <w:spacing w:before="408" w:line="336" w:lineRule="auto"/>
        <w:jc w:val="both"/>
      </w:pPr>
      <w:r>
        <w:rPr>
          <w:noProof/>
        </w:rPr>
        <w:drawing>
          <wp:inline distT="0" distB="0" distL="0" distR="0" wp14:anchorId="1AF17DE6" wp14:editId="27DE906E">
            <wp:extent cx="3001992" cy="2253694"/>
            <wp:effectExtent l="0" t="0" r="8255" b="0"/>
            <wp:docPr id="494337071"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37071" name="Imagen 24" descr="Gráfic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8852" cy="2273859"/>
                    </a:xfrm>
                    <a:prstGeom prst="rect">
                      <a:avLst/>
                    </a:prstGeom>
                    <a:noFill/>
                    <a:ln>
                      <a:noFill/>
                    </a:ln>
                  </pic:spPr>
                </pic:pic>
              </a:graphicData>
            </a:graphic>
          </wp:inline>
        </w:drawing>
      </w:r>
      <w:r w:rsidR="00830B3B">
        <w:rPr>
          <w:noProof/>
        </w:rPr>
        <w:drawing>
          <wp:inline distT="0" distB="0" distL="0" distR="0" wp14:anchorId="34629A32" wp14:editId="43A1D23A">
            <wp:extent cx="2984739" cy="2240742"/>
            <wp:effectExtent l="0" t="0" r="6350" b="7620"/>
            <wp:docPr id="859206214"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6214" name="Imagen 25" descr="Gráfico, Histo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2083" cy="2246255"/>
                    </a:xfrm>
                    <a:prstGeom prst="rect">
                      <a:avLst/>
                    </a:prstGeom>
                    <a:noFill/>
                    <a:ln>
                      <a:noFill/>
                    </a:ln>
                  </pic:spPr>
                </pic:pic>
              </a:graphicData>
            </a:graphic>
          </wp:inline>
        </w:drawing>
      </w:r>
    </w:p>
    <w:p w14:paraId="19118CFF" w14:textId="218DED07" w:rsidR="00D37B37" w:rsidRPr="00A84ED8" w:rsidRDefault="00600D43" w:rsidP="00AC02A3">
      <w:pPr>
        <w:pStyle w:val="Caption"/>
        <w:jc w:val="center"/>
        <w:rPr>
          <w:i w:val="0"/>
          <w:iCs w:val="0"/>
          <w:color w:val="auto"/>
        </w:rPr>
      </w:pPr>
      <w:bookmarkStart w:id="354" w:name="_Toc169470714"/>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11</w:t>
      </w:r>
      <w:r w:rsidR="00716595" w:rsidRPr="00A84ED8">
        <w:rPr>
          <w:b/>
          <w:bCs/>
          <w:i w:val="0"/>
          <w:iCs w:val="0"/>
          <w:color w:val="auto"/>
        </w:rPr>
        <w:fldChar w:fldCharType="end"/>
      </w:r>
      <w:r w:rsidRPr="00A84ED8">
        <w:rPr>
          <w:i w:val="0"/>
          <w:iCs w:val="0"/>
          <w:color w:val="auto"/>
        </w:rPr>
        <w:t>: Series temporales cercanas a la coordenada (-4, 0)</w:t>
      </w:r>
      <w:bookmarkEnd w:id="354"/>
    </w:p>
    <w:p w14:paraId="7A6A0182" w14:textId="5E8D9A3C" w:rsidR="009F6305" w:rsidRPr="00FD58DA" w:rsidRDefault="3C3B26A3" w:rsidP="3C3B26A3">
      <w:pPr>
        <w:spacing w:before="408" w:line="288" w:lineRule="auto"/>
        <w:ind w:firstLine="567"/>
        <w:jc w:val="both"/>
        <w:rPr>
          <w:b/>
          <w:bCs/>
          <w:sz w:val="24"/>
          <w:szCs w:val="24"/>
          <w:lang w:val="es-ES"/>
        </w:rPr>
      </w:pPr>
      <w:r w:rsidRPr="3C3B26A3">
        <w:rPr>
          <w:sz w:val="24"/>
          <w:szCs w:val="24"/>
          <w:lang w:val="es-ES"/>
        </w:rPr>
        <w:t>Como hemos comentado previamente, la escala exponencial tiene la capacidad de llegar a un rango más amplio de estudio, por lo que podemos observar comportamiento detallado y algo más general simultáneamente. Dadas las gráficas de la figura 4.11, podemos observar que existen varios comportamientos a distinta frecuencia que podemos comentar.</w:t>
      </w:r>
    </w:p>
    <w:p w14:paraId="3BF46D88" w14:textId="5DEDF154" w:rsidR="009F6305" w:rsidRDefault="002F4CD8" w:rsidP="00FD58DA">
      <w:pPr>
        <w:spacing w:before="408" w:line="288" w:lineRule="auto"/>
        <w:ind w:firstLine="567"/>
        <w:jc w:val="both"/>
        <w:rPr>
          <w:sz w:val="24"/>
          <w:szCs w:val="24"/>
        </w:rPr>
      </w:pPr>
      <w:r>
        <w:rPr>
          <w:sz w:val="24"/>
          <w:szCs w:val="24"/>
        </w:rPr>
        <w:t xml:space="preserve">Observando </w:t>
      </w:r>
      <w:r w:rsidR="006D598F">
        <w:rPr>
          <w:sz w:val="24"/>
          <w:szCs w:val="24"/>
        </w:rPr>
        <w:t>la primera de las gráficas vemos que el periodo en el que se han me</w:t>
      </w:r>
      <w:r w:rsidR="00B87202">
        <w:rPr>
          <w:sz w:val="24"/>
          <w:szCs w:val="24"/>
        </w:rPr>
        <w:t xml:space="preserve">dido todos los datos es de alrededor de 1 mes, </w:t>
      </w:r>
      <w:r w:rsidR="00543560">
        <w:rPr>
          <w:sz w:val="24"/>
          <w:szCs w:val="24"/>
        </w:rPr>
        <w:t xml:space="preserve">mientras que la otra tiene datos de 9 meses. </w:t>
      </w:r>
      <w:r w:rsidR="00016BF9">
        <w:rPr>
          <w:sz w:val="24"/>
          <w:szCs w:val="24"/>
        </w:rPr>
        <w:t xml:space="preserve">Dado que nuestro método no tiene en cuenta la temporalidad para ver la similitud entre series temporales, no </w:t>
      </w:r>
      <w:r w:rsidR="00871F54">
        <w:rPr>
          <w:sz w:val="24"/>
          <w:szCs w:val="24"/>
        </w:rPr>
        <w:t xml:space="preserve">debería ser un problema, aunque es cierto que al representarse gráficamente se generan </w:t>
      </w:r>
      <w:r w:rsidR="00321176">
        <w:rPr>
          <w:sz w:val="24"/>
          <w:szCs w:val="24"/>
        </w:rPr>
        <w:t>menos picos</w:t>
      </w:r>
      <w:r w:rsidR="00EF05B2">
        <w:rPr>
          <w:sz w:val="24"/>
          <w:szCs w:val="24"/>
        </w:rPr>
        <w:t xml:space="preserve">. Dicho esto, </w:t>
      </w:r>
      <w:r w:rsidR="003038B4">
        <w:rPr>
          <w:sz w:val="24"/>
          <w:szCs w:val="24"/>
        </w:rPr>
        <w:t>los picos observados en la primera de las gráficas pueden</w:t>
      </w:r>
      <w:r w:rsidR="006E1AA9">
        <w:rPr>
          <w:sz w:val="24"/>
          <w:szCs w:val="24"/>
        </w:rPr>
        <w:t xml:space="preserve"> deberse a la carga de trabajo diaria, por lo que durante las noches baj</w:t>
      </w:r>
      <w:r w:rsidR="004668C2">
        <w:rPr>
          <w:sz w:val="24"/>
          <w:szCs w:val="24"/>
        </w:rPr>
        <w:t>a</w:t>
      </w:r>
      <w:r w:rsidR="006E1AA9">
        <w:rPr>
          <w:sz w:val="24"/>
          <w:szCs w:val="24"/>
        </w:rPr>
        <w:t xml:space="preserve"> mucho el tráfico y seguidamente</w:t>
      </w:r>
      <w:r w:rsidR="004668C2">
        <w:rPr>
          <w:sz w:val="24"/>
          <w:szCs w:val="24"/>
        </w:rPr>
        <w:t>,</w:t>
      </w:r>
      <w:r w:rsidR="006E1AA9">
        <w:rPr>
          <w:sz w:val="24"/>
          <w:szCs w:val="24"/>
        </w:rPr>
        <w:t xml:space="preserve"> al iniciar el día</w:t>
      </w:r>
      <w:r w:rsidR="004668C2">
        <w:rPr>
          <w:sz w:val="24"/>
          <w:szCs w:val="24"/>
        </w:rPr>
        <w:t>,</w:t>
      </w:r>
      <w:r w:rsidR="006E1AA9">
        <w:rPr>
          <w:sz w:val="24"/>
          <w:szCs w:val="24"/>
        </w:rPr>
        <w:t xml:space="preserve"> aumenta </w:t>
      </w:r>
      <w:r w:rsidR="003038B4">
        <w:rPr>
          <w:sz w:val="24"/>
          <w:szCs w:val="24"/>
        </w:rPr>
        <w:t>enormemente.</w:t>
      </w:r>
      <w:r w:rsidR="00B00E28">
        <w:rPr>
          <w:sz w:val="24"/>
          <w:szCs w:val="24"/>
        </w:rPr>
        <w:t xml:space="preserve"> </w:t>
      </w:r>
    </w:p>
    <w:p w14:paraId="7D86A3F0" w14:textId="59916FCB" w:rsidR="009F6305" w:rsidRDefault="3C3B26A3" w:rsidP="3C3B26A3">
      <w:pPr>
        <w:spacing w:before="408" w:line="288" w:lineRule="auto"/>
        <w:ind w:firstLine="567"/>
        <w:jc w:val="both"/>
        <w:rPr>
          <w:sz w:val="24"/>
          <w:szCs w:val="24"/>
          <w:lang w:val="es-ES"/>
        </w:rPr>
      </w:pPr>
      <w:r w:rsidRPr="3C3B26A3">
        <w:rPr>
          <w:sz w:val="24"/>
          <w:szCs w:val="24"/>
          <w:lang w:val="es-ES"/>
        </w:rPr>
        <w:t>Este tipo de comportamiento a corto plazo se corresponde con el análisis de los datos a alta frecuencia, en la que ambas series poseen un patrón de comportamiento similar. Pero esto no queda ahí, ya que las gráficas también poseen un gran cambio de comportamiento a gran escala a partir de un momento significativo en el tiempo, donde el tráfico de los servidores aumenta considerablemente y estabilizándose en esos niveles durante un periodo largo. Este patrón a baja frecuencia es fácilmente identificable a simple vista.</w:t>
      </w:r>
    </w:p>
    <w:p w14:paraId="58985402" w14:textId="73E30388" w:rsidR="009F6305" w:rsidRDefault="008A0CC1" w:rsidP="00FD58DA">
      <w:pPr>
        <w:spacing w:before="408" w:line="288" w:lineRule="auto"/>
        <w:ind w:firstLine="567"/>
        <w:jc w:val="both"/>
        <w:rPr>
          <w:sz w:val="24"/>
          <w:szCs w:val="24"/>
        </w:rPr>
      </w:pPr>
      <w:r>
        <w:rPr>
          <w:sz w:val="24"/>
          <w:szCs w:val="24"/>
        </w:rPr>
        <w:t>La capacidad de la transformada Wavelet junto a una escala exponencial le otorga una potencia de análisis añadida</w:t>
      </w:r>
      <w:r w:rsidR="000255B4">
        <w:rPr>
          <w:sz w:val="24"/>
          <w:szCs w:val="24"/>
        </w:rPr>
        <w:t xml:space="preserve"> capaz de detectar patrones a distinta escala, por lo que proporciona unos resultados mucho más completos respecto al uso de una escala lineal.</w:t>
      </w:r>
    </w:p>
    <w:p w14:paraId="2ACDE6D6" w14:textId="180229BE" w:rsidR="003748D3" w:rsidRPr="00A84ED8" w:rsidRDefault="003F1336" w:rsidP="00A84ED8">
      <w:pPr>
        <w:spacing w:before="408" w:line="288" w:lineRule="auto"/>
        <w:ind w:firstLine="567"/>
        <w:jc w:val="both"/>
        <w:rPr>
          <w:b/>
          <w:bCs/>
          <w:sz w:val="24"/>
          <w:szCs w:val="24"/>
        </w:rPr>
      </w:pPr>
      <w:r w:rsidRPr="003F1336">
        <w:rPr>
          <w:sz w:val="24"/>
          <w:szCs w:val="24"/>
        </w:rPr>
        <w:t>Finalmente,</w:t>
      </w:r>
      <w:r w:rsidR="00667044" w:rsidRPr="003F1336">
        <w:rPr>
          <w:sz w:val="24"/>
          <w:szCs w:val="24"/>
        </w:rPr>
        <w:t xml:space="preserve"> y como refuerzo a </w:t>
      </w:r>
      <w:r w:rsidR="00A53E98" w:rsidRPr="003F1336">
        <w:rPr>
          <w:sz w:val="24"/>
          <w:szCs w:val="24"/>
        </w:rPr>
        <w:t xml:space="preserve">los resultados de las pruebas de estas series temporales, se muestran </w:t>
      </w:r>
      <w:r w:rsidRPr="003F1336">
        <w:rPr>
          <w:sz w:val="24"/>
          <w:szCs w:val="24"/>
        </w:rPr>
        <w:t>las gráficas de las series de los puntos atípicos</w:t>
      </w:r>
      <w:r w:rsidR="00595032">
        <w:rPr>
          <w:sz w:val="24"/>
          <w:szCs w:val="24"/>
        </w:rPr>
        <w:t xml:space="preserve"> de la coordenada (2, 0)</w:t>
      </w:r>
      <w:r w:rsidRPr="003F1336">
        <w:rPr>
          <w:sz w:val="24"/>
          <w:szCs w:val="24"/>
        </w:rPr>
        <w:t xml:space="preserve"> del otro clúster en la figura 4.</w:t>
      </w:r>
      <w:r w:rsidR="00AC02A3">
        <w:rPr>
          <w:sz w:val="24"/>
          <w:szCs w:val="24"/>
        </w:rPr>
        <w:t>12</w:t>
      </w:r>
      <w:r w:rsidRPr="003F1336">
        <w:rPr>
          <w:sz w:val="24"/>
          <w:szCs w:val="24"/>
        </w:rPr>
        <w:t>.</w:t>
      </w:r>
    </w:p>
    <w:p w14:paraId="0BB10E69" w14:textId="447841A8" w:rsidR="00AC02A3" w:rsidRDefault="00F44523" w:rsidP="00A84ED8">
      <w:pPr>
        <w:pStyle w:val="BodyText"/>
        <w:keepNext/>
        <w:widowControl/>
        <w:spacing w:before="408" w:line="336" w:lineRule="auto"/>
        <w:jc w:val="both"/>
      </w:pPr>
      <w:r>
        <w:rPr>
          <w:noProof/>
        </w:rPr>
        <w:drawing>
          <wp:inline distT="0" distB="0" distL="0" distR="0" wp14:anchorId="216159DD" wp14:editId="0853B8D5">
            <wp:extent cx="2999063" cy="2251495"/>
            <wp:effectExtent l="0" t="0" r="0" b="0"/>
            <wp:docPr id="1727309553"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9553" name="Imagen 26" descr="Gráfico, Gráfico de líneas&#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3150" cy="2262070"/>
                    </a:xfrm>
                    <a:prstGeom prst="rect">
                      <a:avLst/>
                    </a:prstGeom>
                    <a:noFill/>
                    <a:ln>
                      <a:noFill/>
                    </a:ln>
                  </pic:spPr>
                </pic:pic>
              </a:graphicData>
            </a:graphic>
          </wp:inline>
        </w:drawing>
      </w:r>
      <w:r w:rsidR="008C1C53">
        <w:rPr>
          <w:noProof/>
        </w:rPr>
        <w:drawing>
          <wp:inline distT="0" distB="0" distL="0" distR="0" wp14:anchorId="4A3D9959" wp14:editId="1C206ABF">
            <wp:extent cx="2998470" cy="2251050"/>
            <wp:effectExtent l="0" t="0" r="0" b="0"/>
            <wp:docPr id="560511930" name="Imagen 2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1930" name="Imagen 27" descr="Gráfico, Gráfico de líneas&#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09079" cy="2259014"/>
                    </a:xfrm>
                    <a:prstGeom prst="rect">
                      <a:avLst/>
                    </a:prstGeom>
                    <a:noFill/>
                    <a:ln>
                      <a:noFill/>
                    </a:ln>
                  </pic:spPr>
                </pic:pic>
              </a:graphicData>
            </a:graphic>
          </wp:inline>
        </w:drawing>
      </w:r>
    </w:p>
    <w:p w14:paraId="407193A1" w14:textId="03145472" w:rsidR="003F1336" w:rsidRPr="00A84ED8" w:rsidRDefault="00AC02A3" w:rsidP="00AC02A3">
      <w:pPr>
        <w:pStyle w:val="Caption"/>
        <w:jc w:val="center"/>
        <w:rPr>
          <w:i w:val="0"/>
          <w:iCs w:val="0"/>
          <w:color w:val="auto"/>
        </w:rPr>
      </w:pPr>
      <w:bookmarkStart w:id="355" w:name="_Toc169470715"/>
      <w:r w:rsidRPr="00A84ED8">
        <w:rPr>
          <w:b/>
          <w:bCs/>
          <w:i w:val="0"/>
          <w:iCs w:val="0"/>
          <w:color w:val="auto"/>
        </w:rPr>
        <w:t xml:space="preserve">Figura </w:t>
      </w:r>
      <w:r w:rsidR="00716595" w:rsidRPr="00A84ED8">
        <w:rPr>
          <w:b/>
          <w:bCs/>
          <w:i w:val="0"/>
          <w:iCs w:val="0"/>
          <w:color w:val="auto"/>
        </w:rPr>
        <w:fldChar w:fldCharType="begin"/>
      </w:r>
      <w:r w:rsidR="00716595" w:rsidRPr="00A84ED8">
        <w:rPr>
          <w:b/>
          <w:bCs/>
          <w:i w:val="0"/>
          <w:iCs w:val="0"/>
          <w:color w:val="auto"/>
        </w:rPr>
        <w:instrText xml:space="preserve"> STYLEREF 1 \s </w:instrText>
      </w:r>
      <w:r w:rsidR="00716595" w:rsidRPr="00A84ED8">
        <w:rPr>
          <w:b/>
          <w:bCs/>
          <w:i w:val="0"/>
          <w:iCs w:val="0"/>
          <w:color w:val="auto"/>
        </w:rPr>
        <w:fldChar w:fldCharType="separate"/>
      </w:r>
      <w:r w:rsidR="00226745">
        <w:rPr>
          <w:b/>
          <w:bCs/>
          <w:i w:val="0"/>
          <w:iCs w:val="0"/>
          <w:noProof/>
          <w:color w:val="auto"/>
        </w:rPr>
        <w:t>4</w:t>
      </w:r>
      <w:r w:rsidR="00716595" w:rsidRPr="00A84ED8">
        <w:rPr>
          <w:b/>
          <w:bCs/>
          <w:i w:val="0"/>
          <w:iCs w:val="0"/>
          <w:color w:val="auto"/>
        </w:rPr>
        <w:fldChar w:fldCharType="end"/>
      </w:r>
      <w:r w:rsidR="00716595" w:rsidRPr="00A84ED8">
        <w:rPr>
          <w:b/>
          <w:bCs/>
          <w:i w:val="0"/>
          <w:iCs w:val="0"/>
          <w:color w:val="auto"/>
        </w:rPr>
        <w:t>.</w:t>
      </w:r>
      <w:r w:rsidR="00716595" w:rsidRPr="00A84ED8">
        <w:rPr>
          <w:b/>
          <w:bCs/>
          <w:i w:val="0"/>
          <w:iCs w:val="0"/>
          <w:color w:val="auto"/>
        </w:rPr>
        <w:fldChar w:fldCharType="begin"/>
      </w:r>
      <w:r w:rsidR="00716595" w:rsidRPr="00A84ED8">
        <w:rPr>
          <w:b/>
          <w:bCs/>
          <w:i w:val="0"/>
          <w:iCs w:val="0"/>
          <w:color w:val="auto"/>
        </w:rPr>
        <w:instrText xml:space="preserve"> SEQ Ilustración \* ARABIC \s 1 </w:instrText>
      </w:r>
      <w:r w:rsidR="00716595" w:rsidRPr="00A84ED8">
        <w:rPr>
          <w:b/>
          <w:bCs/>
          <w:i w:val="0"/>
          <w:iCs w:val="0"/>
          <w:color w:val="auto"/>
        </w:rPr>
        <w:fldChar w:fldCharType="separate"/>
      </w:r>
      <w:r w:rsidR="00226745">
        <w:rPr>
          <w:b/>
          <w:bCs/>
          <w:i w:val="0"/>
          <w:iCs w:val="0"/>
          <w:noProof/>
          <w:color w:val="auto"/>
        </w:rPr>
        <w:t>12</w:t>
      </w:r>
      <w:r w:rsidR="00716595" w:rsidRPr="00A84ED8">
        <w:rPr>
          <w:b/>
          <w:bCs/>
          <w:i w:val="0"/>
          <w:iCs w:val="0"/>
          <w:color w:val="auto"/>
        </w:rPr>
        <w:fldChar w:fldCharType="end"/>
      </w:r>
      <w:r w:rsidRPr="00A84ED8">
        <w:rPr>
          <w:i w:val="0"/>
          <w:iCs w:val="0"/>
          <w:color w:val="auto"/>
        </w:rPr>
        <w:t>: Series temporales cercanas a la coordenada (2, 0)</w:t>
      </w:r>
      <w:bookmarkEnd w:id="355"/>
    </w:p>
    <w:p w14:paraId="479D6292" w14:textId="0CCD1A1C" w:rsidR="009F6305" w:rsidRDefault="00A02DA9" w:rsidP="00FD58DA">
      <w:pPr>
        <w:spacing w:before="408" w:line="288" w:lineRule="auto"/>
        <w:ind w:firstLine="567"/>
        <w:jc w:val="both"/>
        <w:rPr>
          <w:sz w:val="24"/>
          <w:szCs w:val="24"/>
        </w:rPr>
      </w:pPr>
      <w:r>
        <w:rPr>
          <w:sz w:val="24"/>
          <w:szCs w:val="24"/>
        </w:rPr>
        <w:t xml:space="preserve">A simple vista se observa que las gráficas de </w:t>
      </w:r>
      <w:r w:rsidR="00AC02A3">
        <w:rPr>
          <w:sz w:val="24"/>
          <w:szCs w:val="24"/>
        </w:rPr>
        <w:t>la figura 4.12</w:t>
      </w:r>
      <w:r w:rsidR="00661D63">
        <w:rPr>
          <w:sz w:val="24"/>
          <w:szCs w:val="24"/>
        </w:rPr>
        <w:t xml:space="preserve"> son </w:t>
      </w:r>
      <w:r w:rsidR="006957D9">
        <w:rPr>
          <w:sz w:val="24"/>
          <w:szCs w:val="24"/>
        </w:rPr>
        <w:t xml:space="preserve">muy diferentes a las gráficas con los que hemos estado trabajando en el resto de </w:t>
      </w:r>
      <w:r w:rsidR="00626CBE">
        <w:rPr>
          <w:sz w:val="24"/>
          <w:szCs w:val="24"/>
        </w:rPr>
        <w:t>las pruebas</w:t>
      </w:r>
      <w:r w:rsidR="006957D9">
        <w:rPr>
          <w:sz w:val="24"/>
          <w:szCs w:val="24"/>
        </w:rPr>
        <w:t xml:space="preserve">. </w:t>
      </w:r>
      <w:r w:rsidR="00626CBE">
        <w:rPr>
          <w:sz w:val="24"/>
          <w:szCs w:val="24"/>
        </w:rPr>
        <w:t>Es</w:t>
      </w:r>
      <w:r w:rsidR="00D72CDA">
        <w:rPr>
          <w:sz w:val="24"/>
          <w:szCs w:val="24"/>
        </w:rPr>
        <w:t xml:space="preserve">to sucede </w:t>
      </w:r>
      <w:r w:rsidR="00583A72">
        <w:rPr>
          <w:sz w:val="24"/>
          <w:szCs w:val="24"/>
        </w:rPr>
        <w:t xml:space="preserve">por la falta de </w:t>
      </w:r>
      <w:r w:rsidR="000008E9">
        <w:rPr>
          <w:sz w:val="24"/>
          <w:szCs w:val="24"/>
        </w:rPr>
        <w:t xml:space="preserve">medición de datos en estas series. Como se ha comentado en secciones anteriores, la presencia de </w:t>
      </w:r>
      <w:r w:rsidR="00FD5902">
        <w:rPr>
          <w:sz w:val="24"/>
          <w:szCs w:val="24"/>
        </w:rPr>
        <w:t xml:space="preserve">líneas rectas en las gráficas se debe </w:t>
      </w:r>
      <w:r w:rsidR="00FD0D96">
        <w:rPr>
          <w:sz w:val="24"/>
          <w:szCs w:val="24"/>
        </w:rPr>
        <w:t>a huecos o momentos en el tiempo donde no existen datos acerca de ese servidor, por lo que se producen saltos entre los momentos donde sí existen datos</w:t>
      </w:r>
      <w:r w:rsidR="00917FF2">
        <w:rPr>
          <w:sz w:val="24"/>
          <w:szCs w:val="24"/>
        </w:rPr>
        <w:t xml:space="preserve"> generando este tipo de rectas.</w:t>
      </w:r>
    </w:p>
    <w:p w14:paraId="0431A275" w14:textId="2E97A74C" w:rsidR="009F6305" w:rsidRDefault="3C3B26A3" w:rsidP="3C3B26A3">
      <w:pPr>
        <w:spacing w:before="408" w:line="288" w:lineRule="auto"/>
        <w:ind w:firstLine="567"/>
        <w:jc w:val="both"/>
        <w:rPr>
          <w:sz w:val="24"/>
          <w:szCs w:val="24"/>
          <w:lang w:val="es-ES"/>
        </w:rPr>
      </w:pPr>
      <w:r w:rsidRPr="3C3B26A3">
        <w:rPr>
          <w:sz w:val="24"/>
          <w:szCs w:val="24"/>
          <w:lang w:val="es-ES"/>
        </w:rPr>
        <w:t>En otro tipo de investigaciones, la falta de datos podría ser un punto negativo de cara a realizar un análisis, sin embargo, en este caso no tendría tanto impacto. Si recordamos la manera en la que se agrupan los datos, los descriptores de las series temporales no tienen en cuenta la cantidad de datos que contiene, simplemente genera un valor numérico. Por ello, las series temporales que contienen huecos en la medición de los datos pueden caracterizarse de la misma manera.</w:t>
      </w:r>
    </w:p>
    <w:p w14:paraId="7D9FCC9F" w14:textId="6BBB1C18" w:rsidR="00417D17" w:rsidRPr="009F6305" w:rsidRDefault="3C3B26A3" w:rsidP="3C3B26A3">
      <w:pPr>
        <w:spacing w:before="408" w:line="288" w:lineRule="auto"/>
        <w:ind w:firstLine="567"/>
        <w:jc w:val="both"/>
        <w:rPr>
          <w:b/>
          <w:bCs/>
          <w:sz w:val="24"/>
          <w:szCs w:val="24"/>
          <w:lang w:val="es-ES"/>
        </w:rPr>
      </w:pPr>
      <w:r w:rsidRPr="3C3B26A3">
        <w:rPr>
          <w:sz w:val="24"/>
          <w:szCs w:val="24"/>
          <w:lang w:val="es-ES"/>
        </w:rPr>
        <w:t xml:space="preserve">En el caso de estas gráficas, se observa una gran falta de datos a lo largo de la mayoría del tiempo medido, sin embargo, el comportamiento general de ambas es muy similar. En ellas existe inicialmente un tráfico en niveles intermedios que, en periodos posteriores, sufre un cambio drástico de comportamiento, provocado por la falta de datos mencionada. Podríamos decir que este cambio en el comportamiento se produce a largo plazo, y a pesar de producirse de manera excepcional, el método que hemos desarrollado detecta correctamente este tipo de situaciones anómalas. </w:t>
      </w:r>
    </w:p>
    <w:p w14:paraId="7D267383" w14:textId="77777777" w:rsidR="00BC5CE9" w:rsidRDefault="00BC5CE9">
      <w:pPr>
        <w:pStyle w:val="BodyText"/>
        <w:widowControl/>
        <w:spacing w:line="336" w:lineRule="auto"/>
        <w:jc w:val="both"/>
        <w:rPr>
          <w:sz w:val="20"/>
        </w:rPr>
      </w:pPr>
    </w:p>
    <w:p w14:paraId="449F14CB" w14:textId="77777777" w:rsidR="00BC5CE9" w:rsidRDefault="00BC5CE9">
      <w:pPr>
        <w:pStyle w:val="BodyText"/>
        <w:widowControl/>
        <w:spacing w:line="336" w:lineRule="auto"/>
        <w:jc w:val="both"/>
        <w:rPr>
          <w:sz w:val="20"/>
        </w:rPr>
      </w:pPr>
    </w:p>
    <w:p w14:paraId="4AD05062" w14:textId="77777777" w:rsidR="00BC5CE9" w:rsidRDefault="00BC5CE9">
      <w:pPr>
        <w:pStyle w:val="BodyText"/>
        <w:widowControl/>
        <w:spacing w:line="336" w:lineRule="auto"/>
        <w:jc w:val="both"/>
        <w:rPr>
          <w:sz w:val="20"/>
        </w:rPr>
      </w:pPr>
    </w:p>
    <w:p w14:paraId="53FE2BC7" w14:textId="77777777" w:rsidR="00BC5CE9" w:rsidRDefault="00BC5CE9">
      <w:pPr>
        <w:pStyle w:val="BodyText"/>
        <w:widowControl/>
        <w:spacing w:line="336" w:lineRule="auto"/>
        <w:jc w:val="both"/>
        <w:rPr>
          <w:sz w:val="20"/>
        </w:rPr>
      </w:pPr>
    </w:p>
    <w:p w14:paraId="001F1C70" w14:textId="77777777" w:rsidR="00BC5CE9" w:rsidRDefault="00BC5CE9">
      <w:pPr>
        <w:pStyle w:val="BodyText"/>
        <w:widowControl/>
        <w:spacing w:line="336" w:lineRule="auto"/>
        <w:jc w:val="both"/>
        <w:rPr>
          <w:sz w:val="20"/>
        </w:rPr>
      </w:pPr>
    </w:p>
    <w:p w14:paraId="48FC886C" w14:textId="77777777" w:rsidR="00BC5CE9" w:rsidRDefault="00BC5CE9">
      <w:pPr>
        <w:pStyle w:val="BodyText"/>
        <w:widowControl/>
        <w:spacing w:line="336" w:lineRule="auto"/>
        <w:jc w:val="both"/>
        <w:rPr>
          <w:sz w:val="20"/>
        </w:rPr>
      </w:pPr>
    </w:p>
    <w:p w14:paraId="6354A748" w14:textId="77777777" w:rsidR="00BC5CE9" w:rsidRDefault="00BC5CE9">
      <w:pPr>
        <w:pStyle w:val="BodyText"/>
        <w:widowControl/>
        <w:spacing w:line="336" w:lineRule="auto"/>
        <w:jc w:val="both"/>
        <w:rPr>
          <w:sz w:val="20"/>
        </w:rPr>
      </w:pPr>
    </w:p>
    <w:p w14:paraId="287659BB" w14:textId="77777777" w:rsidR="00BC5CE9" w:rsidRDefault="00BC5CE9">
      <w:pPr>
        <w:pStyle w:val="BodyText"/>
        <w:widowControl/>
        <w:spacing w:line="336" w:lineRule="auto"/>
        <w:jc w:val="both"/>
        <w:rPr>
          <w:sz w:val="20"/>
        </w:rPr>
      </w:pPr>
    </w:p>
    <w:p w14:paraId="5574E867" w14:textId="77777777" w:rsidR="00BC5CE9" w:rsidRDefault="00BC5CE9">
      <w:pPr>
        <w:pStyle w:val="BodyText"/>
        <w:widowControl/>
        <w:spacing w:line="336" w:lineRule="auto"/>
        <w:jc w:val="both"/>
        <w:rPr>
          <w:sz w:val="20"/>
        </w:rPr>
      </w:pPr>
    </w:p>
    <w:p w14:paraId="42222015" w14:textId="77777777" w:rsidR="009F6305" w:rsidRDefault="009F6305">
      <w:pPr>
        <w:pStyle w:val="BodyText"/>
        <w:widowControl/>
        <w:spacing w:line="336" w:lineRule="auto"/>
        <w:jc w:val="both"/>
        <w:rPr>
          <w:sz w:val="20"/>
        </w:rPr>
      </w:pPr>
    </w:p>
    <w:bookmarkStart w:id="356" w:name="_Toc169600410"/>
    <w:p w14:paraId="0E651F5F" w14:textId="4DC1BF7C" w:rsidR="002F3FA0" w:rsidRPr="002F3FA0" w:rsidRDefault="002F3FA0" w:rsidP="002F3FA0">
      <w:pPr>
        <w:pStyle w:val="Heading1"/>
        <w:numPr>
          <w:ilvl w:val="0"/>
          <w:numId w:val="9"/>
        </w:numPr>
        <w:pBdr>
          <w:bottom w:val="single" w:sz="24" w:space="1" w:color="9A7248"/>
        </w:pBdr>
        <w:spacing w:after="100" w:afterAutospacing="1" w:line="240" w:lineRule="auto"/>
        <w:jc w:val="left"/>
        <w:rPr>
          <w:u w:val="none"/>
        </w:rPr>
      </w:pPr>
      <w:r w:rsidRPr="005C4407">
        <w:rPr>
          <w:noProof/>
          <w:sz w:val="2"/>
          <w:szCs w:val="2"/>
        </w:rPr>
        <mc:AlternateContent>
          <mc:Choice Requires="wps">
            <w:drawing>
              <wp:anchor distT="0" distB="0" distL="0" distR="0" simplePos="0" relativeHeight="251658249" behindDoc="0" locked="0" layoutInCell="1" allowOverlap="1" wp14:anchorId="52F222F8" wp14:editId="2E346A72">
                <wp:simplePos x="0" y="0"/>
                <wp:positionH relativeFrom="page">
                  <wp:posOffset>6145530</wp:posOffset>
                </wp:positionH>
                <wp:positionV relativeFrom="paragraph">
                  <wp:posOffset>226060</wp:posOffset>
                </wp:positionV>
                <wp:extent cx="18415" cy="769620"/>
                <wp:effectExtent l="0" t="0" r="20320" b="0"/>
                <wp:wrapNone/>
                <wp:docPr id="12067530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1AF0FFC">
              <v:rect id="docshape25" style="position:absolute;margin-left:483.9pt;margin-top:17.8pt;width:1.45pt;height:60.6pt;z-index:251658249;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3C1D2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w10:wrap anchorx="page"/>
              </v:rect>
            </w:pict>
          </mc:Fallback>
        </mc:AlternateContent>
      </w:r>
      <w:r>
        <w:t xml:space="preserve"> </w:t>
      </w:r>
      <w:r>
        <w:rPr>
          <w:u w:val="none"/>
        </w:rPr>
        <w:t>Conclusiones</w:t>
      </w:r>
      <w:bookmarkEnd w:id="356"/>
    </w:p>
    <w:p w14:paraId="1FF23DDF" w14:textId="2E162641" w:rsidR="004D653D" w:rsidRPr="009F6305" w:rsidRDefault="3C3B26A3" w:rsidP="3C3B26A3">
      <w:pPr>
        <w:spacing w:before="408" w:line="288" w:lineRule="auto"/>
        <w:ind w:firstLine="567"/>
        <w:jc w:val="both"/>
        <w:rPr>
          <w:b/>
          <w:bCs/>
          <w:sz w:val="24"/>
          <w:szCs w:val="24"/>
          <w:lang w:val="es-ES"/>
        </w:rPr>
      </w:pPr>
      <w:r w:rsidRPr="3C3B26A3">
        <w:rPr>
          <w:sz w:val="24"/>
          <w:szCs w:val="24"/>
          <w:lang w:val="es-ES"/>
        </w:rPr>
        <w:t>El objetivo principal de este trabajo era realizar una investigación sobre un posible método de caracterización de series temporales basado en la eliminación de la temporalidad. Para efectuar todas las etapas de la investigación se han hecho uso de múltiples herramientas que nos han ayudado durante todo este proceso.</w:t>
      </w:r>
    </w:p>
    <w:p w14:paraId="0A36A027" w14:textId="77777777" w:rsidR="002F3FA0" w:rsidRPr="002F3FA0" w:rsidRDefault="002F3FA0" w:rsidP="002F3FA0">
      <w:pPr>
        <w:pStyle w:val="ListParagraph"/>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357" w:name="_Toc167956783"/>
      <w:bookmarkStart w:id="358" w:name="_Toc168040177"/>
      <w:bookmarkStart w:id="359" w:name="_Toc168040245"/>
      <w:bookmarkStart w:id="360" w:name="_Toc168040313"/>
      <w:bookmarkStart w:id="361" w:name="_Toc168043541"/>
      <w:bookmarkStart w:id="362" w:name="_Toc168305615"/>
      <w:bookmarkStart w:id="363" w:name="_Toc168305687"/>
      <w:bookmarkStart w:id="364" w:name="_Toc168394836"/>
      <w:bookmarkStart w:id="365" w:name="_Toc168396849"/>
      <w:bookmarkStart w:id="366" w:name="_Toc168396902"/>
      <w:bookmarkStart w:id="367" w:name="_Toc169362240"/>
      <w:bookmarkStart w:id="368" w:name="_Toc169362327"/>
      <w:bookmarkStart w:id="369" w:name="_Toc169362388"/>
      <w:bookmarkStart w:id="370" w:name="_Toc169363905"/>
      <w:bookmarkStart w:id="371" w:name="_Toc169433306"/>
      <w:bookmarkStart w:id="372" w:name="_Toc169433366"/>
      <w:bookmarkStart w:id="373" w:name="_Toc169438631"/>
      <w:bookmarkStart w:id="374" w:name="_Toc169545221"/>
      <w:bookmarkStart w:id="375" w:name="_Toc169548362"/>
      <w:bookmarkStart w:id="376" w:name="_Toc169600411"/>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6CAABDEC" w14:textId="6CD2512A" w:rsidR="002F3FA0" w:rsidRDefault="00FC1946" w:rsidP="002F3FA0">
      <w:pPr>
        <w:pStyle w:val="Heading4"/>
        <w:widowControl/>
        <w:numPr>
          <w:ilvl w:val="1"/>
          <w:numId w:val="2"/>
        </w:numPr>
        <w:tabs>
          <w:tab w:val="clear" w:pos="0"/>
          <w:tab w:val="num" w:pos="-9"/>
          <w:tab w:val="left" w:pos="2418"/>
          <w:tab w:val="left" w:pos="2419"/>
        </w:tabs>
        <w:spacing w:beforeAutospacing="1" w:line="336" w:lineRule="auto"/>
        <w:ind w:left="873"/>
        <w:jc w:val="both"/>
      </w:pPr>
      <w:bookmarkStart w:id="377" w:name="_Toc169600412"/>
      <w:r>
        <w:rPr>
          <w:color w:val="9A7248"/>
        </w:rPr>
        <w:t>Objetivos cumplidos</w:t>
      </w:r>
      <w:bookmarkEnd w:id="377"/>
    </w:p>
    <w:p w14:paraId="73C61B69" w14:textId="103FAE98" w:rsidR="008D6798" w:rsidRPr="008D6798" w:rsidRDefault="00F11B7E" w:rsidP="00086A31">
      <w:pPr>
        <w:pStyle w:val="BodyText"/>
        <w:widowControl/>
        <w:spacing w:before="408" w:line="288" w:lineRule="auto"/>
        <w:ind w:firstLine="567"/>
        <w:jc w:val="both"/>
        <w:rPr>
          <w:sz w:val="24"/>
          <w:szCs w:val="24"/>
        </w:rPr>
      </w:pPr>
      <w:r w:rsidRPr="008D6798">
        <w:rPr>
          <w:sz w:val="24"/>
          <w:szCs w:val="24"/>
        </w:rPr>
        <w:t xml:space="preserve">En la fase inicial del trabajo se fijaron una serie de objetivos </w:t>
      </w:r>
      <w:r w:rsidR="009167EA" w:rsidRPr="008D6798">
        <w:rPr>
          <w:sz w:val="24"/>
          <w:szCs w:val="24"/>
        </w:rPr>
        <w:t xml:space="preserve">a cumplir </w:t>
      </w:r>
      <w:r w:rsidR="003251F4" w:rsidRPr="008D6798">
        <w:rPr>
          <w:sz w:val="24"/>
          <w:szCs w:val="24"/>
        </w:rPr>
        <w:t xml:space="preserve">a lo largo del proyecto, por lo que vamos a analizar </w:t>
      </w:r>
      <w:r w:rsidR="00BE6D49" w:rsidRPr="008D6798">
        <w:rPr>
          <w:sz w:val="24"/>
          <w:szCs w:val="24"/>
        </w:rPr>
        <w:t>cuáles</w:t>
      </w:r>
      <w:r w:rsidR="00113A50" w:rsidRPr="008D6798">
        <w:rPr>
          <w:sz w:val="24"/>
          <w:szCs w:val="24"/>
        </w:rPr>
        <w:t xml:space="preserve"> de ellos se han completado.</w:t>
      </w:r>
    </w:p>
    <w:p w14:paraId="5E182805" w14:textId="34BAB966" w:rsidR="008D6798" w:rsidRPr="008D6798" w:rsidRDefault="3C3B26A3" w:rsidP="3C3B26A3">
      <w:pPr>
        <w:pStyle w:val="BodyText"/>
        <w:widowControl/>
        <w:spacing w:before="408" w:line="288" w:lineRule="auto"/>
        <w:ind w:firstLine="567"/>
        <w:jc w:val="both"/>
        <w:rPr>
          <w:sz w:val="24"/>
          <w:szCs w:val="24"/>
          <w:lang w:val="es-ES"/>
        </w:rPr>
      </w:pPr>
      <w:r w:rsidRPr="3C3B26A3">
        <w:rPr>
          <w:sz w:val="24"/>
          <w:szCs w:val="24"/>
          <w:lang w:val="es-ES"/>
        </w:rPr>
        <w:t>De manera general, el objetivo relacionado con el aprendizaje de todo el ciclo de vida de una investigación se ha cumplido con creces. Durante la duración total del proyecto se ha aprendido a tomar posibles soluciones a diferentes problemáticas, analizar la validez de los resultados obtenidos, así como la redacción de todos estos pasos para dejar reflejado todo el trabajo realizado.</w:t>
      </w:r>
    </w:p>
    <w:p w14:paraId="16A62F22" w14:textId="7F2D3E6C" w:rsidR="00A95CF7" w:rsidRDefault="3C3B26A3" w:rsidP="3C3B26A3">
      <w:pPr>
        <w:pStyle w:val="BodyText"/>
        <w:widowControl/>
        <w:spacing w:before="408" w:line="288" w:lineRule="auto"/>
        <w:ind w:firstLine="567"/>
        <w:jc w:val="both"/>
        <w:rPr>
          <w:sz w:val="24"/>
          <w:szCs w:val="24"/>
          <w:lang w:val="es-ES"/>
        </w:rPr>
      </w:pPr>
      <w:r w:rsidRPr="3C3B26A3">
        <w:rPr>
          <w:sz w:val="24"/>
          <w:szCs w:val="24"/>
          <w:lang w:val="es-ES"/>
        </w:rPr>
        <w:t xml:space="preserve">En cuanto al tema técnico, pienso que se han obtenido resultados muy positivos e interesantes de cara a una investigación futura más completa. Es evidente que la capacidad de investigación en este trabajo es limitada y puede ser desarrollada mucho más a fondo para poder obtener resultados más valiosos, sin embargo, los resultados proporcionados nos hacen pensar en la posibilidad de grandes avances en el área de la caracterización de series temporales. Es por ello que creo firmemente que el propósito general del trabajo ha sido muy positivo y se han cumplido los objetivos previamente fijados de manera positiva. </w:t>
      </w:r>
    </w:p>
    <w:p w14:paraId="132BE5CE" w14:textId="77777777" w:rsidR="00A95CF7" w:rsidRPr="00A10F69" w:rsidRDefault="00A95CF7" w:rsidP="00A95CF7">
      <w:pPr>
        <w:pStyle w:val="Heading4"/>
        <w:widowControl/>
        <w:numPr>
          <w:ilvl w:val="1"/>
          <w:numId w:val="2"/>
        </w:numPr>
        <w:tabs>
          <w:tab w:val="left" w:pos="1346"/>
          <w:tab w:val="left" w:pos="1347"/>
        </w:tabs>
        <w:spacing w:beforeAutospacing="1" w:line="336" w:lineRule="auto"/>
        <w:ind w:left="873"/>
        <w:jc w:val="both"/>
      </w:pPr>
      <w:bookmarkStart w:id="378" w:name="_Toc169600413"/>
      <w:r>
        <w:rPr>
          <w:color w:val="9A7248"/>
        </w:rPr>
        <w:t>Aprendizaje</w:t>
      </w:r>
      <w:bookmarkEnd w:id="378"/>
    </w:p>
    <w:p w14:paraId="45F0BD45" w14:textId="67D2E0A0" w:rsidR="00A10F69" w:rsidRPr="00BA4A20" w:rsidRDefault="3C3B26A3" w:rsidP="00BA4A20">
      <w:pPr>
        <w:spacing w:before="408" w:line="288" w:lineRule="auto"/>
        <w:ind w:firstLine="567"/>
        <w:jc w:val="both"/>
        <w:rPr>
          <w:sz w:val="24"/>
          <w:szCs w:val="24"/>
        </w:rPr>
      </w:pPr>
      <w:r w:rsidRPr="3C3B26A3">
        <w:rPr>
          <w:sz w:val="24"/>
          <w:szCs w:val="24"/>
          <w:lang w:val="es-ES"/>
        </w:rPr>
        <w:t>A lo largo de todo el trabajo he aprendido el proceso completo del desarrollo de una investigación. Después de haber encontrado una idea sobre la que basar todo el trabajo, se ha trabajado sobre ella de manera organizada y completando una serie de pasos. En el apartado más técnico, se ha trabajado con conceptos matemáticos, como la transformada Wavelet, así como con el análisis y comparación de conjuntos masivos de datos. Además, se han aprendido métodos de clustering y de visualización de datos previamente desconocidos, por lo que se han adquirido gran variedad de conocimientos de distinto ámbito, lo cual es bastante enriquecedor de cara al desarrollo personal y profesional.</w:t>
      </w:r>
    </w:p>
    <w:p w14:paraId="5A99A9B3" w14:textId="287AA80C" w:rsidR="00C332FF" w:rsidRDefault="001D522F" w:rsidP="00C332FF">
      <w:pPr>
        <w:pStyle w:val="Heading4"/>
        <w:widowControl/>
        <w:numPr>
          <w:ilvl w:val="1"/>
          <w:numId w:val="2"/>
        </w:numPr>
        <w:tabs>
          <w:tab w:val="left" w:pos="1346"/>
          <w:tab w:val="left" w:pos="1347"/>
        </w:tabs>
        <w:spacing w:beforeAutospacing="1" w:line="336" w:lineRule="auto"/>
        <w:ind w:left="873"/>
        <w:jc w:val="both"/>
      </w:pPr>
      <w:bookmarkStart w:id="379" w:name="_Toc169600414"/>
      <w:r>
        <w:rPr>
          <w:color w:val="9A7248"/>
        </w:rPr>
        <w:t>Trabajo futur</w:t>
      </w:r>
      <w:r w:rsidR="00C332FF">
        <w:rPr>
          <w:color w:val="9A7248"/>
        </w:rPr>
        <w:t>o</w:t>
      </w:r>
      <w:bookmarkEnd w:id="379"/>
    </w:p>
    <w:p w14:paraId="12EC9502" w14:textId="03EF9528" w:rsidR="008D6798" w:rsidRPr="00072940" w:rsidRDefault="001D522F" w:rsidP="00086A31">
      <w:pPr>
        <w:spacing w:before="408" w:line="288" w:lineRule="auto"/>
        <w:ind w:firstLine="567"/>
        <w:jc w:val="both"/>
        <w:rPr>
          <w:sz w:val="24"/>
          <w:szCs w:val="24"/>
        </w:rPr>
      </w:pPr>
      <w:r w:rsidRPr="00072940">
        <w:rPr>
          <w:sz w:val="24"/>
          <w:szCs w:val="24"/>
        </w:rPr>
        <w:t>Tomando el trabajo de investigación realizado en este proyecto, sería interesante continuar de manera más profunda con dicha investigación y adentrarse en la capacidad de detección de anomalías a partir de metodologías como la desarrollada en este trabajo.</w:t>
      </w:r>
    </w:p>
    <w:p w14:paraId="1366260A" w14:textId="6CE8AFB3" w:rsidR="008A0AD7" w:rsidRPr="00072940" w:rsidRDefault="3C3B26A3" w:rsidP="3C3B26A3">
      <w:pPr>
        <w:spacing w:before="408" w:line="288" w:lineRule="auto"/>
        <w:ind w:firstLine="567"/>
        <w:jc w:val="both"/>
        <w:rPr>
          <w:sz w:val="24"/>
          <w:szCs w:val="24"/>
          <w:lang w:val="es-ES"/>
        </w:rPr>
      </w:pPr>
      <w:r w:rsidRPr="3C3B26A3">
        <w:rPr>
          <w:sz w:val="24"/>
          <w:szCs w:val="24"/>
          <w:lang w:val="es-ES"/>
        </w:rPr>
        <w:t>Como ejemplo, una de las mayores promesas actuales en el campo de la ciberseguridad es el desarrollo de IDS (Intrusion Detection System) basado en eventos y anomalías. En estos casos, podría ser interesante utilizar el método que hemos investigado acerca de la eliminación de la temporalidad de la carga de los servidores, o en otros posibles casos, del tráfico de red, para poder realizar avances en el campo de la detección de anomalías o ataques en sistemas.</w:t>
      </w:r>
    </w:p>
    <w:p w14:paraId="0373F709" w14:textId="77777777" w:rsidR="001D522F" w:rsidRPr="00072940" w:rsidRDefault="3C3B26A3" w:rsidP="3C3B26A3">
      <w:pPr>
        <w:spacing w:before="408" w:line="288" w:lineRule="auto"/>
        <w:ind w:firstLine="567"/>
        <w:jc w:val="both"/>
        <w:rPr>
          <w:sz w:val="24"/>
          <w:szCs w:val="24"/>
          <w:lang w:val="es-ES"/>
        </w:rPr>
      </w:pPr>
      <w:r w:rsidRPr="3C3B26A3">
        <w:rPr>
          <w:sz w:val="24"/>
          <w:szCs w:val="24"/>
          <w:lang w:val="es-ES"/>
        </w:rPr>
        <w:t>Este trabajo está basado en la caracterización de las series temporales, sin embargo, no se ha profundizado en materia de detección de las anomalías. La manera de proceder ha sido la de realizar una caracterización de las series y una posterior búsqueda de similitudes entre las series. Esta búsqueda se ha realizado de manera visual y “humana”, por lo que automatizar esta tarea sería un posible campo de investigación hacia el futuro.</w:t>
      </w:r>
    </w:p>
    <w:p w14:paraId="30851B03" w14:textId="77777777" w:rsidR="002F3FA0" w:rsidRPr="00072940" w:rsidRDefault="002F3FA0" w:rsidP="00814E5A">
      <w:pPr>
        <w:pStyle w:val="BodyText"/>
        <w:widowControl/>
        <w:spacing w:line="288" w:lineRule="auto"/>
        <w:jc w:val="both"/>
        <w:rPr>
          <w:sz w:val="22"/>
          <w:szCs w:val="22"/>
        </w:rPr>
      </w:pPr>
    </w:p>
    <w:p w14:paraId="6A932D12" w14:textId="77777777" w:rsidR="002F3FA0" w:rsidRPr="00072940" w:rsidRDefault="002F3FA0" w:rsidP="00072940">
      <w:pPr>
        <w:pStyle w:val="BodyText"/>
        <w:widowControl/>
        <w:spacing w:line="336" w:lineRule="auto"/>
        <w:jc w:val="both"/>
        <w:rPr>
          <w:sz w:val="22"/>
          <w:szCs w:val="22"/>
        </w:rPr>
      </w:pPr>
    </w:p>
    <w:p w14:paraId="2AC5E414" w14:textId="77777777" w:rsidR="002F3FA0" w:rsidRDefault="002F3FA0">
      <w:pPr>
        <w:pStyle w:val="BodyText"/>
        <w:widowControl/>
        <w:spacing w:line="336" w:lineRule="auto"/>
        <w:jc w:val="both"/>
        <w:rPr>
          <w:sz w:val="20"/>
        </w:rPr>
      </w:pPr>
    </w:p>
    <w:p w14:paraId="142CFCF3" w14:textId="77777777" w:rsidR="002F3FA0" w:rsidRDefault="002F3FA0">
      <w:pPr>
        <w:pStyle w:val="BodyText"/>
        <w:widowControl/>
        <w:spacing w:line="336" w:lineRule="auto"/>
        <w:jc w:val="both"/>
        <w:rPr>
          <w:sz w:val="20"/>
        </w:rPr>
      </w:pPr>
    </w:p>
    <w:p w14:paraId="59BE0AFD" w14:textId="77777777" w:rsidR="002F3FA0" w:rsidRDefault="002F3FA0">
      <w:pPr>
        <w:pStyle w:val="BodyText"/>
        <w:widowControl/>
        <w:spacing w:line="336" w:lineRule="auto"/>
        <w:jc w:val="both"/>
        <w:rPr>
          <w:sz w:val="20"/>
        </w:rPr>
      </w:pPr>
    </w:p>
    <w:p w14:paraId="406BF9AE" w14:textId="77777777" w:rsidR="002F3FA0" w:rsidRDefault="002F3FA0">
      <w:pPr>
        <w:pStyle w:val="BodyText"/>
        <w:widowControl/>
        <w:spacing w:line="336" w:lineRule="auto"/>
        <w:jc w:val="both"/>
        <w:rPr>
          <w:sz w:val="20"/>
        </w:rPr>
      </w:pPr>
    </w:p>
    <w:p w14:paraId="5080EF77" w14:textId="77777777" w:rsidR="002F3FA0" w:rsidRDefault="002F3FA0">
      <w:pPr>
        <w:pStyle w:val="BodyText"/>
        <w:widowControl/>
        <w:spacing w:line="336" w:lineRule="auto"/>
        <w:jc w:val="both"/>
        <w:rPr>
          <w:sz w:val="20"/>
        </w:rPr>
      </w:pPr>
    </w:p>
    <w:p w14:paraId="54E83859" w14:textId="77777777" w:rsidR="002F3FA0" w:rsidRDefault="002F3FA0">
      <w:pPr>
        <w:pStyle w:val="BodyText"/>
        <w:widowControl/>
        <w:spacing w:line="336" w:lineRule="auto"/>
        <w:jc w:val="both"/>
        <w:rPr>
          <w:sz w:val="20"/>
        </w:rPr>
      </w:pPr>
    </w:p>
    <w:p w14:paraId="79C85171" w14:textId="77777777" w:rsidR="003F789B" w:rsidRDefault="003F789B">
      <w:pPr>
        <w:pStyle w:val="BodyText"/>
        <w:widowControl/>
        <w:spacing w:line="336" w:lineRule="auto"/>
        <w:jc w:val="both"/>
        <w:rPr>
          <w:sz w:val="20"/>
        </w:rPr>
      </w:pPr>
    </w:p>
    <w:p w14:paraId="3E11A73D" w14:textId="77777777" w:rsidR="002F3FA0" w:rsidRDefault="002F3FA0">
      <w:pPr>
        <w:pStyle w:val="BodyText"/>
        <w:widowControl/>
        <w:spacing w:line="336" w:lineRule="auto"/>
        <w:jc w:val="both"/>
        <w:rPr>
          <w:sz w:val="20"/>
        </w:rPr>
      </w:pPr>
    </w:p>
    <w:p w14:paraId="1180C6B6" w14:textId="77777777" w:rsidR="002F3FA0" w:rsidRDefault="002F3FA0">
      <w:pPr>
        <w:pStyle w:val="BodyText"/>
        <w:widowControl/>
        <w:spacing w:line="336" w:lineRule="auto"/>
        <w:jc w:val="both"/>
        <w:rPr>
          <w:sz w:val="20"/>
        </w:rPr>
      </w:pPr>
    </w:p>
    <w:p w14:paraId="73AEAF74" w14:textId="77777777" w:rsidR="002F3FA0" w:rsidRDefault="002F3FA0">
      <w:pPr>
        <w:pStyle w:val="BodyText"/>
        <w:widowControl/>
        <w:spacing w:line="336" w:lineRule="auto"/>
        <w:jc w:val="both"/>
        <w:rPr>
          <w:sz w:val="20"/>
        </w:rPr>
      </w:pPr>
    </w:p>
    <w:p w14:paraId="542101AE" w14:textId="77777777" w:rsidR="002F3FA0" w:rsidRDefault="002F3FA0">
      <w:pPr>
        <w:pStyle w:val="BodyText"/>
        <w:widowControl/>
        <w:spacing w:line="336" w:lineRule="auto"/>
        <w:jc w:val="both"/>
        <w:rPr>
          <w:sz w:val="20"/>
        </w:rPr>
      </w:pPr>
    </w:p>
    <w:p w14:paraId="6BD0B1D4" w14:textId="77777777" w:rsidR="002F3FA0" w:rsidRDefault="002F3FA0">
      <w:pPr>
        <w:pStyle w:val="BodyText"/>
        <w:widowControl/>
        <w:spacing w:line="336" w:lineRule="auto"/>
        <w:jc w:val="both"/>
        <w:rPr>
          <w:sz w:val="20"/>
        </w:rPr>
      </w:pPr>
    </w:p>
    <w:p w14:paraId="6797A618" w14:textId="77777777" w:rsidR="002F3FA0" w:rsidRDefault="002F3FA0">
      <w:pPr>
        <w:pStyle w:val="BodyText"/>
        <w:widowControl/>
        <w:spacing w:line="336" w:lineRule="auto"/>
        <w:jc w:val="both"/>
        <w:rPr>
          <w:sz w:val="20"/>
        </w:rPr>
      </w:pPr>
    </w:p>
    <w:p w14:paraId="1E321490" w14:textId="77777777" w:rsidR="002F3FA0" w:rsidRDefault="002F3FA0">
      <w:pPr>
        <w:pStyle w:val="BodyText"/>
        <w:widowControl/>
        <w:spacing w:line="336" w:lineRule="auto"/>
        <w:jc w:val="both"/>
        <w:rPr>
          <w:sz w:val="20"/>
        </w:rPr>
      </w:pPr>
    </w:p>
    <w:p w14:paraId="2A0AD5EE" w14:textId="77777777" w:rsidR="002F3FA0" w:rsidRDefault="002F3FA0">
      <w:pPr>
        <w:pStyle w:val="BodyText"/>
        <w:widowControl/>
        <w:spacing w:line="336" w:lineRule="auto"/>
        <w:jc w:val="both"/>
        <w:rPr>
          <w:sz w:val="20"/>
        </w:rPr>
      </w:pPr>
    </w:p>
    <w:p w14:paraId="7F624FA4" w14:textId="77777777" w:rsidR="002F3FA0" w:rsidRDefault="002F3FA0">
      <w:pPr>
        <w:pStyle w:val="BodyText"/>
        <w:widowControl/>
        <w:spacing w:line="336" w:lineRule="auto"/>
        <w:jc w:val="both"/>
        <w:rPr>
          <w:sz w:val="20"/>
        </w:rPr>
      </w:pPr>
    </w:p>
    <w:p w14:paraId="7A94C40A" w14:textId="77777777" w:rsidR="00916C68" w:rsidRDefault="00916C68">
      <w:pPr>
        <w:pStyle w:val="BodyText"/>
        <w:widowControl/>
        <w:spacing w:line="336" w:lineRule="auto"/>
        <w:jc w:val="both"/>
        <w:rPr>
          <w:sz w:val="20"/>
        </w:rPr>
      </w:pPr>
    </w:p>
    <w:p w14:paraId="679D0365" w14:textId="77777777" w:rsidR="00916C68" w:rsidRDefault="00916C68">
      <w:pPr>
        <w:pStyle w:val="BodyText"/>
        <w:widowControl/>
        <w:spacing w:line="336" w:lineRule="auto"/>
        <w:jc w:val="both"/>
        <w:rPr>
          <w:sz w:val="20"/>
        </w:rPr>
      </w:pPr>
    </w:p>
    <w:p w14:paraId="552B796D" w14:textId="77777777" w:rsidR="00916C68" w:rsidRDefault="00916C68">
      <w:pPr>
        <w:pStyle w:val="BodyText"/>
        <w:widowControl/>
        <w:spacing w:line="336" w:lineRule="auto"/>
        <w:jc w:val="both"/>
        <w:rPr>
          <w:sz w:val="20"/>
        </w:rPr>
      </w:pPr>
    </w:p>
    <w:p w14:paraId="4B2955C8" w14:textId="61467FA0" w:rsidR="003A777E" w:rsidRPr="002035EC" w:rsidRDefault="009F4868" w:rsidP="002035EC">
      <w:pPr>
        <w:pStyle w:val="Heading3"/>
        <w:widowControl/>
        <w:pBdr>
          <w:bottom w:val="single" w:sz="24" w:space="1" w:color="9A7248"/>
        </w:pBdr>
        <w:tabs>
          <w:tab w:val="left" w:pos="9472"/>
        </w:tabs>
        <w:spacing w:line="240" w:lineRule="auto"/>
        <w:ind w:left="0"/>
        <w:jc w:val="both"/>
        <w:rPr>
          <w:u w:val="none"/>
          <w:lang w:val="en-US"/>
        </w:rPr>
      </w:pPr>
      <w:bookmarkStart w:id="380" w:name="_Toc98970348"/>
      <w:bookmarkStart w:id="381" w:name="_Toc98967517"/>
      <w:bookmarkStart w:id="382" w:name="_Toc169600415"/>
      <w:r w:rsidRPr="00E774F4">
        <w:rPr>
          <w:u w:val="none"/>
          <w:lang w:val="en-US"/>
        </w:rPr>
        <w:t>Bibliografía</w:t>
      </w:r>
      <w:bookmarkEnd w:id="380"/>
      <w:bookmarkEnd w:id="381"/>
      <w:bookmarkEnd w:id="382"/>
    </w:p>
    <w:p w14:paraId="0FD4E93F" w14:textId="77777777" w:rsidR="00762DEC" w:rsidRPr="004508F9" w:rsidRDefault="00140375" w:rsidP="00C90B5B">
      <w:pPr>
        <w:autoSpaceDE w:val="0"/>
        <w:autoSpaceDN w:val="0"/>
        <w:spacing w:before="360" w:line="288" w:lineRule="auto"/>
        <w:ind w:left="640" w:hanging="567"/>
        <w:divId w:val="1870604183"/>
        <w:rPr>
          <w:lang w:val="en-US"/>
        </w:rPr>
      </w:pPr>
      <w:r>
        <w:fldChar w:fldCharType="begin"/>
      </w:r>
      <w:r w:rsidRPr="004508F9">
        <w:rPr>
          <w:lang w:val="en-US"/>
        </w:rPr>
        <w:instrText xml:space="preserve"> BIBLIOGRAPHY  \l 3082 </w:instrText>
      </w:r>
      <w:r>
        <w:fldChar w:fldCharType="separate"/>
      </w:r>
    </w:p>
    <w:sdt>
      <w:sdtPr>
        <w:rPr>
          <w:sz w:val="21"/>
          <w:szCs w:val="21"/>
        </w:rPr>
        <w:tag w:val="MENDELEY_BIBLIOGRAPHY"/>
        <w:id w:val="1171071381"/>
        <w:placeholder>
          <w:docPart w:val="DefaultPlaceholder_-1854013440"/>
        </w:placeholder>
      </w:sdtPr>
      <w:sdtEndPr>
        <w:rPr>
          <w:sz w:val="22"/>
          <w:szCs w:val="22"/>
        </w:rPr>
      </w:sdtEndPr>
      <w:sdtContent>
        <w:p w14:paraId="08B83BE3" w14:textId="77777777" w:rsidR="00C90B5B" w:rsidRPr="004508F9" w:rsidRDefault="00C90B5B" w:rsidP="00C90B5B">
          <w:pPr>
            <w:autoSpaceDE w:val="0"/>
            <w:autoSpaceDN w:val="0"/>
            <w:spacing w:before="360"/>
            <w:ind w:left="-74" w:hanging="567"/>
            <w:divId w:val="390808280"/>
            <w:rPr>
              <w:rFonts w:eastAsia="Times New Roman"/>
              <w:sz w:val="24"/>
              <w:szCs w:val="24"/>
              <w:lang w:val="en-US"/>
            </w:rPr>
          </w:pPr>
          <w:r w:rsidRPr="004508F9">
            <w:rPr>
              <w:rFonts w:eastAsia="Times New Roman"/>
              <w:lang w:val="en-US"/>
            </w:rPr>
            <w:t>[1]</w:t>
          </w:r>
          <w:r w:rsidRPr="004508F9">
            <w:rPr>
              <w:rFonts w:eastAsia="Times New Roman"/>
              <w:lang w:val="en-US"/>
            </w:rPr>
            <w:tab/>
            <w:t xml:space="preserve">S. Marukatat, “Tutorial on PCA and approximate PCA and approximate kernel PCA,” </w:t>
          </w:r>
          <w:r w:rsidRPr="004508F9">
            <w:rPr>
              <w:rFonts w:eastAsia="Times New Roman"/>
              <w:i/>
              <w:iCs/>
              <w:lang w:val="en-US"/>
            </w:rPr>
            <w:t>Artif Intell Rev</w:t>
          </w:r>
          <w:r w:rsidRPr="004508F9">
            <w:rPr>
              <w:rFonts w:eastAsia="Times New Roman"/>
              <w:lang w:val="en-US"/>
            </w:rPr>
            <w:t>, vol. 56, no. 6, 2023, doi: 10.1007/s10462-022-10297-z.</w:t>
          </w:r>
        </w:p>
        <w:p w14:paraId="1EDE1B7B" w14:textId="77777777" w:rsidR="00C90B5B" w:rsidRPr="004508F9" w:rsidRDefault="00C90B5B" w:rsidP="00C90B5B">
          <w:pPr>
            <w:autoSpaceDE w:val="0"/>
            <w:autoSpaceDN w:val="0"/>
            <w:spacing w:before="360"/>
            <w:ind w:left="-74" w:hanging="567"/>
            <w:divId w:val="281813504"/>
            <w:rPr>
              <w:rFonts w:eastAsia="Times New Roman"/>
              <w:lang w:val="en-US"/>
            </w:rPr>
          </w:pPr>
          <w:r w:rsidRPr="004508F9">
            <w:rPr>
              <w:rFonts w:eastAsia="Times New Roman"/>
              <w:lang w:val="en-US"/>
            </w:rPr>
            <w:t>[2]</w:t>
          </w:r>
          <w:r w:rsidRPr="004508F9">
            <w:rPr>
              <w:rFonts w:eastAsia="Times New Roman"/>
              <w:lang w:val="en-US"/>
            </w:rPr>
            <w:tab/>
            <w:t xml:space="preserve">G. C. Linderman and S. Steinerberger, “Clustering with t-SNE, Provably,” </w:t>
          </w:r>
          <w:r w:rsidRPr="004508F9">
            <w:rPr>
              <w:rFonts w:eastAsia="Times New Roman"/>
              <w:i/>
              <w:iCs/>
              <w:lang w:val="en-US"/>
            </w:rPr>
            <w:t>SIAM J Math Data Sci</w:t>
          </w:r>
          <w:r w:rsidRPr="004508F9">
            <w:rPr>
              <w:rFonts w:eastAsia="Times New Roman"/>
              <w:lang w:val="en-US"/>
            </w:rPr>
            <w:t>, vol. 1, no. 2, 2019, doi: 10.1137/18m1216134.</w:t>
          </w:r>
        </w:p>
        <w:p w14:paraId="49D0F102" w14:textId="77777777" w:rsidR="00C90B5B" w:rsidRPr="004508F9" w:rsidRDefault="00C90B5B" w:rsidP="00C90B5B">
          <w:pPr>
            <w:autoSpaceDE w:val="0"/>
            <w:autoSpaceDN w:val="0"/>
            <w:spacing w:before="360"/>
            <w:ind w:left="-74" w:hanging="567"/>
            <w:divId w:val="1647122577"/>
            <w:rPr>
              <w:rFonts w:eastAsia="Times New Roman"/>
              <w:lang w:val="en-US"/>
            </w:rPr>
          </w:pPr>
          <w:r w:rsidRPr="004508F9">
            <w:rPr>
              <w:rFonts w:eastAsia="Times New Roman"/>
              <w:lang w:val="en-US"/>
            </w:rPr>
            <w:t>[3]</w:t>
          </w:r>
          <w:r w:rsidRPr="004508F9">
            <w:rPr>
              <w:rFonts w:eastAsia="Times New Roman"/>
              <w:lang w:val="en-US"/>
            </w:rPr>
            <w:tab/>
            <w:t xml:space="preserve">L. McInnes, J. Healy, N. Saul, and L. Großberger, “UMAP: Uniform Manifold Approximation and Projection,” </w:t>
          </w:r>
          <w:r w:rsidRPr="004508F9">
            <w:rPr>
              <w:rFonts w:eastAsia="Times New Roman"/>
              <w:i/>
              <w:iCs/>
              <w:lang w:val="en-US"/>
            </w:rPr>
            <w:t>J Open Source Softw</w:t>
          </w:r>
          <w:r w:rsidRPr="004508F9">
            <w:rPr>
              <w:rFonts w:eastAsia="Times New Roman"/>
              <w:lang w:val="en-US"/>
            </w:rPr>
            <w:t>, vol. 3, no. 29, 2018, doi: 10.21105/joss.00861.</w:t>
          </w:r>
        </w:p>
        <w:p w14:paraId="6FBAC3D3" w14:textId="77777777" w:rsidR="00C90B5B" w:rsidRPr="004508F9" w:rsidRDefault="00C90B5B" w:rsidP="00C90B5B">
          <w:pPr>
            <w:autoSpaceDE w:val="0"/>
            <w:autoSpaceDN w:val="0"/>
            <w:spacing w:before="360"/>
            <w:ind w:left="-74" w:hanging="567"/>
            <w:divId w:val="1620526858"/>
            <w:rPr>
              <w:rFonts w:eastAsia="Times New Roman"/>
              <w:lang w:val="en-US"/>
            </w:rPr>
          </w:pPr>
          <w:r w:rsidRPr="004508F9">
            <w:rPr>
              <w:rFonts w:eastAsia="Times New Roman"/>
              <w:lang w:val="en-US"/>
            </w:rPr>
            <w:t>[4]</w:t>
          </w:r>
          <w:r w:rsidRPr="004508F9">
            <w:rPr>
              <w:rFonts w:eastAsia="Times New Roman"/>
              <w:lang w:val="en-US"/>
            </w:rPr>
            <w:tab/>
            <w:t xml:space="preserve">K. P. Sinaga and M. S. Yang, “Unsupervised K-means clustering algorithm,” </w:t>
          </w:r>
          <w:r w:rsidRPr="004508F9">
            <w:rPr>
              <w:rFonts w:eastAsia="Times New Roman"/>
              <w:i/>
              <w:iCs/>
              <w:lang w:val="en-US"/>
            </w:rPr>
            <w:t>IEEE Access</w:t>
          </w:r>
          <w:r w:rsidRPr="004508F9">
            <w:rPr>
              <w:rFonts w:eastAsia="Times New Roman"/>
              <w:lang w:val="en-US"/>
            </w:rPr>
            <w:t>, vol. 8, 2020, doi: 10.1109/ACCESS.2020.2988796.</w:t>
          </w:r>
        </w:p>
        <w:p w14:paraId="6AF75748" w14:textId="77777777" w:rsidR="00C90B5B" w:rsidRPr="004508F9" w:rsidRDefault="00C90B5B" w:rsidP="00C90B5B">
          <w:pPr>
            <w:autoSpaceDE w:val="0"/>
            <w:autoSpaceDN w:val="0"/>
            <w:spacing w:before="360"/>
            <w:ind w:left="-74" w:hanging="567"/>
            <w:divId w:val="153499739"/>
            <w:rPr>
              <w:rFonts w:eastAsia="Times New Roman"/>
              <w:lang w:val="en-US"/>
            </w:rPr>
          </w:pPr>
          <w:r w:rsidRPr="004508F9">
            <w:rPr>
              <w:rFonts w:eastAsia="Times New Roman"/>
              <w:lang w:val="en-US"/>
            </w:rPr>
            <w:t>[5]</w:t>
          </w:r>
          <w:r w:rsidRPr="004508F9">
            <w:rPr>
              <w:rFonts w:eastAsia="Times New Roman"/>
              <w:lang w:val="en-US"/>
            </w:rPr>
            <w:tab/>
            <w:t xml:space="preserve">E. Schubert, J. Sander, M. Ester, H. P. Kriegel, and X. Xu, “DBSCAN revisited, revisited: Why and how you should (still) use DBSCAN,” </w:t>
          </w:r>
          <w:r w:rsidRPr="004508F9">
            <w:rPr>
              <w:rFonts w:eastAsia="Times New Roman"/>
              <w:i/>
              <w:iCs/>
              <w:lang w:val="en-US"/>
            </w:rPr>
            <w:t>ACM Transactions on Database Systems</w:t>
          </w:r>
          <w:r w:rsidRPr="004508F9">
            <w:rPr>
              <w:rFonts w:eastAsia="Times New Roman"/>
              <w:lang w:val="en-US"/>
            </w:rPr>
            <w:t>, vol. 42, no. 3, 2017, doi: 10.1145/3068335.</w:t>
          </w:r>
        </w:p>
        <w:p w14:paraId="2DDC5912" w14:textId="77777777" w:rsidR="00C90B5B" w:rsidRPr="004508F9" w:rsidRDefault="00C90B5B" w:rsidP="00C90B5B">
          <w:pPr>
            <w:autoSpaceDE w:val="0"/>
            <w:autoSpaceDN w:val="0"/>
            <w:spacing w:before="360"/>
            <w:ind w:left="-74" w:hanging="567"/>
            <w:divId w:val="1566912233"/>
            <w:rPr>
              <w:rFonts w:eastAsia="Times New Roman"/>
              <w:lang w:val="en-US"/>
            </w:rPr>
          </w:pPr>
          <w:r w:rsidRPr="004508F9">
            <w:rPr>
              <w:rFonts w:eastAsia="Times New Roman"/>
              <w:lang w:val="en-US"/>
            </w:rPr>
            <w:t>[6]</w:t>
          </w:r>
          <w:r w:rsidRPr="004508F9">
            <w:rPr>
              <w:rFonts w:eastAsia="Times New Roman"/>
              <w:lang w:val="en-US"/>
            </w:rPr>
            <w:tab/>
            <w:t xml:space="preserve">D. Perdices, J. L. Garcia-Dorado, J. Ramos, R. De Pool, and J. Aracil, “Towards the Automatic and Schedule-Aware Alerting of Internetwork Time Series,” </w:t>
          </w:r>
          <w:r w:rsidRPr="004508F9">
            <w:rPr>
              <w:rFonts w:eastAsia="Times New Roman"/>
              <w:i/>
              <w:iCs/>
              <w:lang w:val="en-US"/>
            </w:rPr>
            <w:t>IEEE Access</w:t>
          </w:r>
          <w:r w:rsidRPr="004508F9">
            <w:rPr>
              <w:rFonts w:eastAsia="Times New Roman"/>
              <w:lang w:val="en-US"/>
            </w:rPr>
            <w:t>, vol. 9, 2021, doi: 10.1109/ACCESS.2021.3073598.</w:t>
          </w:r>
        </w:p>
        <w:p w14:paraId="7951E160" w14:textId="77777777" w:rsidR="00C90B5B" w:rsidRPr="004508F9" w:rsidRDefault="00C90B5B" w:rsidP="00C90B5B">
          <w:pPr>
            <w:autoSpaceDE w:val="0"/>
            <w:autoSpaceDN w:val="0"/>
            <w:spacing w:before="360"/>
            <w:ind w:left="-74" w:hanging="567"/>
            <w:divId w:val="160891877"/>
            <w:rPr>
              <w:rFonts w:eastAsia="Times New Roman"/>
              <w:lang w:val="en-US"/>
            </w:rPr>
          </w:pPr>
          <w:r w:rsidRPr="004508F9">
            <w:rPr>
              <w:rFonts w:eastAsia="Times New Roman"/>
              <w:lang w:val="en-US"/>
            </w:rPr>
            <w:t>[7]</w:t>
          </w:r>
          <w:r w:rsidRPr="004508F9">
            <w:rPr>
              <w:rFonts w:eastAsia="Times New Roman"/>
              <w:lang w:val="en-US"/>
            </w:rPr>
            <w:tab/>
            <w:t xml:space="preserve">D. Perdices, J. E. De Vergara López, and J. Ramos, “Deep-FDA: Using Functional Data Analysis and Neural Networks to Characterize Network Services Time Series,” </w:t>
          </w:r>
          <w:r w:rsidRPr="004508F9">
            <w:rPr>
              <w:rFonts w:eastAsia="Times New Roman"/>
              <w:i/>
              <w:iCs/>
              <w:lang w:val="en-US"/>
            </w:rPr>
            <w:t>IEEE Transactions on Network and Service Management</w:t>
          </w:r>
          <w:r w:rsidRPr="004508F9">
            <w:rPr>
              <w:rFonts w:eastAsia="Times New Roman"/>
              <w:lang w:val="en-US"/>
            </w:rPr>
            <w:t>, vol. 18, no. 1, 2021, doi: 10.1109/TNSM.2021.3053835.</w:t>
          </w:r>
        </w:p>
        <w:p w14:paraId="554017E9" w14:textId="77777777" w:rsidR="00C90B5B" w:rsidRPr="004508F9" w:rsidRDefault="00C90B5B" w:rsidP="00C90B5B">
          <w:pPr>
            <w:autoSpaceDE w:val="0"/>
            <w:autoSpaceDN w:val="0"/>
            <w:spacing w:before="360"/>
            <w:ind w:left="-74" w:hanging="567"/>
            <w:divId w:val="1278020817"/>
            <w:rPr>
              <w:rFonts w:eastAsia="Times New Roman"/>
              <w:lang w:val="en-US"/>
            </w:rPr>
          </w:pPr>
          <w:r w:rsidRPr="004508F9">
            <w:rPr>
              <w:rFonts w:eastAsia="Times New Roman"/>
              <w:lang w:val="en-US"/>
            </w:rPr>
            <w:t>[8]</w:t>
          </w:r>
          <w:r w:rsidRPr="004508F9">
            <w:rPr>
              <w:rFonts w:eastAsia="Times New Roman"/>
              <w:lang w:val="en-US"/>
            </w:rPr>
            <w:tab/>
            <w:t xml:space="preserve">A. Sherstinsky, “Fundamentals of Recurrent Neural Network (RNN) and Long Short-Term Memory (LSTM) network,” </w:t>
          </w:r>
          <w:r w:rsidRPr="004508F9">
            <w:rPr>
              <w:rFonts w:eastAsia="Times New Roman"/>
              <w:i/>
              <w:iCs/>
              <w:lang w:val="en-US"/>
            </w:rPr>
            <w:t>Physica D</w:t>
          </w:r>
          <w:r w:rsidRPr="004508F9">
            <w:rPr>
              <w:rFonts w:eastAsia="Times New Roman"/>
              <w:lang w:val="en-US"/>
            </w:rPr>
            <w:t>, vol. 404, 2020, doi: 10.1016/j.physd.2019.132306.</w:t>
          </w:r>
        </w:p>
        <w:p w14:paraId="16E21F30" w14:textId="77777777" w:rsidR="00C90B5B" w:rsidRPr="004508F9" w:rsidRDefault="00C90B5B" w:rsidP="00C90B5B">
          <w:pPr>
            <w:autoSpaceDE w:val="0"/>
            <w:autoSpaceDN w:val="0"/>
            <w:spacing w:before="360"/>
            <w:ind w:left="-74" w:hanging="567"/>
            <w:divId w:val="1245607011"/>
            <w:rPr>
              <w:rFonts w:eastAsia="Times New Roman"/>
              <w:lang w:val="en-US"/>
            </w:rPr>
          </w:pPr>
          <w:r w:rsidRPr="004508F9">
            <w:rPr>
              <w:rFonts w:eastAsia="Times New Roman"/>
              <w:lang w:val="en-US"/>
            </w:rPr>
            <w:t>[9]</w:t>
          </w:r>
          <w:r w:rsidRPr="004508F9">
            <w:rPr>
              <w:rFonts w:eastAsia="Times New Roman"/>
              <w:lang w:val="en-US"/>
            </w:rPr>
            <w:tab/>
            <w:t xml:space="preserve">W. K. Seo, “Functional principal component analysis for cointegrated functional time series,” </w:t>
          </w:r>
          <w:r w:rsidRPr="004508F9">
            <w:rPr>
              <w:rFonts w:eastAsia="Times New Roman"/>
              <w:i/>
              <w:iCs/>
              <w:lang w:val="en-US"/>
            </w:rPr>
            <w:t>Journal of Time Series Analysis</w:t>
          </w:r>
          <w:r w:rsidRPr="004508F9">
            <w:rPr>
              <w:rFonts w:eastAsia="Times New Roman"/>
              <w:lang w:val="en-US"/>
            </w:rPr>
            <w:t>, vol. 45, no. 2. 2024. doi: 10.1111/jtsa.12707.</w:t>
          </w:r>
        </w:p>
        <w:p w14:paraId="7BD32A3C" w14:textId="77777777" w:rsidR="00C90B5B" w:rsidRPr="004508F9" w:rsidRDefault="00C90B5B" w:rsidP="00C90B5B">
          <w:pPr>
            <w:autoSpaceDE w:val="0"/>
            <w:autoSpaceDN w:val="0"/>
            <w:spacing w:before="360"/>
            <w:ind w:left="-74" w:hanging="567"/>
            <w:divId w:val="1843659197"/>
            <w:rPr>
              <w:rFonts w:eastAsia="Times New Roman"/>
              <w:lang w:val="en-US"/>
            </w:rPr>
          </w:pPr>
          <w:r w:rsidRPr="004508F9">
            <w:rPr>
              <w:rFonts w:eastAsia="Times New Roman"/>
              <w:lang w:val="en-US"/>
            </w:rPr>
            <w:t>[10]</w:t>
          </w:r>
          <w:r w:rsidRPr="004508F9">
            <w:rPr>
              <w:rFonts w:eastAsia="Times New Roman"/>
              <w:lang w:val="en-US"/>
            </w:rPr>
            <w:tab/>
            <w:t xml:space="preserve">H. Ismail Fawaz, G. Forestier, J. Weber, L. Idoumghar, and P. A. Muller, “Deep learning for time series classification: a review,” </w:t>
          </w:r>
          <w:r w:rsidRPr="004508F9">
            <w:rPr>
              <w:rFonts w:eastAsia="Times New Roman"/>
              <w:i/>
              <w:iCs/>
              <w:lang w:val="en-US"/>
            </w:rPr>
            <w:t>Data Min Knowl Discov</w:t>
          </w:r>
          <w:r w:rsidRPr="004508F9">
            <w:rPr>
              <w:rFonts w:eastAsia="Times New Roman"/>
              <w:lang w:val="en-US"/>
            </w:rPr>
            <w:t>, vol. 33, no. 4, 2019, doi: 10.1007/s10618-019-00619-1.</w:t>
          </w:r>
        </w:p>
        <w:p w14:paraId="6F0829AB" w14:textId="77777777" w:rsidR="00C90B5B" w:rsidRPr="004508F9" w:rsidRDefault="00C90B5B" w:rsidP="00C90B5B">
          <w:pPr>
            <w:autoSpaceDE w:val="0"/>
            <w:autoSpaceDN w:val="0"/>
            <w:spacing w:before="360"/>
            <w:ind w:left="-74" w:hanging="567"/>
            <w:divId w:val="2143575667"/>
            <w:rPr>
              <w:rFonts w:eastAsia="Times New Roman"/>
              <w:lang w:val="en-US"/>
            </w:rPr>
          </w:pPr>
          <w:r w:rsidRPr="004508F9">
            <w:rPr>
              <w:rFonts w:eastAsia="Times New Roman"/>
              <w:lang w:val="en-US"/>
            </w:rPr>
            <w:t>[11]</w:t>
          </w:r>
          <w:r w:rsidRPr="004508F9">
            <w:rPr>
              <w:rFonts w:eastAsia="Times New Roman"/>
              <w:lang w:val="en-US"/>
            </w:rPr>
            <w:tab/>
            <w:t xml:space="preserve">B. Lim and S. Zohren, “Time-series forecasting with deep learning: A survey,” </w:t>
          </w:r>
          <w:r w:rsidRPr="004508F9">
            <w:rPr>
              <w:rFonts w:eastAsia="Times New Roman"/>
              <w:i/>
              <w:iCs/>
              <w:lang w:val="en-US"/>
            </w:rPr>
            <w:t>Philosophical Transactions of the Royal Society A: Mathematical, Physical and Engineering Sciences</w:t>
          </w:r>
          <w:r w:rsidRPr="004508F9">
            <w:rPr>
              <w:rFonts w:eastAsia="Times New Roman"/>
              <w:lang w:val="en-US"/>
            </w:rPr>
            <w:t>, vol. 379, no. 2194. 2021. doi: 10.1098/rsta.2020.0209.</w:t>
          </w:r>
        </w:p>
        <w:p w14:paraId="2733784A" w14:textId="77777777" w:rsidR="00C90B5B" w:rsidRPr="004508F9" w:rsidRDefault="00C90B5B" w:rsidP="00C90B5B">
          <w:pPr>
            <w:autoSpaceDE w:val="0"/>
            <w:autoSpaceDN w:val="0"/>
            <w:spacing w:before="360"/>
            <w:ind w:left="-74" w:hanging="567"/>
            <w:divId w:val="255090705"/>
            <w:rPr>
              <w:rFonts w:eastAsia="Times New Roman"/>
              <w:lang w:val="en-US"/>
            </w:rPr>
          </w:pPr>
          <w:r w:rsidRPr="004508F9">
            <w:rPr>
              <w:rFonts w:eastAsia="Times New Roman"/>
              <w:lang w:val="en-US"/>
            </w:rPr>
            <w:t>[12]</w:t>
          </w:r>
          <w:r w:rsidRPr="004508F9">
            <w:rPr>
              <w:rFonts w:eastAsia="Times New Roman"/>
              <w:lang w:val="en-US"/>
            </w:rPr>
            <w:tab/>
            <w:t xml:space="preserve">R. M. Cichy and D. Kaiser, “Deep Neural Networks as Scientific Models,” </w:t>
          </w:r>
          <w:r w:rsidRPr="004508F9">
            <w:rPr>
              <w:rFonts w:eastAsia="Times New Roman"/>
              <w:i/>
              <w:iCs/>
              <w:lang w:val="en-US"/>
            </w:rPr>
            <w:t>Trends in Cognitive Sciences</w:t>
          </w:r>
          <w:r w:rsidRPr="004508F9">
            <w:rPr>
              <w:rFonts w:eastAsia="Times New Roman"/>
              <w:lang w:val="en-US"/>
            </w:rPr>
            <w:t>, vol. 23, no. 4. 2019. doi: 10.1016/j.tics.2019.01.009.</w:t>
          </w:r>
        </w:p>
        <w:p w14:paraId="7C9A6966" w14:textId="77777777" w:rsidR="00C90B5B" w:rsidRPr="004508F9" w:rsidRDefault="00C90B5B" w:rsidP="00C90B5B">
          <w:pPr>
            <w:autoSpaceDE w:val="0"/>
            <w:autoSpaceDN w:val="0"/>
            <w:spacing w:before="360"/>
            <w:ind w:left="-74" w:hanging="567"/>
            <w:divId w:val="1102456736"/>
            <w:rPr>
              <w:rFonts w:eastAsia="Times New Roman"/>
              <w:lang w:val="en-US"/>
            </w:rPr>
          </w:pPr>
          <w:r w:rsidRPr="004508F9">
            <w:rPr>
              <w:rFonts w:eastAsia="Times New Roman"/>
              <w:lang w:val="en-US"/>
            </w:rPr>
            <w:t>[13]</w:t>
          </w:r>
          <w:r w:rsidRPr="004508F9">
            <w:rPr>
              <w:rFonts w:eastAsia="Times New Roman"/>
              <w:lang w:val="en-US"/>
            </w:rPr>
            <w:tab/>
            <w:t xml:space="preserve">P. Tarigopula, S. L. Fairhall, A. Bavaresco, N. Truong, and U. Hasson, “Improved prediction of behavioral and neural similarity spaces using pruned DNNs,” </w:t>
          </w:r>
          <w:r w:rsidRPr="004508F9">
            <w:rPr>
              <w:rFonts w:eastAsia="Times New Roman"/>
              <w:i/>
              <w:iCs/>
              <w:lang w:val="en-US"/>
            </w:rPr>
            <w:t>Neural Networks</w:t>
          </w:r>
          <w:r w:rsidRPr="004508F9">
            <w:rPr>
              <w:rFonts w:eastAsia="Times New Roman"/>
              <w:lang w:val="en-US"/>
            </w:rPr>
            <w:t>, vol. 168, 2023, doi: 10.1016/j.neunet.2023.08.049.</w:t>
          </w:r>
        </w:p>
        <w:p w14:paraId="4ACA68F0" w14:textId="77777777" w:rsidR="00C90B5B" w:rsidRPr="004508F9" w:rsidRDefault="00C90B5B" w:rsidP="00C90B5B">
          <w:pPr>
            <w:autoSpaceDE w:val="0"/>
            <w:autoSpaceDN w:val="0"/>
            <w:spacing w:before="360"/>
            <w:ind w:left="-74" w:hanging="567"/>
            <w:divId w:val="1258127146"/>
            <w:rPr>
              <w:rFonts w:eastAsia="Times New Roman"/>
              <w:lang w:val="en-US"/>
            </w:rPr>
          </w:pPr>
          <w:r w:rsidRPr="004508F9">
            <w:rPr>
              <w:rFonts w:eastAsia="Times New Roman"/>
              <w:lang w:val="en-US"/>
            </w:rPr>
            <w:t>[14]</w:t>
          </w:r>
          <w:r w:rsidRPr="004508F9">
            <w:rPr>
              <w:rFonts w:eastAsia="Times New Roman"/>
              <w:lang w:val="en-US"/>
            </w:rPr>
            <w:tab/>
            <w:t xml:space="preserve">Z. Alshingiti, R. Alaqel, J. Al-Muhtadi, Q. E. U. Haq, K. Saleem, and M. H. Faheem, “A Deep Learning-Based Phishing Detection System Using CNN, LSTM, and LSTM-CNN,” </w:t>
          </w:r>
          <w:r w:rsidRPr="004508F9">
            <w:rPr>
              <w:rFonts w:eastAsia="Times New Roman"/>
              <w:i/>
              <w:iCs/>
              <w:lang w:val="en-US"/>
            </w:rPr>
            <w:t>Electronics (Switzerland)</w:t>
          </w:r>
          <w:r w:rsidRPr="004508F9">
            <w:rPr>
              <w:rFonts w:eastAsia="Times New Roman"/>
              <w:lang w:val="en-US"/>
            </w:rPr>
            <w:t>, vol. 12, no. 1, 2023, doi: 10.3390/electronics12010232.</w:t>
          </w:r>
        </w:p>
        <w:p w14:paraId="522894D4" w14:textId="77777777" w:rsidR="00C90B5B" w:rsidRPr="004508F9" w:rsidRDefault="00C90B5B" w:rsidP="00C90B5B">
          <w:pPr>
            <w:autoSpaceDE w:val="0"/>
            <w:autoSpaceDN w:val="0"/>
            <w:spacing w:before="360"/>
            <w:ind w:left="-74" w:hanging="567"/>
            <w:divId w:val="1735542334"/>
            <w:rPr>
              <w:rFonts w:eastAsia="Times New Roman"/>
              <w:lang w:val="en-US"/>
            </w:rPr>
          </w:pPr>
          <w:r w:rsidRPr="004508F9">
            <w:rPr>
              <w:rFonts w:eastAsia="Times New Roman"/>
              <w:lang w:val="en-US"/>
            </w:rPr>
            <w:t>[15]</w:t>
          </w:r>
          <w:r w:rsidRPr="004508F9">
            <w:rPr>
              <w:rFonts w:eastAsia="Times New Roman"/>
              <w:lang w:val="en-US"/>
            </w:rPr>
            <w:tab/>
            <w:t xml:space="preserve">S. Sakib </w:t>
          </w:r>
          <w:r w:rsidRPr="004508F9">
            <w:rPr>
              <w:rFonts w:eastAsia="Times New Roman"/>
              <w:i/>
              <w:iCs/>
              <w:lang w:val="en-US"/>
            </w:rPr>
            <w:t>et al.</w:t>
          </w:r>
          <w:r w:rsidRPr="004508F9">
            <w:rPr>
              <w:rFonts w:eastAsia="Times New Roman"/>
              <w:lang w:val="en-US"/>
            </w:rPr>
            <w:t xml:space="preserve">, “Attention-Based Models for Multivariate Time Series Forecasting: Multi-step Solar Irradiation Prediction,” </w:t>
          </w:r>
          <w:r w:rsidRPr="004508F9">
            <w:rPr>
              <w:rFonts w:eastAsia="Times New Roman"/>
              <w:i/>
              <w:iCs/>
              <w:lang w:val="en-US"/>
            </w:rPr>
            <w:t>Heliyon</w:t>
          </w:r>
          <w:r w:rsidRPr="004508F9">
            <w:rPr>
              <w:rFonts w:eastAsia="Times New Roman"/>
              <w:lang w:val="en-US"/>
            </w:rPr>
            <w:t>, vol. 10, no. 6, 2024, doi: 10.1016/j.heliyon.2024.e27795.</w:t>
          </w:r>
        </w:p>
        <w:p w14:paraId="79E27A74" w14:textId="77777777" w:rsidR="00C90B5B" w:rsidRPr="004508F9" w:rsidRDefault="00C90B5B" w:rsidP="00C90B5B">
          <w:pPr>
            <w:autoSpaceDE w:val="0"/>
            <w:autoSpaceDN w:val="0"/>
            <w:spacing w:before="360"/>
            <w:ind w:left="-74" w:hanging="567"/>
            <w:divId w:val="1746953571"/>
            <w:rPr>
              <w:rFonts w:eastAsia="Times New Roman"/>
              <w:lang w:val="en-US"/>
            </w:rPr>
          </w:pPr>
          <w:r w:rsidRPr="004508F9">
            <w:rPr>
              <w:rFonts w:eastAsia="Times New Roman"/>
              <w:lang w:val="en-US"/>
            </w:rPr>
            <w:t>[16]</w:t>
          </w:r>
          <w:r w:rsidRPr="004508F9">
            <w:rPr>
              <w:rFonts w:eastAsia="Times New Roman"/>
              <w:lang w:val="en-US"/>
            </w:rPr>
            <w:tab/>
            <w:t xml:space="preserve">C. Torrence and G. P. Compo, “A Practical Guide to Wavelet Analysis,” </w:t>
          </w:r>
          <w:r w:rsidRPr="004508F9">
            <w:rPr>
              <w:rFonts w:eastAsia="Times New Roman"/>
              <w:i/>
              <w:iCs/>
              <w:lang w:val="en-US"/>
            </w:rPr>
            <w:t>Bull Am Meteorol Soc</w:t>
          </w:r>
          <w:r w:rsidRPr="004508F9">
            <w:rPr>
              <w:rFonts w:eastAsia="Times New Roman"/>
              <w:lang w:val="en-US"/>
            </w:rPr>
            <w:t>, vol. 79, no. 1, 1998, doi: 10.1175/1520-0477(1998)079&lt;0061:APGTWA&gt;2.0.CO;2.</w:t>
          </w:r>
        </w:p>
        <w:p w14:paraId="0080B47F" w14:textId="77777777" w:rsidR="00C90B5B" w:rsidRPr="004508F9" w:rsidRDefault="00C90B5B" w:rsidP="00C90B5B">
          <w:pPr>
            <w:autoSpaceDE w:val="0"/>
            <w:autoSpaceDN w:val="0"/>
            <w:spacing w:before="360"/>
            <w:ind w:left="-74" w:hanging="567"/>
            <w:divId w:val="1541042995"/>
            <w:rPr>
              <w:rFonts w:eastAsia="Times New Roman"/>
              <w:lang w:val="en-US"/>
            </w:rPr>
          </w:pPr>
          <w:r w:rsidRPr="004508F9">
            <w:rPr>
              <w:rFonts w:eastAsia="Times New Roman"/>
              <w:lang w:val="en-US"/>
            </w:rPr>
            <w:t>[17]</w:t>
          </w:r>
          <w:r w:rsidRPr="004508F9">
            <w:rPr>
              <w:rFonts w:eastAsia="Times New Roman"/>
              <w:lang w:val="en-US"/>
            </w:rPr>
            <w:tab/>
            <w:t xml:space="preserve">T. Guo, T. Zhang, E. Lim, M. Lopez-Benitez, F. Ma, and L. Yu, “A Review of Wavelet Analysis and Its Applications: Challenges and Opportunities,” </w:t>
          </w:r>
          <w:r w:rsidRPr="004508F9">
            <w:rPr>
              <w:rFonts w:eastAsia="Times New Roman"/>
              <w:i/>
              <w:iCs/>
              <w:lang w:val="en-US"/>
            </w:rPr>
            <w:t>IEEE Access</w:t>
          </w:r>
          <w:r w:rsidRPr="004508F9">
            <w:rPr>
              <w:rFonts w:eastAsia="Times New Roman"/>
              <w:lang w:val="en-US"/>
            </w:rPr>
            <w:t>, vol. 10, 2022, doi: 10.1109/ACCESS.2022.3179517.</w:t>
          </w:r>
        </w:p>
        <w:p w14:paraId="64992574" w14:textId="77777777" w:rsidR="00C90B5B" w:rsidRPr="004508F9" w:rsidRDefault="00C90B5B" w:rsidP="00C90B5B">
          <w:pPr>
            <w:autoSpaceDE w:val="0"/>
            <w:autoSpaceDN w:val="0"/>
            <w:spacing w:before="360"/>
            <w:ind w:left="-74" w:hanging="567"/>
            <w:divId w:val="944654915"/>
            <w:rPr>
              <w:rFonts w:eastAsia="Times New Roman"/>
              <w:lang w:val="en-US"/>
            </w:rPr>
          </w:pPr>
          <w:r w:rsidRPr="004508F9">
            <w:rPr>
              <w:rFonts w:eastAsia="Times New Roman"/>
              <w:lang w:val="en-US"/>
            </w:rPr>
            <w:t>[18]</w:t>
          </w:r>
          <w:r w:rsidRPr="004508F9">
            <w:rPr>
              <w:rFonts w:eastAsia="Times New Roman"/>
              <w:lang w:val="en-US"/>
            </w:rPr>
            <w:tab/>
            <w:t xml:space="preserve">D. Arrigo, “Fourier Transform,” in </w:t>
          </w:r>
          <w:r w:rsidRPr="004508F9">
            <w:rPr>
              <w:rFonts w:eastAsia="Times New Roman"/>
              <w:i/>
              <w:iCs/>
              <w:lang w:val="en-US"/>
            </w:rPr>
            <w:t>Synthesis Lectures on Mathematics and Statistics</w:t>
          </w:r>
          <w:r w:rsidRPr="004508F9">
            <w:rPr>
              <w:rFonts w:eastAsia="Times New Roman"/>
              <w:lang w:val="en-US"/>
            </w:rPr>
            <w:t>, 2023. doi: 10.1007/978-3-031-22087-6_6.</w:t>
          </w:r>
        </w:p>
        <w:p w14:paraId="623ED19E" w14:textId="77777777" w:rsidR="00C90B5B" w:rsidRPr="004508F9" w:rsidRDefault="00C90B5B" w:rsidP="00C90B5B">
          <w:pPr>
            <w:autoSpaceDE w:val="0"/>
            <w:autoSpaceDN w:val="0"/>
            <w:spacing w:before="360"/>
            <w:ind w:left="-74" w:hanging="567"/>
            <w:divId w:val="701975730"/>
            <w:rPr>
              <w:rFonts w:eastAsia="Times New Roman"/>
              <w:lang w:val="en-US"/>
            </w:rPr>
          </w:pPr>
          <w:r w:rsidRPr="004508F9">
            <w:rPr>
              <w:rFonts w:eastAsia="Times New Roman"/>
              <w:lang w:val="en-US"/>
            </w:rPr>
            <w:t>[19]</w:t>
          </w:r>
          <w:r w:rsidRPr="004508F9">
            <w:rPr>
              <w:rFonts w:eastAsia="Times New Roman"/>
              <w:lang w:val="en-US"/>
            </w:rPr>
            <w:tab/>
            <w:t xml:space="preserve">Z. Zhao, “Fourier Analysis and Its Application,” </w:t>
          </w:r>
          <w:r w:rsidRPr="004508F9">
            <w:rPr>
              <w:rFonts w:eastAsia="Times New Roman"/>
              <w:i/>
              <w:iCs/>
              <w:lang w:val="en-US"/>
            </w:rPr>
            <w:t>Highlights in Science, Engineering and Technology</w:t>
          </w:r>
          <w:r w:rsidRPr="004508F9">
            <w:rPr>
              <w:rFonts w:eastAsia="Times New Roman"/>
              <w:lang w:val="en-US"/>
            </w:rPr>
            <w:t>, vol. 38, 2023, doi: 10.54097/hset.v38i.5943.</w:t>
          </w:r>
        </w:p>
        <w:p w14:paraId="1EFC9715" w14:textId="77777777" w:rsidR="00C90B5B" w:rsidRDefault="00C90B5B" w:rsidP="00C90B5B">
          <w:pPr>
            <w:autoSpaceDE w:val="0"/>
            <w:autoSpaceDN w:val="0"/>
            <w:spacing w:before="360"/>
            <w:ind w:left="-74" w:hanging="567"/>
            <w:divId w:val="2003848090"/>
            <w:rPr>
              <w:rFonts w:eastAsia="Times New Roman"/>
              <w:lang w:val="es-ES"/>
            </w:rPr>
          </w:pPr>
          <w:r w:rsidRPr="5CD3D6B8">
            <w:rPr>
              <w:rFonts w:eastAsia="Times New Roman"/>
              <w:lang w:val="es-ES"/>
            </w:rPr>
            <w:t>[20]</w:t>
          </w:r>
          <w:r>
            <w:rPr>
              <w:rFonts w:eastAsia="Times New Roman"/>
            </w:rPr>
            <w:tab/>
          </w:r>
          <w:r w:rsidRPr="5CD3D6B8">
            <w:rPr>
              <w:rFonts w:eastAsia="Times New Roman"/>
              <w:lang w:val="es-ES"/>
            </w:rPr>
            <w:t xml:space="preserve">J. R. A. Montoya, “La transformada  wavelet,” </w:t>
          </w:r>
          <w:r w:rsidRPr="5CD3D6B8">
            <w:rPr>
              <w:rFonts w:eastAsia="Times New Roman"/>
              <w:i/>
              <w:lang w:val="es-ES"/>
            </w:rPr>
            <w:t>Revista de la Universidad de Mendoza</w:t>
          </w:r>
          <w:r w:rsidRPr="5CD3D6B8">
            <w:rPr>
              <w:rFonts w:eastAsia="Times New Roman"/>
              <w:lang w:val="es-ES"/>
            </w:rPr>
            <w:t>, 2001.</w:t>
          </w:r>
        </w:p>
        <w:p w14:paraId="7948457F" w14:textId="77777777" w:rsidR="00C90B5B" w:rsidRDefault="00C90B5B" w:rsidP="00C90B5B">
          <w:pPr>
            <w:autoSpaceDE w:val="0"/>
            <w:autoSpaceDN w:val="0"/>
            <w:spacing w:before="360"/>
            <w:ind w:left="-74" w:hanging="567"/>
            <w:divId w:val="354117003"/>
            <w:rPr>
              <w:rFonts w:eastAsia="Times New Roman"/>
              <w:lang w:val="es-ES"/>
            </w:rPr>
          </w:pPr>
          <w:r w:rsidRPr="5CD3D6B8">
            <w:rPr>
              <w:rFonts w:eastAsia="Times New Roman"/>
              <w:lang w:val="es-ES"/>
            </w:rPr>
            <w:t>[21]</w:t>
          </w:r>
          <w:r>
            <w:rPr>
              <w:rFonts w:eastAsia="Times New Roman"/>
            </w:rPr>
            <w:tab/>
          </w:r>
          <w:r w:rsidRPr="5CD3D6B8">
            <w:rPr>
              <w:rFonts w:eastAsia="Times New Roman"/>
              <w:lang w:val="es-ES"/>
            </w:rPr>
            <w:t xml:space="preserve">J. A. Cortés, H. B. Cano-Garzón, and J. A. Chaves, “Del análisis de Fourier a las Wavelets - Transformada continua wavelet (CWT),” </w:t>
          </w:r>
          <w:r w:rsidRPr="5CD3D6B8">
            <w:rPr>
              <w:rFonts w:eastAsia="Times New Roman"/>
              <w:i/>
              <w:lang w:val="es-ES"/>
            </w:rPr>
            <w:t>Scientia et Technica</w:t>
          </w:r>
          <w:r w:rsidRPr="5CD3D6B8">
            <w:rPr>
              <w:rFonts w:eastAsia="Times New Roman"/>
              <w:lang w:val="es-ES"/>
            </w:rPr>
            <w:t>, vol. XIII, no. 37, 2007.</w:t>
          </w:r>
        </w:p>
        <w:p w14:paraId="5906A9CB" w14:textId="0CD8EEA7" w:rsidR="00140375" w:rsidRDefault="00C90B5B" w:rsidP="00C90B5B">
          <w:pPr>
            <w:autoSpaceDE w:val="0"/>
            <w:autoSpaceDN w:val="0"/>
            <w:spacing w:before="360"/>
            <w:ind w:left="-74" w:hanging="567"/>
            <w:divId w:val="354117003"/>
            <w:rPr>
              <w:rFonts w:eastAsia="Times New Roman"/>
              <w:lang w:val="es-ES"/>
            </w:rPr>
          </w:pPr>
          <w:r w:rsidRPr="5CD3D6B8">
            <w:rPr>
              <w:rFonts w:eastAsia="Times New Roman"/>
              <w:lang w:val="es-ES"/>
            </w:rPr>
            <w:t>[22]</w:t>
          </w:r>
          <w:r>
            <w:rPr>
              <w:rFonts w:eastAsia="Times New Roman"/>
            </w:rPr>
            <w:tab/>
          </w:r>
          <w:r w:rsidRPr="5CD3D6B8">
            <w:rPr>
              <w:rFonts w:eastAsia="Times New Roman"/>
              <w:lang w:val="es-ES"/>
            </w:rPr>
            <w:t xml:space="preserve">N. Nieto and D. Orozco, “El uso de la transformada wavelet discreta en la reconstrucción de señales senosoidales,” </w:t>
          </w:r>
          <w:r w:rsidRPr="5CD3D6B8">
            <w:rPr>
              <w:rFonts w:eastAsia="Times New Roman"/>
              <w:i/>
              <w:lang w:val="es-ES"/>
            </w:rPr>
            <w:t>Scientia Et Technica</w:t>
          </w:r>
          <w:r w:rsidRPr="5CD3D6B8">
            <w:rPr>
              <w:rFonts w:eastAsia="Times New Roman"/>
              <w:lang w:val="es-ES"/>
            </w:rPr>
            <w:t>, vol. 14, no. 38, 2008.</w:t>
          </w:r>
        </w:p>
      </w:sdtContent>
    </w:sdt>
    <w:p w14:paraId="1168B62F" w14:textId="6FACB167" w:rsidR="003A777E" w:rsidRDefault="00140375" w:rsidP="00C90B5B">
      <w:pPr>
        <w:pStyle w:val="BodyText"/>
        <w:widowControl/>
        <w:spacing w:before="360" w:line="336" w:lineRule="auto"/>
        <w:jc w:val="both"/>
      </w:pPr>
      <w:r>
        <w:fldChar w:fldCharType="end"/>
      </w:r>
    </w:p>
    <w:p w14:paraId="228CE51B" w14:textId="77777777" w:rsidR="003A777E" w:rsidRDefault="003A777E" w:rsidP="008D7FCB">
      <w:pPr>
        <w:pStyle w:val="BodyText"/>
        <w:widowControl/>
        <w:spacing w:before="240" w:line="336" w:lineRule="auto"/>
        <w:jc w:val="both"/>
      </w:pPr>
    </w:p>
    <w:p w14:paraId="6E12685C" w14:textId="77777777" w:rsidR="003A777E" w:rsidRDefault="003A777E" w:rsidP="008D7FCB">
      <w:pPr>
        <w:pStyle w:val="BodyText"/>
        <w:widowControl/>
        <w:spacing w:before="240" w:line="336" w:lineRule="auto"/>
        <w:jc w:val="both"/>
      </w:pPr>
    </w:p>
    <w:p w14:paraId="07EEC484" w14:textId="77777777" w:rsidR="003A777E" w:rsidRDefault="003A777E" w:rsidP="008D7FCB">
      <w:pPr>
        <w:pStyle w:val="BodyText"/>
        <w:widowControl/>
        <w:spacing w:before="240" w:line="336" w:lineRule="auto"/>
        <w:jc w:val="both"/>
      </w:pPr>
    </w:p>
    <w:p w14:paraId="04694B5F" w14:textId="77777777" w:rsidR="003A777E" w:rsidRDefault="003A777E" w:rsidP="008D7FCB">
      <w:pPr>
        <w:pStyle w:val="BodyText"/>
        <w:widowControl/>
        <w:spacing w:before="240" w:line="336" w:lineRule="auto"/>
        <w:jc w:val="both"/>
      </w:pPr>
    </w:p>
    <w:p w14:paraId="1AF677CB" w14:textId="77777777" w:rsidR="003A777E" w:rsidRDefault="003A777E" w:rsidP="008D7FCB">
      <w:pPr>
        <w:pStyle w:val="BodyText"/>
        <w:widowControl/>
        <w:spacing w:before="240" w:line="336" w:lineRule="auto"/>
        <w:jc w:val="both"/>
      </w:pPr>
    </w:p>
    <w:p w14:paraId="4B8CC4CF" w14:textId="77777777" w:rsidR="003A777E" w:rsidRDefault="003A777E" w:rsidP="008D7FCB">
      <w:pPr>
        <w:pStyle w:val="BodyText"/>
        <w:widowControl/>
        <w:spacing w:before="240" w:line="336" w:lineRule="auto"/>
        <w:jc w:val="both"/>
      </w:pPr>
    </w:p>
    <w:p w14:paraId="778BB5B7" w14:textId="77777777" w:rsidR="003A777E" w:rsidRDefault="003A777E" w:rsidP="008D7FCB">
      <w:pPr>
        <w:pStyle w:val="BodyText"/>
        <w:widowControl/>
        <w:spacing w:before="240" w:line="336" w:lineRule="auto"/>
        <w:jc w:val="both"/>
      </w:pPr>
    </w:p>
    <w:p w14:paraId="20FB0EC9" w14:textId="77777777" w:rsidR="00723E29" w:rsidRDefault="00723E29" w:rsidP="008D7FCB">
      <w:pPr>
        <w:pStyle w:val="BodyText"/>
        <w:widowControl/>
        <w:spacing w:before="240" w:line="336" w:lineRule="auto"/>
        <w:jc w:val="both"/>
      </w:pPr>
    </w:p>
    <w:p w14:paraId="118E57D9" w14:textId="77777777" w:rsidR="006C18AD" w:rsidRDefault="006C18AD">
      <w:pPr>
        <w:widowControl/>
        <w:spacing w:line="336" w:lineRule="auto"/>
        <w:jc w:val="both"/>
        <w:rPr>
          <w:sz w:val="21"/>
        </w:rPr>
      </w:pPr>
    </w:p>
    <w:p w14:paraId="7C4B8768" w14:textId="77777777" w:rsidR="006C18AD" w:rsidRDefault="006C18AD">
      <w:pPr>
        <w:widowControl/>
        <w:spacing w:line="336" w:lineRule="auto"/>
        <w:jc w:val="both"/>
        <w:rPr>
          <w:sz w:val="21"/>
        </w:rPr>
      </w:pPr>
    </w:p>
    <w:p w14:paraId="447CE2F3" w14:textId="77777777" w:rsidR="006C18AD" w:rsidRDefault="006C18AD">
      <w:pPr>
        <w:widowControl/>
        <w:spacing w:line="336" w:lineRule="auto"/>
        <w:jc w:val="both"/>
        <w:rPr>
          <w:sz w:val="21"/>
        </w:rPr>
      </w:pPr>
    </w:p>
    <w:p w14:paraId="60DA0EE2" w14:textId="77777777" w:rsidR="006C18AD" w:rsidRDefault="006C18AD">
      <w:pPr>
        <w:widowControl/>
        <w:spacing w:line="336" w:lineRule="auto"/>
        <w:jc w:val="both"/>
        <w:rPr>
          <w:sz w:val="21"/>
        </w:rPr>
      </w:pPr>
    </w:p>
    <w:p w14:paraId="64EC9C10" w14:textId="77777777" w:rsidR="006C18AD" w:rsidRDefault="006C18AD">
      <w:pPr>
        <w:widowControl/>
        <w:spacing w:line="336" w:lineRule="auto"/>
        <w:jc w:val="both"/>
        <w:rPr>
          <w:sz w:val="21"/>
        </w:rPr>
      </w:pPr>
    </w:p>
    <w:p w14:paraId="5F056BAD" w14:textId="77777777" w:rsidR="006C18AD" w:rsidRDefault="006C18AD">
      <w:pPr>
        <w:widowControl/>
        <w:spacing w:line="336" w:lineRule="auto"/>
        <w:jc w:val="both"/>
        <w:rPr>
          <w:sz w:val="21"/>
        </w:rPr>
      </w:pPr>
    </w:p>
    <w:p w14:paraId="2C7C049B" w14:textId="77777777" w:rsidR="006C18AD" w:rsidRDefault="006C18AD">
      <w:pPr>
        <w:widowControl/>
        <w:spacing w:line="336" w:lineRule="auto"/>
        <w:jc w:val="both"/>
        <w:rPr>
          <w:sz w:val="21"/>
        </w:rPr>
      </w:pPr>
    </w:p>
    <w:p w14:paraId="293EF663" w14:textId="77777777" w:rsidR="006C18AD" w:rsidRDefault="006C18AD">
      <w:pPr>
        <w:widowControl/>
        <w:spacing w:line="336" w:lineRule="auto"/>
        <w:jc w:val="both"/>
        <w:rPr>
          <w:sz w:val="21"/>
        </w:rPr>
      </w:pPr>
    </w:p>
    <w:p w14:paraId="5A1064A3" w14:textId="77777777" w:rsidR="00E90656" w:rsidRDefault="00E90656">
      <w:pPr>
        <w:widowControl/>
        <w:spacing w:line="336" w:lineRule="auto"/>
        <w:jc w:val="both"/>
        <w:rPr>
          <w:sz w:val="21"/>
        </w:rPr>
      </w:pPr>
    </w:p>
    <w:p w14:paraId="73F19B2B" w14:textId="77777777" w:rsidR="006C18AD" w:rsidRDefault="006C18AD">
      <w:pPr>
        <w:widowControl/>
        <w:spacing w:line="336" w:lineRule="auto"/>
        <w:jc w:val="both"/>
        <w:rPr>
          <w:sz w:val="21"/>
        </w:rPr>
      </w:pPr>
    </w:p>
    <w:p w14:paraId="5CC8E293" w14:textId="77777777" w:rsidR="006C18AD" w:rsidRDefault="006C18AD">
      <w:pPr>
        <w:widowControl/>
        <w:spacing w:line="336" w:lineRule="auto"/>
        <w:jc w:val="both"/>
        <w:rPr>
          <w:sz w:val="21"/>
        </w:rPr>
      </w:pPr>
    </w:p>
    <w:p w14:paraId="6F9DB2F0" w14:textId="77777777" w:rsidR="006C18AD" w:rsidRDefault="006C18AD">
      <w:pPr>
        <w:widowControl/>
        <w:spacing w:line="336" w:lineRule="auto"/>
        <w:jc w:val="both"/>
        <w:rPr>
          <w:sz w:val="21"/>
        </w:rPr>
      </w:pPr>
    </w:p>
    <w:p w14:paraId="1988DC04" w14:textId="77777777" w:rsidR="006C18AD" w:rsidRDefault="006C18AD">
      <w:pPr>
        <w:widowControl/>
        <w:spacing w:line="336" w:lineRule="auto"/>
        <w:jc w:val="both"/>
        <w:rPr>
          <w:sz w:val="21"/>
        </w:rPr>
      </w:pPr>
    </w:p>
    <w:p w14:paraId="2735C5B5" w14:textId="77777777" w:rsidR="006C18AD" w:rsidRDefault="006C18AD">
      <w:pPr>
        <w:widowControl/>
        <w:spacing w:line="336" w:lineRule="auto"/>
        <w:jc w:val="both"/>
        <w:rPr>
          <w:sz w:val="21"/>
        </w:rPr>
      </w:pPr>
    </w:p>
    <w:p w14:paraId="5AF7C10A" w14:textId="77777777" w:rsidR="006C18AD" w:rsidRDefault="006C18AD">
      <w:pPr>
        <w:widowControl/>
        <w:spacing w:line="336" w:lineRule="auto"/>
        <w:jc w:val="both"/>
        <w:rPr>
          <w:sz w:val="21"/>
        </w:rPr>
      </w:pPr>
    </w:p>
    <w:p w14:paraId="697444C0" w14:textId="77777777" w:rsidR="006C18AD" w:rsidRDefault="006C18AD">
      <w:pPr>
        <w:widowControl/>
        <w:spacing w:line="336" w:lineRule="auto"/>
        <w:jc w:val="both"/>
        <w:rPr>
          <w:sz w:val="21"/>
        </w:rPr>
      </w:pPr>
    </w:p>
    <w:p w14:paraId="0975AA33" w14:textId="77777777" w:rsidR="006C18AD" w:rsidRDefault="006C18AD">
      <w:pPr>
        <w:widowControl/>
        <w:spacing w:line="336" w:lineRule="auto"/>
        <w:jc w:val="both"/>
        <w:rPr>
          <w:sz w:val="21"/>
        </w:rPr>
      </w:pPr>
    </w:p>
    <w:p w14:paraId="16827FC4" w14:textId="77777777" w:rsidR="006C18AD" w:rsidRDefault="006C18AD">
      <w:pPr>
        <w:widowControl/>
        <w:spacing w:line="336" w:lineRule="auto"/>
        <w:jc w:val="both"/>
        <w:rPr>
          <w:sz w:val="21"/>
        </w:rPr>
      </w:pPr>
    </w:p>
    <w:p w14:paraId="6196386B" w14:textId="77777777" w:rsidR="00482720" w:rsidRDefault="00482720">
      <w:pPr>
        <w:widowControl/>
        <w:spacing w:line="336" w:lineRule="auto"/>
        <w:jc w:val="both"/>
        <w:rPr>
          <w:sz w:val="21"/>
        </w:rPr>
      </w:pPr>
    </w:p>
    <w:p w14:paraId="0DE9395E" w14:textId="77777777" w:rsidR="00482720" w:rsidRDefault="00482720">
      <w:pPr>
        <w:widowControl/>
        <w:spacing w:line="336" w:lineRule="auto"/>
        <w:jc w:val="both"/>
        <w:rPr>
          <w:sz w:val="21"/>
        </w:rPr>
      </w:pPr>
    </w:p>
    <w:p w14:paraId="62DF1D84" w14:textId="77777777" w:rsidR="00482720" w:rsidRDefault="00482720" w:rsidP="00482720">
      <w:pPr>
        <w:pStyle w:val="Heading3"/>
        <w:widowControl/>
      </w:pPr>
      <w:bookmarkStart w:id="383" w:name="_Toc169600416"/>
      <w:r>
        <w:t>Apéndices</w:t>
      </w:r>
      <w:bookmarkEnd w:id="383"/>
    </w:p>
    <w:p w14:paraId="2F11034B" w14:textId="77777777" w:rsidR="00482720" w:rsidRDefault="00482720">
      <w:pPr>
        <w:widowControl/>
        <w:spacing w:line="336" w:lineRule="auto"/>
        <w:jc w:val="both"/>
        <w:rPr>
          <w:sz w:val="21"/>
        </w:rPr>
        <w:sectPr w:rsidR="00482720">
          <w:headerReference w:type="even" r:id="rId75"/>
          <w:headerReference w:type="default" r:id="rId76"/>
          <w:footerReference w:type="even" r:id="rId77"/>
          <w:footerReference w:type="default" r:id="rId78"/>
          <w:pgSz w:w="11906" w:h="16838"/>
          <w:pgMar w:top="1134" w:right="680" w:bottom="1134" w:left="1758" w:header="0" w:footer="0" w:gutter="0"/>
          <w:cols w:space="720"/>
          <w:formProt w:val="0"/>
          <w:docGrid w:linePitch="100" w:charSpace="4096"/>
        </w:sectPr>
      </w:pPr>
    </w:p>
    <w:p w14:paraId="639601A2" w14:textId="77777777" w:rsidR="00F904DF" w:rsidRDefault="00F904DF" w:rsidP="00F904DF">
      <w:pPr>
        <w:pStyle w:val="Heading3"/>
        <w:widowControl/>
        <w:ind w:left="0"/>
        <w:jc w:val="left"/>
      </w:pPr>
    </w:p>
    <w:p w14:paraId="28E2013C" w14:textId="77777777" w:rsidR="006C18AD" w:rsidRDefault="006C18AD" w:rsidP="00F904DF">
      <w:pPr>
        <w:pStyle w:val="Heading3"/>
        <w:widowControl/>
        <w:ind w:left="0"/>
        <w:jc w:val="left"/>
      </w:pPr>
    </w:p>
    <w:p w14:paraId="5E9957A6" w14:textId="77777777" w:rsidR="006C18AD" w:rsidRDefault="006C18AD" w:rsidP="00F904DF">
      <w:pPr>
        <w:pStyle w:val="Heading3"/>
        <w:widowControl/>
        <w:ind w:left="0"/>
        <w:jc w:val="left"/>
      </w:pPr>
    </w:p>
    <w:p w14:paraId="7AB4D384" w14:textId="77777777" w:rsidR="006C18AD" w:rsidRDefault="006C18AD" w:rsidP="00F904DF">
      <w:pPr>
        <w:pStyle w:val="Heading3"/>
        <w:widowControl/>
        <w:ind w:left="0"/>
        <w:jc w:val="left"/>
      </w:pPr>
    </w:p>
    <w:p w14:paraId="17B70B5A" w14:textId="77777777" w:rsidR="006C18AD" w:rsidRDefault="006C18AD" w:rsidP="00F904DF">
      <w:pPr>
        <w:pStyle w:val="Heading3"/>
        <w:widowControl/>
        <w:ind w:left="0"/>
        <w:jc w:val="left"/>
      </w:pPr>
    </w:p>
    <w:p w14:paraId="51E5EA9B" w14:textId="77777777" w:rsidR="006C18AD" w:rsidRDefault="006C18AD" w:rsidP="00F904DF">
      <w:pPr>
        <w:pStyle w:val="Heading3"/>
        <w:widowControl/>
        <w:ind w:left="0"/>
        <w:jc w:val="left"/>
      </w:pPr>
    </w:p>
    <w:p w14:paraId="75D0C5ED" w14:textId="77777777" w:rsidR="006C18AD" w:rsidRDefault="006C18AD" w:rsidP="00F904DF">
      <w:pPr>
        <w:pStyle w:val="Heading3"/>
        <w:widowControl/>
        <w:ind w:left="0"/>
        <w:jc w:val="left"/>
      </w:pPr>
    </w:p>
    <w:p w14:paraId="4D4CF57A" w14:textId="77777777" w:rsidR="006C18AD" w:rsidRDefault="006C18AD" w:rsidP="00F904DF">
      <w:pPr>
        <w:pStyle w:val="Heading3"/>
        <w:widowControl/>
        <w:ind w:left="0"/>
        <w:jc w:val="left"/>
      </w:pPr>
    </w:p>
    <w:p w14:paraId="629EC359" w14:textId="77777777" w:rsidR="006C18AD" w:rsidRDefault="006C18AD" w:rsidP="00F904DF">
      <w:pPr>
        <w:pStyle w:val="Heading3"/>
        <w:widowControl/>
        <w:ind w:left="0"/>
        <w:jc w:val="left"/>
      </w:pPr>
    </w:p>
    <w:p w14:paraId="7B37B36B" w14:textId="77777777" w:rsidR="006C18AD" w:rsidRDefault="006C18AD" w:rsidP="00F904DF">
      <w:pPr>
        <w:pStyle w:val="Heading3"/>
        <w:widowControl/>
        <w:ind w:left="0"/>
        <w:jc w:val="left"/>
      </w:pPr>
    </w:p>
    <w:p w14:paraId="2B482385" w14:textId="77777777" w:rsidR="006C18AD" w:rsidRDefault="006C18AD" w:rsidP="00F904DF">
      <w:pPr>
        <w:pStyle w:val="Heading3"/>
        <w:widowControl/>
        <w:ind w:left="0"/>
        <w:jc w:val="left"/>
      </w:pPr>
    </w:p>
    <w:p w14:paraId="290FCDCA" w14:textId="77777777" w:rsidR="006C18AD" w:rsidRDefault="006C18AD" w:rsidP="00F904DF">
      <w:pPr>
        <w:pStyle w:val="Heading3"/>
        <w:widowControl/>
        <w:ind w:left="0"/>
        <w:jc w:val="left"/>
      </w:pPr>
    </w:p>
    <w:p w14:paraId="3AB8107D" w14:textId="5B1806A1" w:rsidR="006C18AD" w:rsidRDefault="006C18AD" w:rsidP="00F904DF">
      <w:pPr>
        <w:pStyle w:val="Heading3"/>
        <w:widowControl/>
        <w:ind w:left="0"/>
        <w:jc w:val="left"/>
        <w:sectPr w:rsidR="006C18AD">
          <w:headerReference w:type="even" r:id="rId79"/>
          <w:headerReference w:type="default" r:id="rId80"/>
          <w:footerReference w:type="even" r:id="rId81"/>
          <w:footerReference w:type="default" r:id="rId82"/>
          <w:pgSz w:w="11906" w:h="16838"/>
          <w:pgMar w:top="1134" w:right="680" w:bottom="1134" w:left="1758" w:header="0" w:footer="0" w:gutter="0"/>
          <w:cols w:space="720"/>
          <w:formProt w:val="0"/>
          <w:vAlign w:val="center"/>
          <w:docGrid w:linePitch="100" w:charSpace="4096"/>
        </w:sectPr>
      </w:pPr>
    </w:p>
    <w:p w14:paraId="143B9757" w14:textId="66CB9C53" w:rsidR="0093622B" w:rsidRDefault="009F4868">
      <w:pPr>
        <w:widowControl/>
        <w:jc w:val="both"/>
        <w:rPr>
          <w:sz w:val="144"/>
          <w:szCs w:val="144"/>
        </w:rPr>
      </w:pPr>
      <w:r>
        <w:rPr>
          <w:noProof/>
        </w:rPr>
        <mc:AlternateContent>
          <mc:Choice Requires="wps">
            <w:drawing>
              <wp:anchor distT="0" distB="0" distL="0" distR="0" simplePos="0" relativeHeight="251658245" behindDoc="0" locked="0" layoutInCell="1" allowOverlap="1" wp14:anchorId="1FBDE3E2" wp14:editId="52DC09DA">
                <wp:simplePos x="0" y="0"/>
                <wp:positionH relativeFrom="page">
                  <wp:posOffset>6127115</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0F8F20E">
              <v:rect id="docshape25" style="position:absolute;margin-left:482.45pt;margin-top:10.85pt;width:1.45pt;height:60.6pt;z-index:251658245;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728C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">
                <w10:wrap anchorx="page"/>
              </v:rect>
            </w:pict>
          </mc:Fallback>
        </mc:AlternateContent>
      </w:r>
      <w:r>
        <w:rPr>
          <w:color w:val="9A7248"/>
          <w:sz w:val="144"/>
          <w:szCs w:val="144"/>
        </w:rPr>
        <w:t xml:space="preserve">                </w:t>
      </w:r>
      <w:r>
        <w:rPr>
          <w:color w:val="9A7248"/>
          <w:sz w:val="144"/>
          <w:szCs w:val="144"/>
        </w:rPr>
        <w:tab/>
      </w:r>
      <w:r>
        <w:rPr>
          <w:color w:val="9A7248"/>
          <w:sz w:val="144"/>
          <w:szCs w:val="144"/>
        </w:rPr>
        <w:tab/>
      </w:r>
      <w:r>
        <w:rPr>
          <w:color w:val="9A7248"/>
          <w:sz w:val="144"/>
          <w:szCs w:val="144"/>
        </w:rPr>
        <w:tab/>
        <w:t xml:space="preserve"> A</w:t>
      </w:r>
    </w:p>
    <w:p w14:paraId="4D2991F0" w14:textId="2410FDCE" w:rsidR="0093622B" w:rsidRPr="00FF66D4" w:rsidRDefault="009F4868" w:rsidP="0032369C">
      <w:pPr>
        <w:pStyle w:val="Heading3"/>
        <w:widowControl/>
        <w:pBdr>
          <w:bottom w:val="single" w:sz="24" w:space="1" w:color="9A7248"/>
        </w:pBdr>
        <w:tabs>
          <w:tab w:val="left" w:pos="9472"/>
        </w:tabs>
        <w:spacing w:line="240" w:lineRule="auto"/>
        <w:ind w:left="0"/>
        <w:jc w:val="both"/>
        <w:rPr>
          <w:u w:val="none"/>
        </w:rPr>
      </w:pPr>
      <w:bookmarkStart w:id="384" w:name="_Toc98970352"/>
      <w:bookmarkStart w:id="385" w:name="_Toc169600417"/>
      <w:bookmarkEnd w:id="384"/>
      <w:r w:rsidRPr="00FF66D4">
        <w:rPr>
          <w:u w:val="none"/>
        </w:rPr>
        <w:t>Apéndice A</w:t>
      </w:r>
      <w:bookmarkStart w:id="386" w:name="_Toc98967520"/>
      <w:bookmarkEnd w:id="386"/>
      <w:bookmarkEnd w:id="385"/>
    </w:p>
    <w:p w14:paraId="0B06A29A" w14:textId="77777777" w:rsidR="00F749BF" w:rsidRDefault="00F749BF" w:rsidP="00F749BF">
      <w:pPr>
        <w:spacing w:line="24" w:lineRule="atLeast"/>
        <w:rPr>
          <w:sz w:val="24"/>
          <w:szCs w:val="24"/>
        </w:rPr>
      </w:pPr>
    </w:p>
    <w:p w14:paraId="624F6BA8" w14:textId="299BF32E" w:rsidR="00F749BF" w:rsidRDefault="00F749BF" w:rsidP="00CD62F4">
      <w:pPr>
        <w:spacing w:line="24" w:lineRule="atLeast"/>
        <w:ind w:firstLine="567"/>
        <w:jc w:val="both"/>
        <w:rPr>
          <w:sz w:val="24"/>
          <w:szCs w:val="24"/>
        </w:rPr>
      </w:pPr>
      <w:r>
        <w:rPr>
          <w:sz w:val="24"/>
          <w:szCs w:val="24"/>
        </w:rPr>
        <w:t>E</w:t>
      </w:r>
      <w:r w:rsidR="00B04CB0">
        <w:rPr>
          <w:sz w:val="24"/>
          <w:szCs w:val="24"/>
        </w:rPr>
        <w:t xml:space="preserve">ste apéndice muestra </w:t>
      </w:r>
      <w:r w:rsidR="001766A9">
        <w:rPr>
          <w:sz w:val="24"/>
          <w:szCs w:val="24"/>
        </w:rPr>
        <w:t xml:space="preserve">el código utilizado para la </w:t>
      </w:r>
      <w:r w:rsidR="00244276">
        <w:rPr>
          <w:sz w:val="24"/>
          <w:szCs w:val="24"/>
        </w:rPr>
        <w:t xml:space="preserve">representación gráfica de los datos separados por direcciones IP. </w:t>
      </w:r>
      <w:r w:rsidR="00071002">
        <w:rPr>
          <w:sz w:val="24"/>
          <w:szCs w:val="24"/>
        </w:rPr>
        <w:t>A partir de este método se genera una carpeta donde se cargan todas las imágenes de las series temporales.</w:t>
      </w:r>
    </w:p>
    <w:p w14:paraId="1F964174" w14:textId="77777777" w:rsidR="00F749BF" w:rsidRDefault="00F749BF" w:rsidP="00F749BF">
      <w:pPr>
        <w:spacing w:line="24" w:lineRule="atLeast"/>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52"/>
      </w:tblGrid>
      <w:tr w:rsidR="00794144" w:rsidRPr="00794144" w14:paraId="5FB4E321" w14:textId="77777777" w:rsidTr="00794144">
        <w:trPr>
          <w:tblCellSpacing w:w="15" w:type="dxa"/>
        </w:trPr>
        <w:tc>
          <w:tcPr>
            <w:tcW w:w="0" w:type="auto"/>
            <w:vAlign w:val="center"/>
            <w:hideMark/>
          </w:tcPr>
          <w:p w14:paraId="236F2A26" w14:textId="10312717" w:rsidR="00794144" w:rsidRPr="00794144" w:rsidRDefault="00E848FF"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794144" w:rsidRPr="00794144">
              <w:rPr>
                <w:rFonts w:ascii="Courier New" w:eastAsia="Times New Roman" w:hAnsi="Courier New" w:cs="Courier New"/>
                <w:color w:val="333333"/>
                <w:sz w:val="20"/>
                <w:szCs w:val="20"/>
                <w:lang w:val="es-ES" w:eastAsia="es-ES"/>
              </w:rPr>
              <w:t>1</w:t>
            </w:r>
          </w:p>
          <w:p w14:paraId="7AB0B3B7"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2</w:t>
            </w:r>
          </w:p>
          <w:p w14:paraId="67EB715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3</w:t>
            </w:r>
          </w:p>
          <w:p w14:paraId="4E68B64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4</w:t>
            </w:r>
          </w:p>
          <w:p w14:paraId="2224C1A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5</w:t>
            </w:r>
          </w:p>
          <w:p w14:paraId="77267FB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6</w:t>
            </w:r>
          </w:p>
          <w:p w14:paraId="1AFF152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7</w:t>
            </w:r>
          </w:p>
          <w:p w14:paraId="46DA77E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8</w:t>
            </w:r>
          </w:p>
          <w:p w14:paraId="46373F8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9</w:t>
            </w:r>
          </w:p>
          <w:p w14:paraId="508DBB25"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10</w:t>
            </w:r>
          </w:p>
          <w:p w14:paraId="685159C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11</w:t>
            </w:r>
          </w:p>
          <w:p w14:paraId="13ECF66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12</w:t>
            </w:r>
          </w:p>
          <w:p w14:paraId="04B5136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13</w:t>
            </w:r>
          </w:p>
          <w:p w14:paraId="31B6FFC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14</w:t>
            </w:r>
          </w:p>
          <w:p w14:paraId="54807F6A"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15</w:t>
            </w:r>
          </w:p>
          <w:p w14:paraId="60A4EFD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16</w:t>
            </w:r>
          </w:p>
          <w:p w14:paraId="32918E8E"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17</w:t>
            </w:r>
          </w:p>
          <w:p w14:paraId="15169EB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18</w:t>
            </w:r>
          </w:p>
          <w:p w14:paraId="1FD30CF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19</w:t>
            </w:r>
          </w:p>
          <w:p w14:paraId="7EA48A8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20</w:t>
            </w:r>
          </w:p>
          <w:p w14:paraId="096395D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21</w:t>
            </w:r>
          </w:p>
          <w:p w14:paraId="4C774A1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22</w:t>
            </w:r>
          </w:p>
          <w:p w14:paraId="1761518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23</w:t>
            </w:r>
          </w:p>
          <w:p w14:paraId="0B81A2B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24</w:t>
            </w:r>
          </w:p>
          <w:p w14:paraId="074B942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25</w:t>
            </w:r>
          </w:p>
          <w:p w14:paraId="797E8D6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26</w:t>
            </w:r>
          </w:p>
          <w:p w14:paraId="07048DD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27</w:t>
            </w:r>
          </w:p>
          <w:p w14:paraId="54C1C1FA"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28</w:t>
            </w:r>
          </w:p>
          <w:p w14:paraId="283B63F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29</w:t>
            </w:r>
          </w:p>
          <w:p w14:paraId="0977EEC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30</w:t>
            </w:r>
          </w:p>
          <w:p w14:paraId="590F0FA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31</w:t>
            </w:r>
          </w:p>
          <w:p w14:paraId="31D8FDB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32</w:t>
            </w:r>
          </w:p>
          <w:p w14:paraId="6C8B4E1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33</w:t>
            </w:r>
          </w:p>
          <w:p w14:paraId="373EDF88"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34</w:t>
            </w:r>
          </w:p>
          <w:p w14:paraId="021239E7"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35</w:t>
            </w:r>
          </w:p>
          <w:p w14:paraId="1044101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36</w:t>
            </w:r>
          </w:p>
          <w:p w14:paraId="1E28F1A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37</w:t>
            </w:r>
          </w:p>
          <w:p w14:paraId="23CC961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38</w:t>
            </w:r>
          </w:p>
        </w:tc>
        <w:tc>
          <w:tcPr>
            <w:tcW w:w="0" w:type="auto"/>
            <w:vAlign w:val="center"/>
            <w:hideMark/>
          </w:tcPr>
          <w:p w14:paraId="7AA6260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pandas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pd</w:t>
            </w:r>
          </w:p>
          <w:p w14:paraId="530DAD30"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matplotlib.pyplot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plt</w:t>
            </w:r>
          </w:p>
          <w:p w14:paraId="4EB9F1C3"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glob</w:t>
            </w:r>
          </w:p>
          <w:p w14:paraId="4E7CB230"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0CCA7F1"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Time interval - 6 months</w:t>
            </w:r>
          </w:p>
          <w:p w14:paraId="66538D7C"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procesa2-2021-01-01.csv - procesa2-2021-06-30.csv</w:t>
            </w:r>
          </w:p>
          <w:p w14:paraId="2E67AC15" w14:textId="7CC33D25"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files = glob.glob(</w:t>
            </w:r>
            <w:r w:rsidRPr="00E774F4">
              <w:rPr>
                <w:rFonts w:ascii="Courier New" w:eastAsia="Times New Roman" w:hAnsi="Courier New" w:cs="Courier New"/>
                <w:color w:val="333333"/>
                <w:sz w:val="20"/>
                <w:szCs w:val="20"/>
                <w:shd w:val="clear" w:color="auto" w:fill="FFF0F0"/>
                <w:lang w:val="en-US" w:eastAsia="es-ES"/>
              </w:rPr>
              <w:t>"shared-nvme/</w:t>
            </w:r>
            <w:r w:rsidR="00545B62" w:rsidRPr="00E774F4">
              <w:rPr>
                <w:rFonts w:ascii="Courier New" w:eastAsia="Times New Roman" w:hAnsi="Courier New" w:cs="Courier New"/>
                <w:color w:val="333333"/>
                <w:sz w:val="20"/>
                <w:szCs w:val="20"/>
                <w:shd w:val="clear" w:color="auto" w:fill="FFF0F0"/>
                <w:lang w:val="en-US" w:eastAsia="es-ES"/>
              </w:rPr>
              <w:t>flujos</w:t>
            </w:r>
            <w:r w:rsidRPr="00E774F4">
              <w:rPr>
                <w:rFonts w:ascii="Courier New" w:eastAsia="Times New Roman" w:hAnsi="Courier New" w:cs="Courier New"/>
                <w:color w:val="333333"/>
                <w:sz w:val="20"/>
                <w:szCs w:val="20"/>
                <w:shd w:val="clear" w:color="auto" w:fill="FFF0F0"/>
                <w:lang w:val="en-US" w:eastAsia="es-ES"/>
              </w:rPr>
              <w:t>/procesa2-2021-0*.csv"</w:t>
            </w:r>
            <w:r w:rsidRPr="00E774F4">
              <w:rPr>
                <w:rFonts w:ascii="Courier New" w:eastAsia="Times New Roman" w:hAnsi="Courier New" w:cs="Courier New"/>
                <w:color w:val="333333"/>
                <w:sz w:val="20"/>
                <w:szCs w:val="20"/>
                <w:lang w:val="en-US" w:eastAsia="es-ES"/>
              </w:rPr>
              <w:t>)</w:t>
            </w:r>
          </w:p>
          <w:p w14:paraId="5A4179E5"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6276663" w14:textId="7EB76781" w:rsidR="00794144" w:rsidRPr="00E774F4" w:rsidRDefault="00794144" w:rsidP="00545B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Read CSV files</w:t>
            </w:r>
          </w:p>
          <w:p w14:paraId="608FD0AF"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dfs = []</w:t>
            </w:r>
          </w:p>
          <w:p w14:paraId="0845B8FF"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files:</w:t>
            </w:r>
          </w:p>
          <w:p w14:paraId="75D6C5EE"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df = pd.read_csv(</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w:t>
            </w:r>
          </w:p>
          <w:p w14:paraId="4B743D9C"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dfs.append(df)</w:t>
            </w:r>
          </w:p>
          <w:p w14:paraId="456C7724"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6D238860"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DataFrame with all the data</w:t>
            </w:r>
          </w:p>
          <w:p w14:paraId="0733C51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combined_df = pd.concat(dfs, ignore_index=</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681C9A5B"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C5A8C32"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Plot every IP with more than 1000 points</w:t>
            </w:r>
          </w:p>
          <w:p w14:paraId="28C12CA9"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ip, filtered_df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combined_df.groupby(</w:t>
            </w:r>
            <w:r w:rsidRPr="00E774F4">
              <w:rPr>
                <w:rFonts w:ascii="Courier New" w:eastAsia="Times New Roman" w:hAnsi="Courier New" w:cs="Courier New"/>
                <w:color w:val="333333"/>
                <w:sz w:val="20"/>
                <w:szCs w:val="20"/>
                <w:shd w:val="clear" w:color="auto" w:fill="FFF0F0"/>
                <w:lang w:val="en-US" w:eastAsia="es-ES"/>
              </w:rPr>
              <w:t>"targetIP"</w:t>
            </w:r>
            <w:r w:rsidRPr="00E774F4">
              <w:rPr>
                <w:rFonts w:ascii="Courier New" w:eastAsia="Times New Roman" w:hAnsi="Courier New" w:cs="Courier New"/>
                <w:color w:val="333333"/>
                <w:sz w:val="20"/>
                <w:szCs w:val="20"/>
                <w:lang w:val="en-US" w:eastAsia="es-ES"/>
              </w:rPr>
              <w:t>):</w:t>
            </w:r>
          </w:p>
          <w:p w14:paraId="15DB28B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13B59561"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if</w:t>
            </w:r>
            <w:r w:rsidRPr="00E774F4">
              <w:rPr>
                <w:rFonts w:ascii="Courier New" w:eastAsia="Times New Roman" w:hAnsi="Courier New" w:cs="Courier New"/>
                <w:color w:val="333333"/>
                <w:sz w:val="20"/>
                <w:szCs w:val="20"/>
                <w:lang w:val="en-US" w:eastAsia="es-ES"/>
              </w:rPr>
              <w:t xml:space="preserve"> filtered_df.shape[</w:t>
            </w:r>
            <w:r w:rsidRPr="00E774F4">
              <w:rPr>
                <w:rFonts w:ascii="Courier New" w:eastAsia="Times New Roman" w:hAnsi="Courier New" w:cs="Courier New"/>
                <w:b/>
                <w:bCs/>
                <w:color w:val="0000DD"/>
                <w:sz w:val="20"/>
                <w:szCs w:val="20"/>
                <w:lang w:val="en-US" w:eastAsia="es-ES"/>
              </w:rPr>
              <w:t>0</w:t>
            </w:r>
            <w:r w:rsidRPr="00E774F4">
              <w:rPr>
                <w:rFonts w:ascii="Courier New" w:eastAsia="Times New Roman" w:hAnsi="Courier New" w:cs="Courier New"/>
                <w:color w:val="333333"/>
                <w:sz w:val="20"/>
                <w:szCs w:val="20"/>
                <w:lang w:val="en-US" w:eastAsia="es-ES"/>
              </w:rPr>
              <w:t xml:space="preserve">] &lt; </w:t>
            </w:r>
            <w:r w:rsidRPr="00E774F4">
              <w:rPr>
                <w:rFonts w:ascii="Courier New" w:eastAsia="Times New Roman" w:hAnsi="Courier New" w:cs="Courier New"/>
                <w:b/>
                <w:bCs/>
                <w:color w:val="0000DD"/>
                <w:sz w:val="20"/>
                <w:szCs w:val="20"/>
                <w:lang w:val="en-US" w:eastAsia="es-ES"/>
              </w:rPr>
              <w:t>1000</w:t>
            </w:r>
            <w:r w:rsidRPr="00E774F4">
              <w:rPr>
                <w:rFonts w:ascii="Courier New" w:eastAsia="Times New Roman" w:hAnsi="Courier New" w:cs="Courier New"/>
                <w:color w:val="333333"/>
                <w:sz w:val="20"/>
                <w:szCs w:val="20"/>
                <w:lang w:val="en-US" w:eastAsia="es-ES"/>
              </w:rPr>
              <w:t>:</w:t>
            </w:r>
          </w:p>
          <w:p w14:paraId="383053C0"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continue</w:t>
            </w:r>
          </w:p>
          <w:p w14:paraId="3109B85B"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5CF23919"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part1, separator, part2 = ip.rpartition(</w:t>
            </w:r>
            <w:r w:rsidRPr="00E774F4">
              <w:rPr>
                <w:rFonts w:ascii="Courier New" w:eastAsia="Times New Roman" w:hAnsi="Courier New" w:cs="Courier New"/>
                <w:color w:val="333333"/>
                <w:sz w:val="20"/>
                <w:szCs w:val="20"/>
                <w:shd w:val="clear" w:color="auto" w:fill="FFF0F0"/>
                <w:lang w:val="en-US" w:eastAsia="es-ES"/>
              </w:rPr>
              <w:t>'.'</w:t>
            </w:r>
            <w:r w:rsidRPr="00E774F4">
              <w:rPr>
                <w:rFonts w:ascii="Courier New" w:eastAsia="Times New Roman" w:hAnsi="Courier New" w:cs="Courier New"/>
                <w:color w:val="333333"/>
                <w:sz w:val="20"/>
                <w:szCs w:val="20"/>
                <w:lang w:val="en-US" w:eastAsia="es-ES"/>
              </w:rPr>
              <w:t>)</w:t>
            </w:r>
          </w:p>
          <w:p w14:paraId="53855D35"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xx = filtered_df.sort_values(</w:t>
            </w:r>
            <w:r w:rsidRPr="00E774F4">
              <w:rPr>
                <w:rFonts w:ascii="Courier New" w:eastAsia="Times New Roman" w:hAnsi="Courier New" w:cs="Courier New"/>
                <w:color w:val="333333"/>
                <w:sz w:val="20"/>
                <w:szCs w:val="20"/>
                <w:shd w:val="clear" w:color="auto" w:fill="FFF0F0"/>
                <w:lang w:val="en-US" w:eastAsia="es-ES"/>
              </w:rPr>
              <w:t>"tref_start"</w:t>
            </w:r>
            <w:r w:rsidRPr="00E774F4">
              <w:rPr>
                <w:rFonts w:ascii="Courier New" w:eastAsia="Times New Roman" w:hAnsi="Courier New" w:cs="Courier New"/>
                <w:color w:val="333333"/>
                <w:sz w:val="20"/>
                <w:szCs w:val="20"/>
                <w:lang w:val="en-US" w:eastAsia="es-ES"/>
              </w:rPr>
              <w:t>, ascending=</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3E558E0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X = xx.tref_start</w:t>
            </w:r>
          </w:p>
          <w:p w14:paraId="733658DD"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Y = xx.bpsPhyRcv / xx.bpsPhyRcv.max()</w:t>
            </w:r>
          </w:p>
          <w:p w14:paraId="06FC0A94"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plt.figure()</w:t>
            </w:r>
          </w:p>
          <w:p w14:paraId="0E2E7FA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plt.grid(</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28E3B968"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plt.xlabel(</w:t>
            </w:r>
            <w:r w:rsidRPr="00E774F4">
              <w:rPr>
                <w:rFonts w:ascii="Courier New" w:eastAsia="Times New Roman" w:hAnsi="Courier New" w:cs="Courier New"/>
                <w:color w:val="333333"/>
                <w:sz w:val="20"/>
                <w:szCs w:val="20"/>
                <w:shd w:val="clear" w:color="auto" w:fill="FFF0F0"/>
                <w:lang w:val="en-US" w:eastAsia="es-ES"/>
              </w:rPr>
              <w:t>"Tiempo"</w:t>
            </w:r>
            <w:r w:rsidRPr="00E774F4">
              <w:rPr>
                <w:rFonts w:ascii="Courier New" w:eastAsia="Times New Roman" w:hAnsi="Courier New" w:cs="Courier New"/>
                <w:color w:val="333333"/>
                <w:sz w:val="20"/>
                <w:szCs w:val="20"/>
                <w:lang w:val="en-US" w:eastAsia="es-ES"/>
              </w:rPr>
              <w:t>)</w:t>
            </w:r>
          </w:p>
          <w:p w14:paraId="434C83CD"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plt.xticks(rotation=</w:t>
            </w:r>
            <w:r w:rsidRPr="00E774F4">
              <w:rPr>
                <w:rFonts w:ascii="Courier New" w:eastAsia="Times New Roman" w:hAnsi="Courier New" w:cs="Courier New"/>
                <w:b/>
                <w:bCs/>
                <w:color w:val="0000DD"/>
                <w:sz w:val="20"/>
                <w:szCs w:val="20"/>
                <w:lang w:val="en-US" w:eastAsia="es-ES"/>
              </w:rPr>
              <w:t>20</w:t>
            </w:r>
            <w:r w:rsidRPr="00E774F4">
              <w:rPr>
                <w:rFonts w:ascii="Courier New" w:eastAsia="Times New Roman" w:hAnsi="Courier New" w:cs="Courier New"/>
                <w:color w:val="333333"/>
                <w:sz w:val="20"/>
                <w:szCs w:val="20"/>
                <w:lang w:val="en-US" w:eastAsia="es-ES"/>
              </w:rPr>
              <w:t>)</w:t>
            </w:r>
          </w:p>
          <w:p w14:paraId="69693213"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plt.ylabel(</w:t>
            </w:r>
            <w:r w:rsidRPr="00E774F4">
              <w:rPr>
                <w:rFonts w:ascii="Courier New" w:eastAsia="Times New Roman" w:hAnsi="Courier New" w:cs="Courier New"/>
                <w:color w:val="333333"/>
                <w:sz w:val="20"/>
                <w:szCs w:val="20"/>
                <w:shd w:val="clear" w:color="auto" w:fill="FFF0F0"/>
                <w:lang w:val="en-US" w:eastAsia="es-ES"/>
              </w:rPr>
              <w:t>"Tráfico [bit/s]"</w:t>
            </w:r>
            <w:r w:rsidRPr="00E774F4">
              <w:rPr>
                <w:rFonts w:ascii="Courier New" w:eastAsia="Times New Roman" w:hAnsi="Courier New" w:cs="Courier New"/>
                <w:color w:val="333333"/>
                <w:sz w:val="20"/>
                <w:szCs w:val="20"/>
                <w:lang w:val="en-US" w:eastAsia="es-ES"/>
              </w:rPr>
              <w:t>)</w:t>
            </w:r>
          </w:p>
          <w:p w14:paraId="03B3049B"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plt.title(part1 + </w:t>
            </w:r>
            <w:r w:rsidRPr="00E774F4">
              <w:rPr>
                <w:rFonts w:ascii="Courier New" w:eastAsia="Times New Roman" w:hAnsi="Courier New" w:cs="Courier New"/>
                <w:color w:val="333333"/>
                <w:sz w:val="20"/>
                <w:szCs w:val="20"/>
                <w:shd w:val="clear" w:color="auto" w:fill="FFF0F0"/>
                <w:lang w:val="en-US" w:eastAsia="es-ES"/>
              </w:rPr>
              <w:t>".XY"</w:t>
            </w:r>
            <w:r w:rsidRPr="00E774F4">
              <w:rPr>
                <w:rFonts w:ascii="Courier New" w:eastAsia="Times New Roman" w:hAnsi="Courier New" w:cs="Courier New"/>
                <w:color w:val="333333"/>
                <w:sz w:val="20"/>
                <w:szCs w:val="20"/>
                <w:lang w:val="en-US" w:eastAsia="es-ES"/>
              </w:rPr>
              <w:t>)</w:t>
            </w:r>
          </w:p>
          <w:p w14:paraId="05C471E6"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plt.tight_layout()</w:t>
            </w:r>
          </w:p>
          <w:p w14:paraId="5C5231E3"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plt.plot(X,Y)</w:t>
            </w:r>
          </w:p>
          <w:p w14:paraId="5850A72F" w14:textId="77777777" w:rsidR="00794144" w:rsidRPr="00E774F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plt.savefig(f</w:t>
            </w:r>
            <w:r w:rsidRPr="00E774F4">
              <w:rPr>
                <w:rFonts w:ascii="Courier New" w:eastAsia="Times New Roman" w:hAnsi="Courier New" w:cs="Courier New"/>
                <w:color w:val="333333"/>
                <w:sz w:val="20"/>
                <w:szCs w:val="20"/>
                <w:shd w:val="clear" w:color="auto" w:fill="FFF0F0"/>
                <w:lang w:val="en-US" w:eastAsia="es-ES"/>
              </w:rPr>
              <w:t>"shared-hdd/TFGAlvaro/formatted_plots/{ip}_processed_plot.png"</w:t>
            </w:r>
            <w:r w:rsidRPr="00E774F4">
              <w:rPr>
                <w:rFonts w:ascii="Courier New" w:eastAsia="Times New Roman" w:hAnsi="Courier New" w:cs="Courier New"/>
                <w:color w:val="333333"/>
                <w:sz w:val="20"/>
                <w:szCs w:val="20"/>
                <w:lang w:val="en-US" w:eastAsia="es-ES"/>
              </w:rPr>
              <w:t xml:space="preserve">)  </w:t>
            </w:r>
          </w:p>
          <w:p w14:paraId="292A881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774F4">
              <w:rPr>
                <w:rFonts w:ascii="Courier New" w:eastAsia="Times New Roman" w:hAnsi="Courier New" w:cs="Courier New"/>
                <w:color w:val="333333"/>
                <w:sz w:val="20"/>
                <w:szCs w:val="20"/>
                <w:lang w:val="en-US" w:eastAsia="es-ES"/>
              </w:rPr>
              <w:t xml:space="preserve">    </w:t>
            </w:r>
            <w:r w:rsidRPr="00794144">
              <w:rPr>
                <w:rFonts w:ascii="Courier New" w:eastAsia="Times New Roman" w:hAnsi="Courier New" w:cs="Courier New"/>
                <w:color w:val="333333"/>
                <w:sz w:val="20"/>
                <w:szCs w:val="20"/>
                <w:lang w:val="es-ES" w:eastAsia="es-ES"/>
              </w:rPr>
              <w:t>plt.close()</w:t>
            </w:r>
          </w:p>
        </w:tc>
      </w:tr>
    </w:tbl>
    <w:p w14:paraId="7AFDB9C2" w14:textId="77777777" w:rsidR="003A017D" w:rsidRDefault="003A017D" w:rsidP="00376F30">
      <w:pPr>
        <w:pStyle w:val="BodyText"/>
        <w:widowControl/>
        <w:spacing w:before="600" w:line="288" w:lineRule="auto"/>
        <w:jc w:val="both"/>
        <w:rPr>
          <w:sz w:val="24"/>
          <w:szCs w:val="24"/>
          <w:lang w:val="en-US"/>
        </w:rPr>
      </w:pPr>
    </w:p>
    <w:p w14:paraId="5C050B49" w14:textId="061EF521" w:rsidR="00071002" w:rsidRPr="00E774F4" w:rsidRDefault="00083ABC" w:rsidP="006C18AD">
      <w:pPr>
        <w:pStyle w:val="BodyText"/>
        <w:widowControl/>
        <w:spacing w:before="600" w:line="288" w:lineRule="auto"/>
        <w:ind w:firstLine="567"/>
        <w:jc w:val="both"/>
        <w:rPr>
          <w:sz w:val="24"/>
          <w:szCs w:val="24"/>
          <w:lang w:val="es-ES"/>
        </w:rPr>
      </w:pPr>
      <w:r w:rsidRPr="00E774F4">
        <w:rPr>
          <w:sz w:val="24"/>
          <w:szCs w:val="24"/>
          <w:lang w:val="es-ES"/>
        </w:rPr>
        <w:t xml:space="preserve">Para la aplicación de </w:t>
      </w:r>
      <w:r w:rsidR="00FC11F5" w:rsidRPr="00E774F4">
        <w:rPr>
          <w:sz w:val="24"/>
          <w:szCs w:val="24"/>
          <w:lang w:val="es-ES"/>
        </w:rPr>
        <w:t xml:space="preserve">la transformada </w:t>
      </w:r>
      <w:r w:rsidR="00FC11F5" w:rsidRPr="00E774F4">
        <w:rPr>
          <w:i/>
          <w:iCs/>
          <w:sz w:val="24"/>
          <w:szCs w:val="24"/>
          <w:lang w:val="es-ES"/>
        </w:rPr>
        <w:t xml:space="preserve">Wavelet </w:t>
      </w:r>
      <w:r w:rsidR="00FC11F5" w:rsidRPr="00E774F4">
        <w:rPr>
          <w:sz w:val="24"/>
          <w:szCs w:val="24"/>
          <w:lang w:val="es-ES"/>
        </w:rPr>
        <w:t>sobre las series temporales</w:t>
      </w:r>
      <w:r w:rsidR="00E848FF" w:rsidRPr="00E774F4">
        <w:rPr>
          <w:sz w:val="24"/>
          <w:szCs w:val="24"/>
          <w:lang w:val="es-ES"/>
        </w:rPr>
        <w:t xml:space="preserve"> </w:t>
      </w:r>
      <w:r w:rsidR="00FC11F5" w:rsidRPr="00E774F4">
        <w:rPr>
          <w:sz w:val="24"/>
          <w:szCs w:val="24"/>
          <w:lang w:val="es-ES"/>
        </w:rPr>
        <w:t>creadas</w:t>
      </w:r>
      <w:r w:rsidR="00472F78" w:rsidRPr="00E774F4">
        <w:rPr>
          <w:sz w:val="24"/>
          <w:szCs w:val="24"/>
          <w:lang w:val="es-ES"/>
        </w:rPr>
        <w:t xml:space="preserve"> se ha utilizado el siguiente fragment</w:t>
      </w:r>
      <w:r w:rsidR="00C4516C" w:rsidRPr="00E774F4">
        <w:rPr>
          <w:sz w:val="24"/>
          <w:szCs w:val="24"/>
          <w:lang w:val="es-ES"/>
        </w:rPr>
        <w:t>o</w:t>
      </w:r>
      <w:r w:rsidR="00472F78" w:rsidRPr="00E774F4">
        <w:rPr>
          <w:sz w:val="24"/>
          <w:szCs w:val="24"/>
          <w:lang w:val="es-ES"/>
        </w:rPr>
        <w:t xml:space="preserve"> de Código.</w:t>
      </w:r>
      <w:r w:rsidR="003A017D" w:rsidRPr="00E774F4">
        <w:rPr>
          <w:sz w:val="24"/>
          <w:szCs w:val="24"/>
          <w:lang w:val="es-ES"/>
        </w:rPr>
        <w:t xml:space="preserve"> En este caso se muestra en la línea </w:t>
      </w:r>
      <w:r w:rsidR="00FD399E" w:rsidRPr="00E774F4">
        <w:rPr>
          <w:sz w:val="24"/>
          <w:szCs w:val="24"/>
          <w:lang w:val="es-ES"/>
        </w:rPr>
        <w:t>33 el uso de una escala exponencial cuyo valor se asigna en la línea 20. Para los casos donde se utiliza</w:t>
      </w:r>
      <w:r w:rsidR="007F6113" w:rsidRPr="00E774F4">
        <w:rPr>
          <w:sz w:val="24"/>
          <w:szCs w:val="24"/>
          <w:lang w:val="es-ES"/>
        </w:rPr>
        <w:t xml:space="preserve">n escalas lineales, simplemente se </w:t>
      </w:r>
      <w:r w:rsidR="001E4CE6" w:rsidRPr="00E774F4">
        <w:rPr>
          <w:sz w:val="24"/>
          <w:szCs w:val="24"/>
          <w:lang w:val="es-ES"/>
        </w:rPr>
        <w:t xml:space="preserve">elimina la función de </w:t>
      </w:r>
      <w:r w:rsidR="00216153" w:rsidRPr="00E774F4">
        <w:rPr>
          <w:i/>
          <w:iCs/>
          <w:sz w:val="24"/>
          <w:szCs w:val="24"/>
          <w:lang w:val="es-ES"/>
        </w:rPr>
        <w:t>np.power()</w:t>
      </w:r>
      <w:r w:rsidR="00216153" w:rsidRPr="00E774F4">
        <w:rPr>
          <w:sz w:val="24"/>
          <w:szCs w:val="24"/>
          <w:lang w:val="es-ES"/>
        </w:rPr>
        <w:t xml:space="preserve"> y se simplifica con el rango normal.</w:t>
      </w:r>
      <w:r w:rsidR="007F6113" w:rsidRPr="00E774F4">
        <w:rPr>
          <w:sz w:val="24"/>
          <w:szCs w:val="24"/>
          <w:lang w:val="es-E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E848FF" w:rsidRPr="00E848FF" w14:paraId="23C28A2C" w14:textId="77777777" w:rsidTr="00E848FF">
        <w:trPr>
          <w:tblCellSpacing w:w="15" w:type="dxa"/>
        </w:trPr>
        <w:tc>
          <w:tcPr>
            <w:tcW w:w="0" w:type="auto"/>
            <w:vAlign w:val="center"/>
            <w:hideMark/>
          </w:tcPr>
          <w:p w14:paraId="54BC2ADF" w14:textId="2B3DBBAE" w:rsidR="00E848FF" w:rsidRPr="00E848FF"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E848FF" w:rsidRPr="00E848FF">
              <w:rPr>
                <w:rFonts w:ascii="Courier New" w:eastAsia="Times New Roman" w:hAnsi="Courier New" w:cs="Courier New"/>
                <w:color w:val="333333"/>
                <w:sz w:val="20"/>
                <w:szCs w:val="20"/>
                <w:lang w:val="es-ES" w:eastAsia="es-ES"/>
              </w:rPr>
              <w:t>1</w:t>
            </w:r>
          </w:p>
          <w:p w14:paraId="51C58ED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2</w:t>
            </w:r>
          </w:p>
          <w:p w14:paraId="2306BD0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3</w:t>
            </w:r>
          </w:p>
          <w:p w14:paraId="548EA257"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4</w:t>
            </w:r>
          </w:p>
          <w:p w14:paraId="7EF6B38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5</w:t>
            </w:r>
          </w:p>
          <w:p w14:paraId="5953212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6</w:t>
            </w:r>
          </w:p>
          <w:p w14:paraId="652BDBF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7</w:t>
            </w:r>
          </w:p>
          <w:p w14:paraId="5EA263C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8</w:t>
            </w:r>
          </w:p>
          <w:p w14:paraId="16DB9DD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9</w:t>
            </w:r>
          </w:p>
          <w:p w14:paraId="0243304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10</w:t>
            </w:r>
          </w:p>
          <w:p w14:paraId="66A0C2BA"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11</w:t>
            </w:r>
          </w:p>
          <w:p w14:paraId="405B41B9"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12</w:t>
            </w:r>
          </w:p>
          <w:p w14:paraId="07F5331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13</w:t>
            </w:r>
          </w:p>
          <w:p w14:paraId="64B6E8BA"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14</w:t>
            </w:r>
          </w:p>
          <w:p w14:paraId="580B17D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15</w:t>
            </w:r>
          </w:p>
          <w:p w14:paraId="3C9D642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16</w:t>
            </w:r>
          </w:p>
          <w:p w14:paraId="7D17DA9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17</w:t>
            </w:r>
          </w:p>
          <w:p w14:paraId="172AF74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18</w:t>
            </w:r>
          </w:p>
          <w:p w14:paraId="665D3FD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19</w:t>
            </w:r>
          </w:p>
          <w:p w14:paraId="2266641C"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20</w:t>
            </w:r>
          </w:p>
          <w:p w14:paraId="4D1B539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21</w:t>
            </w:r>
          </w:p>
          <w:p w14:paraId="2C61FA3B"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22</w:t>
            </w:r>
          </w:p>
          <w:p w14:paraId="45C97C6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23</w:t>
            </w:r>
          </w:p>
          <w:p w14:paraId="5DB571F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24</w:t>
            </w:r>
          </w:p>
          <w:p w14:paraId="14E33EE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25</w:t>
            </w:r>
          </w:p>
          <w:p w14:paraId="6CF0A94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26</w:t>
            </w:r>
          </w:p>
          <w:p w14:paraId="679C3EE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27</w:t>
            </w:r>
          </w:p>
          <w:p w14:paraId="7025D97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28</w:t>
            </w:r>
          </w:p>
          <w:p w14:paraId="77158BB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29</w:t>
            </w:r>
          </w:p>
          <w:p w14:paraId="109ED14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30</w:t>
            </w:r>
          </w:p>
          <w:p w14:paraId="37CEDE1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31</w:t>
            </w:r>
          </w:p>
          <w:p w14:paraId="162A0D2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32</w:t>
            </w:r>
          </w:p>
          <w:p w14:paraId="6646E52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33</w:t>
            </w:r>
          </w:p>
          <w:p w14:paraId="48D3246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34</w:t>
            </w:r>
          </w:p>
          <w:p w14:paraId="67274AB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35</w:t>
            </w:r>
          </w:p>
          <w:p w14:paraId="696A587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36</w:t>
            </w:r>
          </w:p>
          <w:p w14:paraId="2FD1F04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37</w:t>
            </w:r>
          </w:p>
          <w:p w14:paraId="23FCB6F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38</w:t>
            </w:r>
          </w:p>
          <w:p w14:paraId="3103879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39</w:t>
            </w:r>
          </w:p>
          <w:p w14:paraId="6F7529E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40</w:t>
            </w:r>
          </w:p>
          <w:p w14:paraId="7CD58D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41</w:t>
            </w:r>
          </w:p>
          <w:p w14:paraId="27AC3BA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42</w:t>
            </w:r>
          </w:p>
          <w:p w14:paraId="1578FFA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43</w:t>
            </w:r>
          </w:p>
          <w:p w14:paraId="5DF3C9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44</w:t>
            </w:r>
          </w:p>
          <w:p w14:paraId="6C90047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45</w:t>
            </w:r>
          </w:p>
          <w:p w14:paraId="6C0960F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46</w:t>
            </w:r>
          </w:p>
          <w:p w14:paraId="3EDAB6A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47</w:t>
            </w:r>
          </w:p>
        </w:tc>
        <w:tc>
          <w:tcPr>
            <w:tcW w:w="0" w:type="auto"/>
            <w:vAlign w:val="center"/>
            <w:hideMark/>
          </w:tcPr>
          <w:p w14:paraId="46D9FF15" w14:textId="77777777" w:rsidR="006C18AD" w:rsidRPr="00E774F4"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8800"/>
                <w:sz w:val="20"/>
                <w:szCs w:val="20"/>
                <w:lang w:val="en-US" w:eastAsia="es-ES"/>
              </w:rPr>
            </w:pPr>
          </w:p>
          <w:p w14:paraId="21E17687" w14:textId="77777777" w:rsidR="006C18AD" w:rsidRPr="00E774F4"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8800"/>
                <w:sz w:val="20"/>
                <w:szCs w:val="20"/>
                <w:lang w:val="en-US" w:eastAsia="es-ES"/>
              </w:rPr>
            </w:pPr>
          </w:p>
          <w:p w14:paraId="679D2DE8" w14:textId="341B99A1"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pywt</w:t>
            </w:r>
          </w:p>
          <w:p w14:paraId="13F6FAF2"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numpy</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np</w:t>
            </w:r>
          </w:p>
          <w:p w14:paraId="0505CB58"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matplotlib.pyplot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plt</w:t>
            </w:r>
          </w:p>
          <w:p w14:paraId="4A568FA3"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glob</w:t>
            </w:r>
          </w:p>
          <w:p w14:paraId="75D1418B"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pandas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pd</w:t>
            </w:r>
          </w:p>
          <w:p w14:paraId="77CC6FD2"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8EAD514" w14:textId="0FB656A8"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files = glob.glob(</w:t>
            </w:r>
            <w:r w:rsidRPr="00E774F4">
              <w:rPr>
                <w:rFonts w:ascii="Courier New" w:eastAsia="Times New Roman" w:hAnsi="Courier New" w:cs="Courier New"/>
                <w:color w:val="333333"/>
                <w:sz w:val="20"/>
                <w:szCs w:val="20"/>
                <w:shd w:val="clear" w:color="auto" w:fill="FFF0F0"/>
                <w:lang w:val="en-US" w:eastAsia="es-ES"/>
              </w:rPr>
              <w:t>"shared-nvme/flujos/procesa2-2021-0*.csv"</w:t>
            </w:r>
            <w:r w:rsidRPr="00E774F4">
              <w:rPr>
                <w:rFonts w:ascii="Courier New" w:eastAsia="Times New Roman" w:hAnsi="Courier New" w:cs="Courier New"/>
                <w:color w:val="333333"/>
                <w:sz w:val="20"/>
                <w:szCs w:val="20"/>
                <w:lang w:val="en-US" w:eastAsia="es-ES"/>
              </w:rPr>
              <w:t>)</w:t>
            </w:r>
          </w:p>
          <w:p w14:paraId="63FD61F7"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0AA42AC2"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Read CSV files</w:t>
            </w:r>
          </w:p>
          <w:p w14:paraId="570908C7"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Save it in a CSV or parquet??</w:t>
            </w:r>
          </w:p>
          <w:p w14:paraId="10A28BE5"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dfs = []</w:t>
            </w:r>
          </w:p>
          <w:p w14:paraId="46DD7C40"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files:</w:t>
            </w:r>
          </w:p>
          <w:p w14:paraId="39F47599"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df = pd.read_csv(</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w:t>
            </w:r>
          </w:p>
          <w:p w14:paraId="725039F5"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dfs.append(df)</w:t>
            </w:r>
          </w:p>
          <w:p w14:paraId="0ACC61DF"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5DD350D9"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DataFrame with all the data</w:t>
            </w:r>
          </w:p>
          <w:p w14:paraId="0ED16E73"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combined_df = pd.concat(dfs, ignore_index=</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1386EE8C"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3A7A3040"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wt=</w:t>
            </w:r>
            <w:r w:rsidRPr="00E774F4">
              <w:rPr>
                <w:rFonts w:ascii="Courier New" w:eastAsia="Times New Roman" w:hAnsi="Courier New" w:cs="Courier New"/>
                <w:color w:val="333333"/>
                <w:sz w:val="20"/>
                <w:szCs w:val="20"/>
                <w:shd w:val="clear" w:color="auto" w:fill="FFF0F0"/>
                <w:lang w:val="en-US" w:eastAsia="es-ES"/>
              </w:rPr>
              <w:t>'gaus1'</w:t>
            </w:r>
          </w:p>
          <w:p w14:paraId="7C99D459"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scaleMax = </w:t>
            </w:r>
            <w:r w:rsidRPr="00E774F4">
              <w:rPr>
                <w:rFonts w:ascii="Courier New" w:eastAsia="Times New Roman" w:hAnsi="Courier New" w:cs="Courier New"/>
                <w:b/>
                <w:bCs/>
                <w:color w:val="0000DD"/>
                <w:sz w:val="20"/>
                <w:szCs w:val="20"/>
                <w:lang w:val="en-US" w:eastAsia="es-ES"/>
              </w:rPr>
              <w:t>10</w:t>
            </w:r>
            <w:r w:rsidRPr="00E774F4">
              <w:rPr>
                <w:rFonts w:ascii="Courier New" w:eastAsia="Times New Roman" w:hAnsi="Courier New" w:cs="Courier New"/>
                <w:color w:val="333333"/>
                <w:sz w:val="20"/>
                <w:szCs w:val="20"/>
                <w:lang w:val="en-US" w:eastAsia="es-ES"/>
              </w:rPr>
              <w:t>+</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888888"/>
                <w:sz w:val="20"/>
                <w:szCs w:val="20"/>
                <w:lang w:val="en-US" w:eastAsia="es-ES"/>
              </w:rPr>
              <w:t xml:space="preserve"># 2^10=1024 </w:t>
            </w:r>
          </w:p>
          <w:p w14:paraId="3474570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6E3AF18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Plot every IP with more than 1000 points</w:t>
            </w:r>
          </w:p>
          <w:p w14:paraId="6650569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ip, filtered_df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combined_df.groupby(</w:t>
            </w:r>
            <w:r w:rsidRPr="00E774F4">
              <w:rPr>
                <w:rFonts w:ascii="Courier New" w:eastAsia="Times New Roman" w:hAnsi="Courier New" w:cs="Courier New"/>
                <w:color w:val="333333"/>
                <w:sz w:val="20"/>
                <w:szCs w:val="20"/>
                <w:shd w:val="clear" w:color="auto" w:fill="FFF0F0"/>
                <w:lang w:val="en-US" w:eastAsia="es-ES"/>
              </w:rPr>
              <w:t>"targetIP"</w:t>
            </w:r>
            <w:r w:rsidRPr="00E774F4">
              <w:rPr>
                <w:rFonts w:ascii="Courier New" w:eastAsia="Times New Roman" w:hAnsi="Courier New" w:cs="Courier New"/>
                <w:color w:val="333333"/>
                <w:sz w:val="20"/>
                <w:szCs w:val="20"/>
                <w:lang w:val="en-US" w:eastAsia="es-ES"/>
              </w:rPr>
              <w:t>):</w:t>
            </w:r>
          </w:p>
          <w:p w14:paraId="33164EE6"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9DD8CF1"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if</w:t>
            </w:r>
            <w:r w:rsidRPr="00E774F4">
              <w:rPr>
                <w:rFonts w:ascii="Courier New" w:eastAsia="Times New Roman" w:hAnsi="Courier New" w:cs="Courier New"/>
                <w:color w:val="333333"/>
                <w:sz w:val="20"/>
                <w:szCs w:val="20"/>
                <w:lang w:val="en-US" w:eastAsia="es-ES"/>
              </w:rPr>
              <w:t xml:space="preserve"> filtered_df.shape[</w:t>
            </w:r>
            <w:r w:rsidRPr="00E774F4">
              <w:rPr>
                <w:rFonts w:ascii="Courier New" w:eastAsia="Times New Roman" w:hAnsi="Courier New" w:cs="Courier New"/>
                <w:b/>
                <w:bCs/>
                <w:color w:val="0000DD"/>
                <w:sz w:val="20"/>
                <w:szCs w:val="20"/>
                <w:lang w:val="en-US" w:eastAsia="es-ES"/>
              </w:rPr>
              <w:t>0</w:t>
            </w:r>
            <w:r w:rsidRPr="00E774F4">
              <w:rPr>
                <w:rFonts w:ascii="Courier New" w:eastAsia="Times New Roman" w:hAnsi="Courier New" w:cs="Courier New"/>
                <w:color w:val="333333"/>
                <w:sz w:val="20"/>
                <w:szCs w:val="20"/>
                <w:lang w:val="en-US" w:eastAsia="es-ES"/>
              </w:rPr>
              <w:t xml:space="preserve">] &lt; </w:t>
            </w:r>
            <w:r w:rsidRPr="00E774F4">
              <w:rPr>
                <w:rFonts w:ascii="Courier New" w:eastAsia="Times New Roman" w:hAnsi="Courier New" w:cs="Courier New"/>
                <w:b/>
                <w:bCs/>
                <w:color w:val="0000DD"/>
                <w:sz w:val="20"/>
                <w:szCs w:val="20"/>
                <w:lang w:val="en-US" w:eastAsia="es-ES"/>
              </w:rPr>
              <w:t>1000</w:t>
            </w:r>
            <w:r w:rsidRPr="00E774F4">
              <w:rPr>
                <w:rFonts w:ascii="Courier New" w:eastAsia="Times New Roman" w:hAnsi="Courier New" w:cs="Courier New"/>
                <w:color w:val="333333"/>
                <w:sz w:val="20"/>
                <w:szCs w:val="20"/>
                <w:lang w:val="en-US" w:eastAsia="es-ES"/>
              </w:rPr>
              <w:t>:</w:t>
            </w:r>
          </w:p>
          <w:p w14:paraId="4374ED0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continue</w:t>
            </w:r>
          </w:p>
          <w:p w14:paraId="77B588D8"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p>
          <w:p w14:paraId="0A4FB0DF"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print</w:t>
            </w:r>
            <w:r w:rsidRPr="00E774F4">
              <w:rPr>
                <w:rFonts w:ascii="Courier New" w:eastAsia="Times New Roman" w:hAnsi="Courier New" w:cs="Courier New"/>
                <w:color w:val="333333"/>
                <w:sz w:val="20"/>
                <w:szCs w:val="20"/>
                <w:lang w:val="en-US" w:eastAsia="es-ES"/>
              </w:rPr>
              <w:t>(ip)</w:t>
            </w:r>
          </w:p>
          <w:p w14:paraId="2E410BCB"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xx = filtered_df.sort_values(</w:t>
            </w:r>
            <w:r w:rsidRPr="00E774F4">
              <w:rPr>
                <w:rFonts w:ascii="Courier New" w:eastAsia="Times New Roman" w:hAnsi="Courier New" w:cs="Courier New"/>
                <w:color w:val="333333"/>
                <w:sz w:val="20"/>
                <w:szCs w:val="20"/>
                <w:shd w:val="clear" w:color="auto" w:fill="FFF0F0"/>
                <w:lang w:val="en-US" w:eastAsia="es-ES"/>
              </w:rPr>
              <w:t>"tref_start"</w:t>
            </w:r>
            <w:r w:rsidRPr="00E774F4">
              <w:rPr>
                <w:rFonts w:ascii="Courier New" w:eastAsia="Times New Roman" w:hAnsi="Courier New" w:cs="Courier New"/>
                <w:color w:val="333333"/>
                <w:sz w:val="20"/>
                <w:szCs w:val="20"/>
                <w:lang w:val="en-US" w:eastAsia="es-ES"/>
              </w:rPr>
              <w:t>, ascending=</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106E27BE"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X = xx.tref_start</w:t>
            </w:r>
          </w:p>
          <w:p w14:paraId="6CF751F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Y = xx.bpsPhyRcv / xx.bpsPhyRcv.max()</w:t>
            </w:r>
          </w:p>
          <w:p w14:paraId="670FE4BD"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plt.figure()</w:t>
            </w:r>
          </w:p>
          <w:p w14:paraId="67C72476"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scales = np.power(</w:t>
            </w:r>
            <w:r w:rsidRPr="00E774F4">
              <w:rPr>
                <w:rFonts w:ascii="Courier New" w:eastAsia="Times New Roman" w:hAnsi="Courier New" w:cs="Courier New"/>
                <w:b/>
                <w:bCs/>
                <w:color w:val="0000DD"/>
                <w:sz w:val="20"/>
                <w:szCs w:val="20"/>
                <w:lang w:val="en-US" w:eastAsia="es-ES"/>
              </w:rPr>
              <w:t>2</w:t>
            </w:r>
            <w:r w:rsidRPr="00E774F4">
              <w:rPr>
                <w:rFonts w:ascii="Courier New" w:eastAsia="Times New Roman" w:hAnsi="Courier New" w:cs="Courier New"/>
                <w:color w:val="333333"/>
                <w:sz w:val="20"/>
                <w:szCs w:val="20"/>
                <w:lang w:val="en-US" w:eastAsia="es-ES"/>
              </w:rPr>
              <w:t xml:space="preserve">, np.arange(scaleMax)) </w:t>
            </w:r>
          </w:p>
          <w:p w14:paraId="5DCEC218"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coef, freqs=pywt.cwt(Y, scales, wt)</w:t>
            </w:r>
          </w:p>
          <w:p w14:paraId="5FF8FCE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p>
          <w:p w14:paraId="6E0A9F6D"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888888"/>
                <w:sz w:val="20"/>
                <w:szCs w:val="20"/>
                <w:lang w:val="en-US" w:eastAsia="es-ES"/>
              </w:rPr>
              <w:t># Calculate descriptor adding the Y axis</w:t>
            </w:r>
          </w:p>
          <w:p w14:paraId="28930851"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descriptor = coef.sum(axis=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2BB2DEAC"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p>
          <w:p w14:paraId="08153EC2"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888888"/>
                <w:sz w:val="20"/>
                <w:szCs w:val="20"/>
                <w:lang w:val="en-US" w:eastAsia="es-ES"/>
              </w:rPr>
              <w:t xml:space="preserve"># Save the descriptor matrix in </w:t>
            </w:r>
          </w:p>
          <w:p w14:paraId="32155CE3"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 f</w:t>
            </w:r>
            <w:r w:rsidRPr="00E774F4">
              <w:rPr>
                <w:rFonts w:ascii="Courier New" w:eastAsia="Times New Roman" w:hAnsi="Courier New" w:cs="Courier New"/>
                <w:color w:val="333333"/>
                <w:sz w:val="20"/>
                <w:szCs w:val="20"/>
                <w:shd w:val="clear" w:color="auto" w:fill="FFF0F0"/>
                <w:lang w:val="en-US" w:eastAsia="es-ES"/>
              </w:rPr>
              <w:t>"descriptors/exp/descriptor_{ip}_exp.npy"</w:t>
            </w:r>
          </w:p>
          <w:p w14:paraId="78994415"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with</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open</w:t>
            </w:r>
            <w:r w:rsidRPr="00E774F4">
              <w:rPr>
                <w:rFonts w:ascii="Courier New" w:eastAsia="Times New Roman" w:hAnsi="Courier New" w:cs="Courier New"/>
                <w:color w:val="333333"/>
                <w:sz w:val="20"/>
                <w:szCs w:val="20"/>
                <w:lang w:val="en-US" w:eastAsia="es-ES"/>
              </w:rPr>
              <w:t>(</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333333"/>
                <w:sz w:val="20"/>
                <w:szCs w:val="20"/>
                <w:shd w:val="clear" w:color="auto" w:fill="FFF0F0"/>
                <w:lang w:val="en-US" w:eastAsia="es-ES"/>
              </w:rPr>
              <w:t>'wb'</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f:</w:t>
            </w:r>
          </w:p>
          <w:p w14:paraId="2AD5CEBE"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np.save(</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coef)</w:t>
            </w:r>
          </w:p>
          <w:p w14:paraId="6769254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p>
          <w:p w14:paraId="47C77E2A"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plt.matshow(coef) </w:t>
            </w:r>
          </w:p>
          <w:p w14:paraId="4B3FF0A4"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plt.title(f</w:t>
            </w:r>
            <w:r w:rsidRPr="00E774F4">
              <w:rPr>
                <w:rFonts w:ascii="Courier New" w:eastAsia="Times New Roman" w:hAnsi="Courier New" w:cs="Courier New"/>
                <w:color w:val="333333"/>
                <w:sz w:val="20"/>
                <w:szCs w:val="20"/>
                <w:shd w:val="clear" w:color="auto" w:fill="FFF0F0"/>
                <w:lang w:val="en-US" w:eastAsia="es-ES"/>
              </w:rPr>
              <w:t>"DWT({wt}) {ip}"</w:t>
            </w:r>
            <w:r w:rsidRPr="00E774F4">
              <w:rPr>
                <w:rFonts w:ascii="Courier New" w:eastAsia="Times New Roman" w:hAnsi="Courier New" w:cs="Courier New"/>
                <w:color w:val="333333"/>
                <w:sz w:val="20"/>
                <w:szCs w:val="20"/>
                <w:lang w:val="en-US" w:eastAsia="es-ES"/>
              </w:rPr>
              <w:t>)</w:t>
            </w:r>
          </w:p>
          <w:p w14:paraId="6EFFA62E" w14:textId="77777777" w:rsidR="00E848FF" w:rsidRPr="00E774F4"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plt.savefig(f</w:t>
            </w:r>
            <w:r w:rsidRPr="00E774F4">
              <w:rPr>
                <w:rFonts w:ascii="Courier New" w:eastAsia="Times New Roman" w:hAnsi="Courier New" w:cs="Courier New"/>
                <w:color w:val="333333"/>
                <w:sz w:val="20"/>
                <w:szCs w:val="20"/>
                <w:shd w:val="clear" w:color="auto" w:fill="FFF0F0"/>
                <w:lang w:val="en-US" w:eastAsia="es-ES"/>
              </w:rPr>
              <w:t>"dwt/exp/{ip}_cwt_{wt}_{scaleMax}_plot.pdf"</w:t>
            </w:r>
            <w:r w:rsidRPr="00E774F4">
              <w:rPr>
                <w:rFonts w:ascii="Courier New" w:eastAsia="Times New Roman" w:hAnsi="Courier New" w:cs="Courier New"/>
                <w:color w:val="333333"/>
                <w:sz w:val="20"/>
                <w:szCs w:val="20"/>
                <w:lang w:val="en-US" w:eastAsia="es-ES"/>
              </w:rPr>
              <w:t>)</w:t>
            </w:r>
          </w:p>
          <w:p w14:paraId="5C8BDA19" w14:textId="77777777" w:rsid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774F4">
              <w:rPr>
                <w:rFonts w:ascii="Courier New" w:eastAsia="Times New Roman" w:hAnsi="Courier New" w:cs="Courier New"/>
                <w:color w:val="333333"/>
                <w:sz w:val="20"/>
                <w:szCs w:val="20"/>
                <w:lang w:val="en-US" w:eastAsia="es-ES"/>
              </w:rPr>
              <w:t xml:space="preserve">    </w:t>
            </w:r>
            <w:r w:rsidRPr="00E848FF">
              <w:rPr>
                <w:rFonts w:ascii="Courier New" w:eastAsia="Times New Roman" w:hAnsi="Courier New" w:cs="Courier New"/>
                <w:color w:val="333333"/>
                <w:sz w:val="20"/>
                <w:szCs w:val="20"/>
                <w:lang w:val="es-ES" w:eastAsia="es-ES"/>
              </w:rPr>
              <w:t>plt.close()</w:t>
            </w:r>
          </w:p>
          <w:p w14:paraId="7A0B48ED" w14:textId="77777777" w:rsidR="00376F30"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AB081A0" w14:textId="77777777" w:rsidR="00376F30"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60973469" w14:textId="77777777" w:rsidR="00376F30" w:rsidRPr="00E848FF"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tc>
      </w:tr>
    </w:tbl>
    <w:p w14:paraId="49C25A16" w14:textId="13D3DBDE" w:rsidR="00021910" w:rsidRPr="00E774F4" w:rsidRDefault="00376F30" w:rsidP="00071002">
      <w:pPr>
        <w:pStyle w:val="BodyText"/>
        <w:widowControl/>
        <w:spacing w:line="288" w:lineRule="auto"/>
        <w:ind w:firstLine="567"/>
        <w:jc w:val="both"/>
        <w:rPr>
          <w:sz w:val="24"/>
          <w:szCs w:val="24"/>
          <w:lang w:val="es-ES"/>
        </w:rPr>
      </w:pPr>
      <w:r w:rsidRPr="00E774F4">
        <w:rPr>
          <w:sz w:val="24"/>
          <w:szCs w:val="24"/>
          <w:lang w:val="es-ES"/>
        </w:rPr>
        <w:t xml:space="preserve">A continuación, </w:t>
      </w:r>
      <w:r w:rsidR="00B50F15" w:rsidRPr="00E774F4">
        <w:rPr>
          <w:sz w:val="24"/>
          <w:szCs w:val="24"/>
          <w:lang w:val="es-ES"/>
        </w:rPr>
        <w:t>se muestra el Código utilizado para realizar la representación gráfica a partir de l</w:t>
      </w:r>
      <w:r w:rsidR="00896CE1" w:rsidRPr="00E774F4">
        <w:rPr>
          <w:sz w:val="24"/>
          <w:szCs w:val="24"/>
          <w:lang w:val="es-ES"/>
        </w:rPr>
        <w:t>a herramienta PCA.</w:t>
      </w:r>
    </w:p>
    <w:p w14:paraId="5F59B1A8" w14:textId="77777777" w:rsidR="00021910" w:rsidRPr="00E774F4" w:rsidRDefault="00021910" w:rsidP="00376F30">
      <w:pPr>
        <w:pStyle w:val="BodyText"/>
        <w:widowControl/>
        <w:spacing w:line="288" w:lineRule="auto"/>
        <w:ind w:firstLine="567"/>
        <w:jc w:val="both"/>
        <w:rPr>
          <w:sz w:val="18"/>
          <w:szCs w:val="18"/>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3C4BE1" w:rsidRPr="00021910" w14:paraId="3376AEDF" w14:textId="77777777" w:rsidTr="00021910">
        <w:trPr>
          <w:tblCellSpacing w:w="15" w:type="dxa"/>
        </w:trPr>
        <w:tc>
          <w:tcPr>
            <w:tcW w:w="0" w:type="auto"/>
            <w:vAlign w:val="center"/>
            <w:hideMark/>
          </w:tcPr>
          <w:p w14:paraId="37DE053A" w14:textId="41A69104" w:rsidR="003C4BE1" w:rsidRDefault="00071002" w:rsidP="003C4BE1">
            <w:pPr>
              <w:pStyle w:val="HTMLPreformatted"/>
              <w:spacing w:line="244" w:lineRule="atLeast"/>
              <w:rPr>
                <w:color w:val="333333"/>
              </w:rPr>
            </w:pPr>
            <w:r>
              <w:rPr>
                <w:color w:val="333333"/>
              </w:rPr>
              <w:t xml:space="preserve"> </w:t>
            </w:r>
            <w:r w:rsidR="003C4BE1">
              <w:rPr>
                <w:color w:val="333333"/>
              </w:rPr>
              <w:t>1</w:t>
            </w:r>
          </w:p>
          <w:p w14:paraId="5B7B58C3" w14:textId="77777777" w:rsidR="003C4BE1" w:rsidRDefault="003C4BE1" w:rsidP="003C4BE1">
            <w:pPr>
              <w:pStyle w:val="HTMLPreformatted"/>
              <w:spacing w:line="244" w:lineRule="atLeast"/>
              <w:rPr>
                <w:color w:val="333333"/>
              </w:rPr>
            </w:pPr>
            <w:r>
              <w:rPr>
                <w:color w:val="333333"/>
              </w:rPr>
              <w:t xml:space="preserve"> 2</w:t>
            </w:r>
          </w:p>
          <w:p w14:paraId="260910C0" w14:textId="77777777" w:rsidR="003C4BE1" w:rsidRDefault="003C4BE1" w:rsidP="003C4BE1">
            <w:pPr>
              <w:pStyle w:val="HTMLPreformatted"/>
              <w:spacing w:line="244" w:lineRule="atLeast"/>
              <w:rPr>
                <w:color w:val="333333"/>
              </w:rPr>
            </w:pPr>
            <w:r>
              <w:rPr>
                <w:color w:val="333333"/>
              </w:rPr>
              <w:t xml:space="preserve"> 3</w:t>
            </w:r>
          </w:p>
          <w:p w14:paraId="44D45C68" w14:textId="77777777" w:rsidR="003C4BE1" w:rsidRDefault="003C4BE1" w:rsidP="003C4BE1">
            <w:pPr>
              <w:pStyle w:val="HTMLPreformatted"/>
              <w:spacing w:line="244" w:lineRule="atLeast"/>
              <w:rPr>
                <w:color w:val="333333"/>
              </w:rPr>
            </w:pPr>
            <w:r>
              <w:rPr>
                <w:color w:val="333333"/>
              </w:rPr>
              <w:t xml:space="preserve"> 4</w:t>
            </w:r>
          </w:p>
          <w:p w14:paraId="21E9E6A3" w14:textId="77777777" w:rsidR="003C4BE1" w:rsidRDefault="003C4BE1" w:rsidP="003C4BE1">
            <w:pPr>
              <w:pStyle w:val="HTMLPreformatted"/>
              <w:spacing w:line="244" w:lineRule="atLeast"/>
              <w:rPr>
                <w:color w:val="333333"/>
              </w:rPr>
            </w:pPr>
            <w:r>
              <w:rPr>
                <w:color w:val="333333"/>
              </w:rPr>
              <w:t xml:space="preserve"> 5</w:t>
            </w:r>
          </w:p>
          <w:p w14:paraId="2541C16D" w14:textId="77777777" w:rsidR="003C4BE1" w:rsidRDefault="003C4BE1" w:rsidP="003C4BE1">
            <w:pPr>
              <w:pStyle w:val="HTMLPreformatted"/>
              <w:spacing w:line="244" w:lineRule="atLeast"/>
              <w:rPr>
                <w:color w:val="333333"/>
              </w:rPr>
            </w:pPr>
            <w:r>
              <w:rPr>
                <w:color w:val="333333"/>
              </w:rPr>
              <w:t xml:space="preserve"> 6</w:t>
            </w:r>
          </w:p>
          <w:p w14:paraId="66A62DA4" w14:textId="77777777" w:rsidR="003C4BE1" w:rsidRDefault="003C4BE1" w:rsidP="003C4BE1">
            <w:pPr>
              <w:pStyle w:val="HTMLPreformatted"/>
              <w:spacing w:line="244" w:lineRule="atLeast"/>
              <w:rPr>
                <w:color w:val="333333"/>
              </w:rPr>
            </w:pPr>
            <w:r>
              <w:rPr>
                <w:color w:val="333333"/>
              </w:rPr>
              <w:t xml:space="preserve"> 7</w:t>
            </w:r>
          </w:p>
          <w:p w14:paraId="1031CB84" w14:textId="77777777" w:rsidR="003C4BE1" w:rsidRDefault="003C4BE1" w:rsidP="003C4BE1">
            <w:pPr>
              <w:pStyle w:val="HTMLPreformatted"/>
              <w:spacing w:line="244" w:lineRule="atLeast"/>
              <w:rPr>
                <w:color w:val="333333"/>
              </w:rPr>
            </w:pPr>
            <w:r>
              <w:rPr>
                <w:color w:val="333333"/>
              </w:rPr>
              <w:t xml:space="preserve"> 8</w:t>
            </w:r>
          </w:p>
          <w:p w14:paraId="61593FBF" w14:textId="77777777" w:rsidR="003C4BE1" w:rsidRDefault="003C4BE1" w:rsidP="003C4BE1">
            <w:pPr>
              <w:pStyle w:val="HTMLPreformatted"/>
              <w:spacing w:line="244" w:lineRule="atLeast"/>
              <w:rPr>
                <w:color w:val="333333"/>
              </w:rPr>
            </w:pPr>
            <w:r>
              <w:rPr>
                <w:color w:val="333333"/>
              </w:rPr>
              <w:t xml:space="preserve"> 9</w:t>
            </w:r>
          </w:p>
          <w:p w14:paraId="37EF7674" w14:textId="77777777" w:rsidR="003C4BE1" w:rsidRDefault="003C4BE1" w:rsidP="003C4BE1">
            <w:pPr>
              <w:pStyle w:val="HTMLPreformatted"/>
              <w:spacing w:line="244" w:lineRule="atLeast"/>
              <w:rPr>
                <w:color w:val="333333"/>
              </w:rPr>
            </w:pPr>
            <w:r>
              <w:rPr>
                <w:color w:val="333333"/>
              </w:rPr>
              <w:t>10</w:t>
            </w:r>
          </w:p>
          <w:p w14:paraId="78A0017A" w14:textId="77777777" w:rsidR="003C4BE1" w:rsidRDefault="003C4BE1" w:rsidP="003C4BE1">
            <w:pPr>
              <w:pStyle w:val="HTMLPreformatted"/>
              <w:spacing w:line="244" w:lineRule="atLeast"/>
              <w:rPr>
                <w:color w:val="333333"/>
              </w:rPr>
            </w:pPr>
            <w:r>
              <w:rPr>
                <w:color w:val="333333"/>
              </w:rPr>
              <w:t>11</w:t>
            </w:r>
          </w:p>
          <w:p w14:paraId="2D658E25" w14:textId="77777777" w:rsidR="003C4BE1" w:rsidRDefault="003C4BE1" w:rsidP="003C4BE1">
            <w:pPr>
              <w:pStyle w:val="HTMLPreformatted"/>
              <w:spacing w:line="244" w:lineRule="atLeast"/>
              <w:rPr>
                <w:color w:val="333333"/>
              </w:rPr>
            </w:pPr>
            <w:r>
              <w:rPr>
                <w:color w:val="333333"/>
              </w:rPr>
              <w:t>12</w:t>
            </w:r>
          </w:p>
          <w:p w14:paraId="2C0AFFC7" w14:textId="77777777" w:rsidR="003C4BE1" w:rsidRDefault="003C4BE1" w:rsidP="003C4BE1">
            <w:pPr>
              <w:pStyle w:val="HTMLPreformatted"/>
              <w:spacing w:line="244" w:lineRule="atLeast"/>
              <w:rPr>
                <w:color w:val="333333"/>
              </w:rPr>
            </w:pPr>
            <w:r>
              <w:rPr>
                <w:color w:val="333333"/>
              </w:rPr>
              <w:t>13</w:t>
            </w:r>
          </w:p>
          <w:p w14:paraId="3D034312" w14:textId="77777777" w:rsidR="003C4BE1" w:rsidRDefault="003C4BE1" w:rsidP="003C4BE1">
            <w:pPr>
              <w:pStyle w:val="HTMLPreformatted"/>
              <w:spacing w:line="244" w:lineRule="atLeast"/>
              <w:rPr>
                <w:color w:val="333333"/>
              </w:rPr>
            </w:pPr>
            <w:r>
              <w:rPr>
                <w:color w:val="333333"/>
              </w:rPr>
              <w:t>14</w:t>
            </w:r>
          </w:p>
          <w:p w14:paraId="4130D1D8" w14:textId="77777777" w:rsidR="003C4BE1" w:rsidRDefault="003C4BE1" w:rsidP="003C4BE1">
            <w:pPr>
              <w:pStyle w:val="HTMLPreformatted"/>
              <w:spacing w:line="244" w:lineRule="atLeast"/>
              <w:rPr>
                <w:color w:val="333333"/>
              </w:rPr>
            </w:pPr>
            <w:r>
              <w:rPr>
                <w:color w:val="333333"/>
              </w:rPr>
              <w:t>15</w:t>
            </w:r>
          </w:p>
          <w:p w14:paraId="08EF302D" w14:textId="77777777" w:rsidR="003C4BE1" w:rsidRDefault="003C4BE1" w:rsidP="003C4BE1">
            <w:pPr>
              <w:pStyle w:val="HTMLPreformatted"/>
              <w:spacing w:line="244" w:lineRule="atLeast"/>
              <w:rPr>
                <w:color w:val="333333"/>
              </w:rPr>
            </w:pPr>
            <w:r>
              <w:rPr>
                <w:color w:val="333333"/>
              </w:rPr>
              <w:t>16</w:t>
            </w:r>
          </w:p>
          <w:p w14:paraId="5B17E69E" w14:textId="77777777" w:rsidR="003C4BE1" w:rsidRDefault="003C4BE1" w:rsidP="003C4BE1">
            <w:pPr>
              <w:pStyle w:val="HTMLPreformatted"/>
              <w:spacing w:line="244" w:lineRule="atLeast"/>
              <w:rPr>
                <w:color w:val="333333"/>
              </w:rPr>
            </w:pPr>
            <w:r>
              <w:rPr>
                <w:color w:val="333333"/>
              </w:rPr>
              <w:t>17</w:t>
            </w:r>
          </w:p>
          <w:p w14:paraId="3EF7250C" w14:textId="77777777" w:rsidR="003C4BE1" w:rsidRDefault="003C4BE1" w:rsidP="003C4BE1">
            <w:pPr>
              <w:pStyle w:val="HTMLPreformatted"/>
              <w:spacing w:line="244" w:lineRule="atLeast"/>
              <w:rPr>
                <w:color w:val="333333"/>
              </w:rPr>
            </w:pPr>
            <w:r>
              <w:rPr>
                <w:color w:val="333333"/>
              </w:rPr>
              <w:t>18</w:t>
            </w:r>
          </w:p>
          <w:p w14:paraId="2A551B8C" w14:textId="77777777" w:rsidR="003C4BE1" w:rsidRDefault="003C4BE1" w:rsidP="003C4BE1">
            <w:pPr>
              <w:pStyle w:val="HTMLPreformatted"/>
              <w:spacing w:line="244" w:lineRule="atLeast"/>
              <w:rPr>
                <w:color w:val="333333"/>
              </w:rPr>
            </w:pPr>
            <w:r>
              <w:rPr>
                <w:color w:val="333333"/>
              </w:rPr>
              <w:t>19</w:t>
            </w:r>
          </w:p>
          <w:p w14:paraId="1E0E89B3" w14:textId="77777777" w:rsidR="003C4BE1" w:rsidRDefault="003C4BE1" w:rsidP="003C4BE1">
            <w:pPr>
              <w:pStyle w:val="HTMLPreformatted"/>
              <w:spacing w:line="244" w:lineRule="atLeast"/>
              <w:rPr>
                <w:color w:val="333333"/>
              </w:rPr>
            </w:pPr>
            <w:r>
              <w:rPr>
                <w:color w:val="333333"/>
              </w:rPr>
              <w:t>20</w:t>
            </w:r>
          </w:p>
          <w:p w14:paraId="2EC56894" w14:textId="77777777" w:rsidR="003C4BE1" w:rsidRDefault="003C4BE1" w:rsidP="003C4BE1">
            <w:pPr>
              <w:pStyle w:val="HTMLPreformatted"/>
              <w:spacing w:line="244" w:lineRule="atLeast"/>
              <w:rPr>
                <w:color w:val="333333"/>
              </w:rPr>
            </w:pPr>
            <w:r>
              <w:rPr>
                <w:color w:val="333333"/>
              </w:rPr>
              <w:t>21</w:t>
            </w:r>
          </w:p>
          <w:p w14:paraId="6649B35B" w14:textId="77777777" w:rsidR="003C4BE1" w:rsidRDefault="003C4BE1" w:rsidP="003C4BE1">
            <w:pPr>
              <w:pStyle w:val="HTMLPreformatted"/>
              <w:spacing w:line="244" w:lineRule="atLeast"/>
              <w:rPr>
                <w:color w:val="333333"/>
              </w:rPr>
            </w:pPr>
            <w:r>
              <w:rPr>
                <w:color w:val="333333"/>
              </w:rPr>
              <w:t>22</w:t>
            </w:r>
          </w:p>
          <w:p w14:paraId="34728FBD" w14:textId="77777777" w:rsidR="003C4BE1" w:rsidRDefault="003C4BE1" w:rsidP="003C4BE1">
            <w:pPr>
              <w:pStyle w:val="HTMLPreformatted"/>
              <w:spacing w:line="244" w:lineRule="atLeast"/>
              <w:rPr>
                <w:color w:val="333333"/>
              </w:rPr>
            </w:pPr>
            <w:r>
              <w:rPr>
                <w:color w:val="333333"/>
              </w:rPr>
              <w:t>23</w:t>
            </w:r>
          </w:p>
          <w:p w14:paraId="2A010BCB" w14:textId="77777777" w:rsidR="003C4BE1" w:rsidRDefault="003C4BE1" w:rsidP="003C4BE1">
            <w:pPr>
              <w:pStyle w:val="HTMLPreformatted"/>
              <w:spacing w:line="244" w:lineRule="atLeast"/>
              <w:rPr>
                <w:color w:val="333333"/>
              </w:rPr>
            </w:pPr>
            <w:r>
              <w:rPr>
                <w:color w:val="333333"/>
              </w:rPr>
              <w:t>24</w:t>
            </w:r>
          </w:p>
          <w:p w14:paraId="052E4530" w14:textId="77777777" w:rsidR="003C4BE1" w:rsidRDefault="003C4BE1" w:rsidP="003C4BE1">
            <w:pPr>
              <w:pStyle w:val="HTMLPreformatted"/>
              <w:spacing w:line="244" w:lineRule="atLeast"/>
              <w:rPr>
                <w:color w:val="333333"/>
              </w:rPr>
            </w:pPr>
            <w:r>
              <w:rPr>
                <w:color w:val="333333"/>
              </w:rPr>
              <w:t>25</w:t>
            </w:r>
          </w:p>
          <w:p w14:paraId="5B20FF21" w14:textId="77777777" w:rsidR="003C4BE1" w:rsidRDefault="003C4BE1" w:rsidP="003C4BE1">
            <w:pPr>
              <w:pStyle w:val="HTMLPreformatted"/>
              <w:spacing w:line="244" w:lineRule="atLeast"/>
              <w:rPr>
                <w:color w:val="333333"/>
              </w:rPr>
            </w:pPr>
            <w:r>
              <w:rPr>
                <w:color w:val="333333"/>
              </w:rPr>
              <w:t>26</w:t>
            </w:r>
          </w:p>
          <w:p w14:paraId="1BE873C6" w14:textId="77777777" w:rsidR="003C4BE1" w:rsidRDefault="003C4BE1" w:rsidP="003C4BE1">
            <w:pPr>
              <w:pStyle w:val="HTMLPreformatted"/>
              <w:spacing w:line="244" w:lineRule="atLeast"/>
              <w:rPr>
                <w:color w:val="333333"/>
              </w:rPr>
            </w:pPr>
            <w:r>
              <w:rPr>
                <w:color w:val="333333"/>
              </w:rPr>
              <w:t>27</w:t>
            </w:r>
          </w:p>
          <w:p w14:paraId="3FAE4427" w14:textId="77777777" w:rsidR="003C4BE1" w:rsidRDefault="003C4BE1" w:rsidP="003C4BE1">
            <w:pPr>
              <w:pStyle w:val="HTMLPreformatted"/>
              <w:spacing w:line="244" w:lineRule="atLeast"/>
              <w:rPr>
                <w:color w:val="333333"/>
              </w:rPr>
            </w:pPr>
            <w:r>
              <w:rPr>
                <w:color w:val="333333"/>
              </w:rPr>
              <w:t>28</w:t>
            </w:r>
          </w:p>
          <w:p w14:paraId="1B79621D" w14:textId="77777777" w:rsidR="003C4BE1" w:rsidRDefault="003C4BE1" w:rsidP="003C4BE1">
            <w:pPr>
              <w:pStyle w:val="HTMLPreformatted"/>
              <w:spacing w:line="244" w:lineRule="atLeast"/>
              <w:rPr>
                <w:color w:val="333333"/>
              </w:rPr>
            </w:pPr>
            <w:r>
              <w:rPr>
                <w:color w:val="333333"/>
              </w:rPr>
              <w:t>29</w:t>
            </w:r>
          </w:p>
          <w:p w14:paraId="1AB5B320" w14:textId="77777777" w:rsidR="003C4BE1" w:rsidRDefault="003C4BE1" w:rsidP="003C4BE1">
            <w:pPr>
              <w:pStyle w:val="HTMLPreformatted"/>
              <w:spacing w:line="244" w:lineRule="atLeast"/>
              <w:rPr>
                <w:color w:val="333333"/>
              </w:rPr>
            </w:pPr>
            <w:r>
              <w:rPr>
                <w:color w:val="333333"/>
              </w:rPr>
              <w:t>30</w:t>
            </w:r>
          </w:p>
          <w:p w14:paraId="47A59C21" w14:textId="77777777" w:rsidR="003C4BE1" w:rsidRDefault="003C4BE1" w:rsidP="003C4BE1">
            <w:pPr>
              <w:pStyle w:val="HTMLPreformatted"/>
              <w:spacing w:line="244" w:lineRule="atLeast"/>
              <w:rPr>
                <w:color w:val="333333"/>
              </w:rPr>
            </w:pPr>
            <w:r>
              <w:rPr>
                <w:color w:val="333333"/>
              </w:rPr>
              <w:t>31</w:t>
            </w:r>
          </w:p>
          <w:p w14:paraId="37637F19" w14:textId="77777777" w:rsidR="003C4BE1" w:rsidRDefault="003C4BE1" w:rsidP="003C4BE1">
            <w:pPr>
              <w:pStyle w:val="HTMLPreformatted"/>
              <w:spacing w:line="244" w:lineRule="atLeast"/>
              <w:rPr>
                <w:color w:val="333333"/>
              </w:rPr>
            </w:pPr>
            <w:r>
              <w:rPr>
                <w:color w:val="333333"/>
              </w:rPr>
              <w:t>32</w:t>
            </w:r>
          </w:p>
          <w:p w14:paraId="7F0FA524" w14:textId="77777777" w:rsidR="003C4BE1" w:rsidRDefault="003C4BE1" w:rsidP="003C4BE1">
            <w:pPr>
              <w:pStyle w:val="HTMLPreformatted"/>
              <w:spacing w:line="244" w:lineRule="atLeast"/>
              <w:rPr>
                <w:color w:val="333333"/>
              </w:rPr>
            </w:pPr>
            <w:r>
              <w:rPr>
                <w:color w:val="333333"/>
              </w:rPr>
              <w:t>33</w:t>
            </w:r>
          </w:p>
          <w:p w14:paraId="163F45B9" w14:textId="77777777" w:rsidR="003C4BE1" w:rsidRDefault="003C4BE1" w:rsidP="003C4BE1">
            <w:pPr>
              <w:pStyle w:val="HTMLPreformatted"/>
              <w:spacing w:line="244" w:lineRule="atLeast"/>
              <w:rPr>
                <w:color w:val="333333"/>
              </w:rPr>
            </w:pPr>
            <w:r>
              <w:rPr>
                <w:color w:val="333333"/>
              </w:rPr>
              <w:t>34</w:t>
            </w:r>
          </w:p>
          <w:p w14:paraId="14629690" w14:textId="77777777" w:rsidR="003C4BE1" w:rsidRDefault="003C4BE1" w:rsidP="003C4BE1">
            <w:pPr>
              <w:pStyle w:val="HTMLPreformatted"/>
              <w:spacing w:line="244" w:lineRule="atLeast"/>
              <w:rPr>
                <w:color w:val="333333"/>
              </w:rPr>
            </w:pPr>
            <w:r>
              <w:rPr>
                <w:color w:val="333333"/>
              </w:rPr>
              <w:t>35</w:t>
            </w:r>
          </w:p>
          <w:p w14:paraId="2536C950" w14:textId="77777777" w:rsidR="003C4BE1" w:rsidRDefault="003C4BE1" w:rsidP="003C4BE1">
            <w:pPr>
              <w:pStyle w:val="HTMLPreformatted"/>
              <w:spacing w:line="244" w:lineRule="atLeast"/>
              <w:rPr>
                <w:color w:val="333333"/>
              </w:rPr>
            </w:pPr>
            <w:r>
              <w:rPr>
                <w:color w:val="333333"/>
              </w:rPr>
              <w:t>36</w:t>
            </w:r>
          </w:p>
          <w:p w14:paraId="41D5C1FA" w14:textId="77777777" w:rsidR="003C4BE1" w:rsidRDefault="003C4BE1" w:rsidP="003C4BE1">
            <w:pPr>
              <w:pStyle w:val="HTMLPreformatted"/>
              <w:spacing w:line="244" w:lineRule="atLeast"/>
              <w:rPr>
                <w:color w:val="333333"/>
              </w:rPr>
            </w:pPr>
            <w:r>
              <w:rPr>
                <w:color w:val="333333"/>
              </w:rPr>
              <w:t>37</w:t>
            </w:r>
          </w:p>
          <w:p w14:paraId="407F6B56" w14:textId="77777777" w:rsidR="003C4BE1" w:rsidRDefault="003C4BE1" w:rsidP="003C4BE1">
            <w:pPr>
              <w:pStyle w:val="HTMLPreformatted"/>
              <w:spacing w:line="244" w:lineRule="atLeast"/>
              <w:rPr>
                <w:color w:val="333333"/>
              </w:rPr>
            </w:pPr>
            <w:r>
              <w:rPr>
                <w:color w:val="333333"/>
              </w:rPr>
              <w:t>38</w:t>
            </w:r>
          </w:p>
          <w:p w14:paraId="7345A213" w14:textId="77777777" w:rsidR="003C4BE1" w:rsidRDefault="003C4BE1" w:rsidP="003C4BE1">
            <w:pPr>
              <w:pStyle w:val="HTMLPreformatted"/>
              <w:spacing w:line="244" w:lineRule="atLeast"/>
              <w:rPr>
                <w:color w:val="333333"/>
              </w:rPr>
            </w:pPr>
            <w:r>
              <w:rPr>
                <w:color w:val="333333"/>
              </w:rPr>
              <w:t>39</w:t>
            </w:r>
          </w:p>
          <w:p w14:paraId="516798F4" w14:textId="77777777" w:rsidR="003C4BE1" w:rsidRDefault="003C4BE1" w:rsidP="003C4BE1">
            <w:pPr>
              <w:pStyle w:val="HTMLPreformatted"/>
              <w:spacing w:line="244" w:lineRule="atLeast"/>
              <w:rPr>
                <w:color w:val="333333"/>
              </w:rPr>
            </w:pPr>
            <w:r>
              <w:rPr>
                <w:color w:val="333333"/>
              </w:rPr>
              <w:t>40</w:t>
            </w:r>
          </w:p>
          <w:p w14:paraId="0E63B1C5" w14:textId="77777777" w:rsidR="003C4BE1" w:rsidRDefault="003C4BE1" w:rsidP="003C4BE1">
            <w:pPr>
              <w:pStyle w:val="HTMLPreformatted"/>
              <w:spacing w:line="244" w:lineRule="atLeast"/>
              <w:rPr>
                <w:color w:val="333333"/>
              </w:rPr>
            </w:pPr>
            <w:r>
              <w:rPr>
                <w:color w:val="333333"/>
              </w:rPr>
              <w:t>41</w:t>
            </w:r>
          </w:p>
          <w:p w14:paraId="21A77FFA" w14:textId="77777777" w:rsidR="003C4BE1" w:rsidRDefault="003C4BE1" w:rsidP="003C4BE1">
            <w:pPr>
              <w:pStyle w:val="HTMLPreformatted"/>
              <w:spacing w:line="244" w:lineRule="atLeast"/>
              <w:rPr>
                <w:color w:val="333333"/>
              </w:rPr>
            </w:pPr>
            <w:r>
              <w:rPr>
                <w:color w:val="333333"/>
              </w:rPr>
              <w:t>42</w:t>
            </w:r>
          </w:p>
          <w:p w14:paraId="31E55025" w14:textId="77777777" w:rsidR="003C4BE1" w:rsidRDefault="003C4BE1" w:rsidP="003C4BE1">
            <w:pPr>
              <w:pStyle w:val="HTMLPreformatted"/>
              <w:spacing w:line="244" w:lineRule="atLeast"/>
              <w:rPr>
                <w:color w:val="333333"/>
              </w:rPr>
            </w:pPr>
            <w:r>
              <w:rPr>
                <w:color w:val="333333"/>
              </w:rPr>
              <w:t>43</w:t>
            </w:r>
          </w:p>
          <w:p w14:paraId="4540695E" w14:textId="77777777" w:rsidR="003C4BE1" w:rsidRDefault="003C4BE1" w:rsidP="003C4BE1">
            <w:pPr>
              <w:pStyle w:val="HTMLPreformatted"/>
              <w:spacing w:line="244" w:lineRule="atLeast"/>
              <w:rPr>
                <w:color w:val="333333"/>
              </w:rPr>
            </w:pPr>
            <w:r>
              <w:rPr>
                <w:color w:val="333333"/>
              </w:rPr>
              <w:t>44</w:t>
            </w:r>
          </w:p>
          <w:p w14:paraId="53171164" w14:textId="77777777" w:rsidR="003C4BE1" w:rsidRDefault="003C4BE1" w:rsidP="003C4BE1">
            <w:pPr>
              <w:pStyle w:val="HTMLPreformatted"/>
              <w:spacing w:line="244" w:lineRule="atLeast"/>
              <w:rPr>
                <w:color w:val="333333"/>
              </w:rPr>
            </w:pPr>
            <w:r>
              <w:rPr>
                <w:color w:val="333333"/>
              </w:rPr>
              <w:t>45</w:t>
            </w:r>
          </w:p>
          <w:p w14:paraId="370305CA" w14:textId="77777777" w:rsidR="003C4BE1" w:rsidRDefault="003C4BE1" w:rsidP="003C4BE1">
            <w:pPr>
              <w:pStyle w:val="HTMLPreformatted"/>
              <w:spacing w:line="244" w:lineRule="atLeast"/>
              <w:rPr>
                <w:color w:val="333333"/>
              </w:rPr>
            </w:pPr>
            <w:r>
              <w:rPr>
                <w:color w:val="333333"/>
              </w:rPr>
              <w:t>46</w:t>
            </w:r>
          </w:p>
          <w:p w14:paraId="0A01F5C5" w14:textId="77777777" w:rsidR="003C4BE1" w:rsidRDefault="003C4BE1" w:rsidP="003C4BE1">
            <w:pPr>
              <w:pStyle w:val="HTMLPreformatted"/>
              <w:spacing w:line="244" w:lineRule="atLeast"/>
              <w:rPr>
                <w:color w:val="333333"/>
              </w:rPr>
            </w:pPr>
            <w:r>
              <w:rPr>
                <w:color w:val="333333"/>
              </w:rPr>
              <w:t>47</w:t>
            </w:r>
          </w:p>
          <w:p w14:paraId="083E42D0" w14:textId="77777777" w:rsidR="003C4BE1" w:rsidRDefault="003C4BE1" w:rsidP="003C4BE1">
            <w:pPr>
              <w:pStyle w:val="HTMLPreformatted"/>
              <w:spacing w:line="244" w:lineRule="atLeast"/>
              <w:rPr>
                <w:color w:val="333333"/>
              </w:rPr>
            </w:pPr>
            <w:r>
              <w:rPr>
                <w:color w:val="333333"/>
              </w:rPr>
              <w:t>48</w:t>
            </w:r>
          </w:p>
          <w:p w14:paraId="5795DA89" w14:textId="77777777" w:rsidR="003C4BE1" w:rsidRDefault="003C4BE1" w:rsidP="003C4BE1">
            <w:pPr>
              <w:pStyle w:val="HTMLPreformatted"/>
              <w:spacing w:line="244" w:lineRule="atLeast"/>
              <w:rPr>
                <w:color w:val="333333"/>
              </w:rPr>
            </w:pPr>
            <w:r>
              <w:rPr>
                <w:color w:val="333333"/>
              </w:rPr>
              <w:t>49</w:t>
            </w:r>
          </w:p>
          <w:p w14:paraId="2AEDA3B8" w14:textId="77777777" w:rsidR="003C4BE1" w:rsidRDefault="003C4BE1" w:rsidP="003C4BE1">
            <w:pPr>
              <w:pStyle w:val="HTMLPreformatted"/>
              <w:spacing w:line="244" w:lineRule="atLeast"/>
              <w:rPr>
                <w:color w:val="333333"/>
              </w:rPr>
            </w:pPr>
            <w:r>
              <w:rPr>
                <w:color w:val="333333"/>
              </w:rPr>
              <w:t>50</w:t>
            </w:r>
          </w:p>
          <w:p w14:paraId="79AE9D89" w14:textId="77777777" w:rsidR="003C4BE1" w:rsidRDefault="003C4BE1" w:rsidP="003C4BE1">
            <w:pPr>
              <w:pStyle w:val="HTMLPreformatted"/>
              <w:spacing w:line="244" w:lineRule="atLeast"/>
              <w:rPr>
                <w:color w:val="333333"/>
              </w:rPr>
            </w:pPr>
            <w:r>
              <w:rPr>
                <w:color w:val="333333"/>
              </w:rPr>
              <w:t>51</w:t>
            </w:r>
          </w:p>
          <w:p w14:paraId="3ADE8CDA" w14:textId="77777777" w:rsidR="003C4BE1" w:rsidRDefault="003C4BE1" w:rsidP="003C4BE1">
            <w:pPr>
              <w:pStyle w:val="HTMLPreformatted"/>
              <w:spacing w:line="244" w:lineRule="atLeast"/>
              <w:rPr>
                <w:color w:val="333333"/>
              </w:rPr>
            </w:pPr>
            <w:r>
              <w:rPr>
                <w:color w:val="333333"/>
              </w:rPr>
              <w:t>52</w:t>
            </w:r>
          </w:p>
          <w:p w14:paraId="06CE593F" w14:textId="77777777" w:rsidR="003C4BE1" w:rsidRDefault="003C4BE1" w:rsidP="003C4BE1">
            <w:pPr>
              <w:pStyle w:val="HTMLPreformatted"/>
              <w:spacing w:line="244" w:lineRule="atLeast"/>
              <w:rPr>
                <w:color w:val="333333"/>
              </w:rPr>
            </w:pPr>
            <w:r>
              <w:rPr>
                <w:color w:val="333333"/>
              </w:rPr>
              <w:t>53</w:t>
            </w:r>
          </w:p>
          <w:p w14:paraId="35427564" w14:textId="77777777" w:rsidR="003C4BE1" w:rsidRDefault="003C4BE1" w:rsidP="003C4BE1">
            <w:pPr>
              <w:pStyle w:val="HTMLPreformatted"/>
              <w:spacing w:line="244" w:lineRule="atLeast"/>
              <w:rPr>
                <w:color w:val="333333"/>
              </w:rPr>
            </w:pPr>
            <w:r>
              <w:rPr>
                <w:color w:val="333333"/>
              </w:rPr>
              <w:t>54</w:t>
            </w:r>
          </w:p>
          <w:p w14:paraId="519E5D4F" w14:textId="77777777" w:rsidR="003C4BE1" w:rsidRDefault="003C4BE1" w:rsidP="003C4BE1">
            <w:pPr>
              <w:pStyle w:val="HTMLPreformatted"/>
              <w:spacing w:line="244" w:lineRule="atLeast"/>
              <w:rPr>
                <w:color w:val="333333"/>
              </w:rPr>
            </w:pPr>
            <w:r>
              <w:rPr>
                <w:color w:val="333333"/>
              </w:rPr>
              <w:t>55</w:t>
            </w:r>
          </w:p>
          <w:p w14:paraId="436E93B0" w14:textId="77777777" w:rsidR="003C4BE1" w:rsidRDefault="003C4BE1" w:rsidP="003C4BE1">
            <w:pPr>
              <w:pStyle w:val="HTMLPreformatted"/>
              <w:spacing w:line="244" w:lineRule="atLeast"/>
              <w:rPr>
                <w:color w:val="333333"/>
              </w:rPr>
            </w:pPr>
            <w:r>
              <w:rPr>
                <w:color w:val="333333"/>
              </w:rPr>
              <w:t>56</w:t>
            </w:r>
          </w:p>
          <w:p w14:paraId="0424A7AD" w14:textId="77777777" w:rsidR="003C4BE1" w:rsidRDefault="003C4BE1" w:rsidP="003C4BE1">
            <w:pPr>
              <w:pStyle w:val="HTMLPreformatted"/>
              <w:spacing w:line="244" w:lineRule="atLeast"/>
              <w:rPr>
                <w:color w:val="333333"/>
              </w:rPr>
            </w:pPr>
            <w:r>
              <w:rPr>
                <w:color w:val="333333"/>
              </w:rPr>
              <w:t>57</w:t>
            </w:r>
          </w:p>
          <w:p w14:paraId="0D413812" w14:textId="77777777" w:rsidR="003C4BE1" w:rsidRDefault="003C4BE1" w:rsidP="003C4BE1">
            <w:pPr>
              <w:pStyle w:val="HTMLPreformatted"/>
              <w:spacing w:line="244" w:lineRule="atLeast"/>
              <w:rPr>
                <w:color w:val="333333"/>
              </w:rPr>
            </w:pPr>
            <w:r>
              <w:rPr>
                <w:color w:val="333333"/>
              </w:rPr>
              <w:t>58</w:t>
            </w:r>
          </w:p>
          <w:p w14:paraId="1A10C210" w14:textId="77777777" w:rsidR="003C4BE1" w:rsidRDefault="003C4BE1" w:rsidP="003C4BE1">
            <w:pPr>
              <w:pStyle w:val="HTMLPreformatted"/>
              <w:spacing w:line="244" w:lineRule="atLeast"/>
              <w:rPr>
                <w:color w:val="333333"/>
              </w:rPr>
            </w:pPr>
            <w:r>
              <w:rPr>
                <w:color w:val="333333"/>
              </w:rPr>
              <w:t>59</w:t>
            </w:r>
          </w:p>
          <w:p w14:paraId="0FF1AA25" w14:textId="77777777" w:rsidR="003C4BE1" w:rsidRDefault="003C4BE1" w:rsidP="003C4BE1">
            <w:pPr>
              <w:pStyle w:val="HTMLPreformatted"/>
              <w:spacing w:line="244" w:lineRule="atLeast"/>
              <w:rPr>
                <w:color w:val="333333"/>
              </w:rPr>
            </w:pPr>
            <w:r>
              <w:rPr>
                <w:color w:val="333333"/>
              </w:rPr>
              <w:t>60</w:t>
            </w:r>
          </w:p>
          <w:p w14:paraId="4519081C" w14:textId="77777777" w:rsidR="003C4BE1" w:rsidRDefault="003C4BE1" w:rsidP="003C4BE1">
            <w:pPr>
              <w:pStyle w:val="HTMLPreformatted"/>
              <w:spacing w:line="244" w:lineRule="atLeast"/>
              <w:rPr>
                <w:color w:val="333333"/>
              </w:rPr>
            </w:pPr>
            <w:r>
              <w:rPr>
                <w:color w:val="333333"/>
              </w:rPr>
              <w:t>61</w:t>
            </w:r>
          </w:p>
          <w:p w14:paraId="6C58FCA0" w14:textId="77777777" w:rsidR="003C4BE1" w:rsidRDefault="003C4BE1" w:rsidP="003C4BE1">
            <w:pPr>
              <w:pStyle w:val="HTMLPreformatted"/>
              <w:spacing w:line="244" w:lineRule="atLeast"/>
              <w:rPr>
                <w:color w:val="333333"/>
              </w:rPr>
            </w:pPr>
            <w:r>
              <w:rPr>
                <w:color w:val="333333"/>
              </w:rPr>
              <w:t>62</w:t>
            </w:r>
          </w:p>
          <w:p w14:paraId="2CE079E4" w14:textId="77777777" w:rsidR="003C4BE1" w:rsidRDefault="003C4BE1" w:rsidP="003C4BE1">
            <w:pPr>
              <w:pStyle w:val="HTMLPreformatted"/>
              <w:spacing w:line="244" w:lineRule="atLeast"/>
              <w:rPr>
                <w:color w:val="333333"/>
              </w:rPr>
            </w:pPr>
            <w:r>
              <w:rPr>
                <w:color w:val="333333"/>
              </w:rPr>
              <w:t>63</w:t>
            </w:r>
          </w:p>
          <w:p w14:paraId="3AB0EBBB" w14:textId="77777777" w:rsidR="003C4BE1" w:rsidRDefault="003C4BE1" w:rsidP="003C4BE1">
            <w:pPr>
              <w:pStyle w:val="HTMLPreformatted"/>
              <w:spacing w:line="244" w:lineRule="atLeast"/>
              <w:rPr>
                <w:color w:val="333333"/>
              </w:rPr>
            </w:pPr>
            <w:r>
              <w:rPr>
                <w:color w:val="333333"/>
              </w:rPr>
              <w:t>64</w:t>
            </w:r>
          </w:p>
          <w:p w14:paraId="30503ED9" w14:textId="77777777" w:rsidR="003C4BE1" w:rsidRDefault="003C4BE1" w:rsidP="003C4BE1">
            <w:pPr>
              <w:pStyle w:val="HTMLPreformatted"/>
              <w:spacing w:line="244" w:lineRule="atLeast"/>
              <w:rPr>
                <w:color w:val="333333"/>
              </w:rPr>
            </w:pPr>
            <w:r>
              <w:rPr>
                <w:color w:val="333333"/>
              </w:rPr>
              <w:t>65</w:t>
            </w:r>
          </w:p>
          <w:p w14:paraId="1187E37A" w14:textId="77777777" w:rsidR="003C4BE1" w:rsidRDefault="003C4BE1" w:rsidP="003C4BE1">
            <w:pPr>
              <w:pStyle w:val="HTMLPreformatted"/>
              <w:spacing w:line="244" w:lineRule="atLeast"/>
              <w:rPr>
                <w:color w:val="333333"/>
              </w:rPr>
            </w:pPr>
            <w:r>
              <w:rPr>
                <w:color w:val="333333"/>
              </w:rPr>
              <w:t>66</w:t>
            </w:r>
          </w:p>
          <w:p w14:paraId="252E6E3A" w14:textId="77777777" w:rsidR="003C4BE1" w:rsidRDefault="003C4BE1" w:rsidP="003C4BE1">
            <w:pPr>
              <w:pStyle w:val="HTMLPreformatted"/>
              <w:spacing w:line="244" w:lineRule="atLeast"/>
              <w:rPr>
                <w:color w:val="333333"/>
              </w:rPr>
            </w:pPr>
            <w:r>
              <w:rPr>
                <w:color w:val="333333"/>
              </w:rPr>
              <w:t>67</w:t>
            </w:r>
          </w:p>
          <w:p w14:paraId="014775AD" w14:textId="77777777" w:rsidR="003C4BE1" w:rsidRDefault="003C4BE1" w:rsidP="003C4BE1">
            <w:pPr>
              <w:pStyle w:val="HTMLPreformatted"/>
              <w:spacing w:line="244" w:lineRule="atLeast"/>
              <w:rPr>
                <w:color w:val="333333"/>
              </w:rPr>
            </w:pPr>
            <w:r>
              <w:rPr>
                <w:color w:val="333333"/>
              </w:rPr>
              <w:t>68</w:t>
            </w:r>
          </w:p>
          <w:p w14:paraId="173B0AAD" w14:textId="77777777" w:rsidR="003C4BE1" w:rsidRDefault="003C4BE1" w:rsidP="003C4BE1">
            <w:pPr>
              <w:pStyle w:val="HTMLPreformatted"/>
              <w:spacing w:line="244" w:lineRule="atLeast"/>
              <w:rPr>
                <w:color w:val="333333"/>
              </w:rPr>
            </w:pPr>
            <w:r>
              <w:rPr>
                <w:color w:val="333333"/>
              </w:rPr>
              <w:t>69</w:t>
            </w:r>
          </w:p>
          <w:p w14:paraId="3629265B" w14:textId="2448C85B" w:rsidR="003C4BE1" w:rsidRPr="00021910" w:rsidRDefault="003C4BE1" w:rsidP="003C4BE1">
            <w:pPr>
              <w:pStyle w:val="HTMLPreformatted"/>
              <w:spacing w:line="244" w:lineRule="atLeast"/>
              <w:rPr>
                <w:color w:val="333333"/>
              </w:rPr>
            </w:pPr>
            <w:r>
              <w:rPr>
                <w:color w:val="333333"/>
              </w:rPr>
              <w:t>70</w:t>
            </w:r>
          </w:p>
        </w:tc>
        <w:tc>
          <w:tcPr>
            <w:tcW w:w="0" w:type="auto"/>
            <w:vAlign w:val="center"/>
            <w:hideMark/>
          </w:tcPr>
          <w:p w14:paraId="79AD56AE" w14:textId="77777777" w:rsidR="003C4BE1" w:rsidRPr="00E774F4" w:rsidRDefault="003C4BE1" w:rsidP="003C4BE1">
            <w:pPr>
              <w:pStyle w:val="HTMLPreformatted"/>
              <w:spacing w:line="244" w:lineRule="atLeast"/>
              <w:rPr>
                <w:color w:val="333333"/>
                <w:lang w:val="en-US"/>
              </w:rPr>
            </w:pPr>
            <w:r w:rsidRPr="00E774F4">
              <w:rPr>
                <w:b/>
                <w:bCs/>
                <w:color w:val="008800"/>
                <w:lang w:val="en-US"/>
              </w:rPr>
              <w:t>import</w:t>
            </w:r>
            <w:r w:rsidRPr="00E774F4">
              <w:rPr>
                <w:color w:val="333333"/>
                <w:lang w:val="en-US"/>
              </w:rPr>
              <w:t xml:space="preserve"> </w:t>
            </w:r>
            <w:r w:rsidRPr="00E774F4">
              <w:rPr>
                <w:b/>
                <w:bCs/>
                <w:color w:val="0E84B5"/>
                <w:lang w:val="en-US"/>
              </w:rPr>
              <w:t>matplotlib.pyplot</w:t>
            </w:r>
            <w:r w:rsidRPr="00E774F4">
              <w:rPr>
                <w:color w:val="333333"/>
                <w:lang w:val="en-US"/>
              </w:rPr>
              <w:t xml:space="preserve"> </w:t>
            </w:r>
            <w:r w:rsidRPr="00E774F4">
              <w:rPr>
                <w:b/>
                <w:bCs/>
                <w:color w:val="008800"/>
                <w:lang w:val="en-US"/>
              </w:rPr>
              <w:t>as</w:t>
            </w:r>
            <w:r w:rsidRPr="00E774F4">
              <w:rPr>
                <w:color w:val="333333"/>
                <w:lang w:val="en-US"/>
              </w:rPr>
              <w:t xml:space="preserve"> </w:t>
            </w:r>
            <w:r w:rsidRPr="00E774F4">
              <w:rPr>
                <w:b/>
                <w:bCs/>
                <w:color w:val="0E84B5"/>
                <w:lang w:val="en-US"/>
              </w:rPr>
              <w:t>plt</w:t>
            </w:r>
          </w:p>
          <w:p w14:paraId="09E34308" w14:textId="77777777" w:rsidR="003C4BE1" w:rsidRPr="00E774F4" w:rsidRDefault="003C4BE1" w:rsidP="003C4BE1">
            <w:pPr>
              <w:pStyle w:val="HTMLPreformatted"/>
              <w:spacing w:line="244" w:lineRule="atLeast"/>
              <w:rPr>
                <w:color w:val="333333"/>
                <w:lang w:val="en-US"/>
              </w:rPr>
            </w:pPr>
            <w:r w:rsidRPr="00E774F4">
              <w:rPr>
                <w:b/>
                <w:bCs/>
                <w:color w:val="008800"/>
                <w:lang w:val="en-US"/>
              </w:rPr>
              <w:t>import</w:t>
            </w:r>
            <w:r w:rsidRPr="00E774F4">
              <w:rPr>
                <w:color w:val="333333"/>
                <w:lang w:val="en-US"/>
              </w:rPr>
              <w:t xml:space="preserve"> </w:t>
            </w:r>
            <w:r w:rsidRPr="00E774F4">
              <w:rPr>
                <w:b/>
                <w:bCs/>
                <w:color w:val="0E84B5"/>
                <w:lang w:val="en-US"/>
              </w:rPr>
              <w:t>numpy</w:t>
            </w:r>
            <w:r w:rsidRPr="00E774F4">
              <w:rPr>
                <w:color w:val="333333"/>
                <w:lang w:val="en-US"/>
              </w:rPr>
              <w:t xml:space="preserve"> </w:t>
            </w:r>
            <w:r w:rsidRPr="00E774F4">
              <w:rPr>
                <w:b/>
                <w:bCs/>
                <w:color w:val="008800"/>
                <w:lang w:val="en-US"/>
              </w:rPr>
              <w:t>as</w:t>
            </w:r>
            <w:r w:rsidRPr="00E774F4">
              <w:rPr>
                <w:color w:val="333333"/>
                <w:lang w:val="en-US"/>
              </w:rPr>
              <w:t xml:space="preserve"> </w:t>
            </w:r>
            <w:r w:rsidRPr="00E774F4">
              <w:rPr>
                <w:b/>
                <w:bCs/>
                <w:color w:val="0E84B5"/>
                <w:lang w:val="en-US"/>
              </w:rPr>
              <w:t>np</w:t>
            </w:r>
          </w:p>
          <w:p w14:paraId="6E8F3A15" w14:textId="77777777" w:rsidR="003C4BE1" w:rsidRPr="00E774F4" w:rsidRDefault="003C4BE1" w:rsidP="003C4BE1">
            <w:pPr>
              <w:pStyle w:val="HTMLPreformatted"/>
              <w:spacing w:line="244" w:lineRule="atLeast"/>
              <w:rPr>
                <w:color w:val="333333"/>
                <w:lang w:val="en-US"/>
              </w:rPr>
            </w:pPr>
            <w:r w:rsidRPr="00E774F4">
              <w:rPr>
                <w:b/>
                <w:bCs/>
                <w:color w:val="008800"/>
                <w:lang w:val="en-US"/>
              </w:rPr>
              <w:t>from</w:t>
            </w:r>
            <w:r w:rsidRPr="00E774F4">
              <w:rPr>
                <w:color w:val="333333"/>
                <w:lang w:val="en-US"/>
              </w:rPr>
              <w:t xml:space="preserve"> </w:t>
            </w:r>
            <w:r w:rsidRPr="00E774F4">
              <w:rPr>
                <w:b/>
                <w:bCs/>
                <w:color w:val="0E84B5"/>
                <w:lang w:val="en-US"/>
              </w:rPr>
              <w:t>sklearn.cluster</w:t>
            </w:r>
            <w:r w:rsidRPr="00E774F4">
              <w:rPr>
                <w:color w:val="333333"/>
                <w:lang w:val="en-US"/>
              </w:rPr>
              <w:t xml:space="preserve"> </w:t>
            </w:r>
            <w:r w:rsidRPr="00E774F4">
              <w:rPr>
                <w:b/>
                <w:bCs/>
                <w:color w:val="008800"/>
                <w:lang w:val="en-US"/>
              </w:rPr>
              <w:t>import</w:t>
            </w:r>
            <w:r w:rsidRPr="00E774F4">
              <w:rPr>
                <w:color w:val="333333"/>
                <w:lang w:val="en-US"/>
              </w:rPr>
              <w:t xml:space="preserve"> KMeans</w:t>
            </w:r>
          </w:p>
          <w:p w14:paraId="07B42FF8" w14:textId="77777777" w:rsidR="003C4BE1" w:rsidRPr="00E774F4" w:rsidRDefault="003C4BE1" w:rsidP="003C4BE1">
            <w:pPr>
              <w:pStyle w:val="HTMLPreformatted"/>
              <w:spacing w:line="244" w:lineRule="atLeast"/>
              <w:rPr>
                <w:color w:val="333333"/>
                <w:lang w:val="en-US"/>
              </w:rPr>
            </w:pPr>
            <w:r w:rsidRPr="00E774F4">
              <w:rPr>
                <w:b/>
                <w:bCs/>
                <w:color w:val="008800"/>
                <w:lang w:val="en-US"/>
              </w:rPr>
              <w:t>from</w:t>
            </w:r>
            <w:r w:rsidRPr="00E774F4">
              <w:rPr>
                <w:color w:val="333333"/>
                <w:lang w:val="en-US"/>
              </w:rPr>
              <w:t xml:space="preserve"> </w:t>
            </w:r>
            <w:r w:rsidRPr="00E774F4">
              <w:rPr>
                <w:b/>
                <w:bCs/>
                <w:color w:val="0E84B5"/>
                <w:lang w:val="en-US"/>
              </w:rPr>
              <w:t>sklearn.decomposition</w:t>
            </w:r>
            <w:r w:rsidRPr="00E774F4">
              <w:rPr>
                <w:color w:val="333333"/>
                <w:lang w:val="en-US"/>
              </w:rPr>
              <w:t xml:space="preserve"> </w:t>
            </w:r>
            <w:r w:rsidRPr="00E774F4">
              <w:rPr>
                <w:b/>
                <w:bCs/>
                <w:color w:val="008800"/>
                <w:lang w:val="en-US"/>
              </w:rPr>
              <w:t>import</w:t>
            </w:r>
            <w:r w:rsidRPr="00E774F4">
              <w:rPr>
                <w:color w:val="333333"/>
                <w:lang w:val="en-US"/>
              </w:rPr>
              <w:t xml:space="preserve"> PCA</w:t>
            </w:r>
          </w:p>
          <w:p w14:paraId="26A0E5C8" w14:textId="77777777" w:rsidR="003C4BE1" w:rsidRPr="00E774F4" w:rsidRDefault="003C4BE1" w:rsidP="003C4BE1">
            <w:pPr>
              <w:pStyle w:val="HTMLPreformatted"/>
              <w:spacing w:line="244" w:lineRule="atLeast"/>
              <w:rPr>
                <w:color w:val="333333"/>
                <w:lang w:val="en-US"/>
              </w:rPr>
            </w:pPr>
            <w:r w:rsidRPr="00E774F4">
              <w:rPr>
                <w:b/>
                <w:bCs/>
                <w:color w:val="008800"/>
                <w:lang w:val="en-US"/>
              </w:rPr>
              <w:t>import</w:t>
            </w:r>
            <w:r w:rsidRPr="00E774F4">
              <w:rPr>
                <w:color w:val="333333"/>
                <w:lang w:val="en-US"/>
              </w:rPr>
              <w:t xml:space="preserve"> </w:t>
            </w:r>
            <w:r w:rsidRPr="00E774F4">
              <w:rPr>
                <w:b/>
                <w:bCs/>
                <w:color w:val="0E84B5"/>
                <w:lang w:val="en-US"/>
              </w:rPr>
              <w:t>glob</w:t>
            </w:r>
          </w:p>
          <w:p w14:paraId="059BF556" w14:textId="77777777" w:rsidR="003C4BE1" w:rsidRPr="00E774F4" w:rsidRDefault="003C4BE1" w:rsidP="003C4BE1">
            <w:pPr>
              <w:pStyle w:val="HTMLPreformatted"/>
              <w:spacing w:line="244" w:lineRule="atLeast"/>
              <w:rPr>
                <w:color w:val="333333"/>
                <w:lang w:val="en-US"/>
              </w:rPr>
            </w:pPr>
          </w:p>
          <w:p w14:paraId="4B1FA940" w14:textId="77777777" w:rsidR="003C4BE1" w:rsidRPr="00E774F4" w:rsidRDefault="003C4BE1" w:rsidP="003C4BE1">
            <w:pPr>
              <w:pStyle w:val="HTMLPreformatted"/>
              <w:spacing w:line="244" w:lineRule="atLeast"/>
              <w:rPr>
                <w:color w:val="333333"/>
                <w:lang w:val="en-US"/>
              </w:rPr>
            </w:pPr>
            <w:r w:rsidRPr="00E774F4">
              <w:rPr>
                <w:color w:val="888888"/>
                <w:lang w:val="en-US"/>
              </w:rPr>
              <w:t># Example</w:t>
            </w:r>
          </w:p>
          <w:p w14:paraId="18ACE142" w14:textId="77777777" w:rsidR="003C4BE1" w:rsidRPr="00E774F4" w:rsidRDefault="003C4BE1" w:rsidP="003C4BE1">
            <w:pPr>
              <w:pStyle w:val="HTMLPreformatted"/>
              <w:spacing w:line="244" w:lineRule="atLeast"/>
              <w:rPr>
                <w:color w:val="333333"/>
                <w:lang w:val="en-US"/>
              </w:rPr>
            </w:pPr>
            <w:r w:rsidRPr="00E774F4">
              <w:rPr>
                <w:color w:val="333333"/>
                <w:lang w:val="en-US"/>
              </w:rPr>
              <w:t>descriptors = []</w:t>
            </w:r>
          </w:p>
          <w:p w14:paraId="3B4A4EC2" w14:textId="77777777" w:rsidR="003C4BE1" w:rsidRPr="00E774F4" w:rsidRDefault="003C4BE1" w:rsidP="003C4BE1">
            <w:pPr>
              <w:pStyle w:val="HTMLPreformatted"/>
              <w:spacing w:line="244" w:lineRule="atLeast"/>
              <w:rPr>
                <w:color w:val="333333"/>
                <w:lang w:val="en-US"/>
              </w:rPr>
            </w:pPr>
            <w:r w:rsidRPr="00E774F4">
              <w:rPr>
                <w:color w:val="333333"/>
                <w:lang w:val="en-US"/>
              </w:rPr>
              <w:t>ip_list = []</w:t>
            </w:r>
          </w:p>
          <w:p w14:paraId="2CBC41A5" w14:textId="77777777" w:rsidR="003C4BE1" w:rsidRPr="00E774F4" w:rsidRDefault="003C4BE1" w:rsidP="003C4BE1">
            <w:pPr>
              <w:pStyle w:val="HTMLPreformatted"/>
              <w:spacing w:line="244" w:lineRule="atLeast"/>
              <w:rPr>
                <w:color w:val="333333"/>
                <w:lang w:val="en-US"/>
              </w:rPr>
            </w:pPr>
            <w:r w:rsidRPr="00E774F4">
              <w:rPr>
                <w:color w:val="333333"/>
                <w:lang w:val="en-US"/>
              </w:rPr>
              <w:t>ip_desc = {}</w:t>
            </w:r>
          </w:p>
          <w:p w14:paraId="4D2F1043" w14:textId="77777777" w:rsidR="003C4BE1" w:rsidRPr="00E774F4" w:rsidRDefault="003C4BE1" w:rsidP="003C4BE1">
            <w:pPr>
              <w:pStyle w:val="HTMLPreformatted"/>
              <w:spacing w:line="244" w:lineRule="atLeast"/>
              <w:rPr>
                <w:color w:val="333333"/>
                <w:lang w:val="en-US"/>
              </w:rPr>
            </w:pPr>
          </w:p>
          <w:p w14:paraId="218FB275" w14:textId="77777777" w:rsidR="003C4BE1" w:rsidRPr="00E774F4" w:rsidRDefault="003C4BE1" w:rsidP="003C4BE1">
            <w:pPr>
              <w:pStyle w:val="HTMLPreformatted"/>
              <w:spacing w:line="244" w:lineRule="atLeast"/>
              <w:rPr>
                <w:color w:val="333333"/>
                <w:lang w:val="en-US"/>
              </w:rPr>
            </w:pPr>
            <w:r w:rsidRPr="00E774F4">
              <w:rPr>
                <w:color w:val="333333"/>
                <w:lang w:val="en-US"/>
              </w:rPr>
              <w:t>files = glob.glob(</w:t>
            </w:r>
            <w:r w:rsidRPr="00E774F4">
              <w:rPr>
                <w:color w:val="333333"/>
                <w:shd w:val="clear" w:color="auto" w:fill="FFF0F0"/>
                <w:lang w:val="en-US"/>
              </w:rPr>
              <w:t>"descriptors/exp/descriptor*.npy"</w:t>
            </w:r>
            <w:r w:rsidRPr="00E774F4">
              <w:rPr>
                <w:color w:val="333333"/>
                <w:lang w:val="en-US"/>
              </w:rPr>
              <w:t>)</w:t>
            </w:r>
          </w:p>
          <w:p w14:paraId="20BDFD5C" w14:textId="77777777" w:rsidR="003C4BE1" w:rsidRPr="00E774F4" w:rsidRDefault="003C4BE1" w:rsidP="003C4BE1">
            <w:pPr>
              <w:pStyle w:val="HTMLPreformatted"/>
              <w:spacing w:line="244" w:lineRule="atLeast"/>
              <w:rPr>
                <w:color w:val="333333"/>
                <w:lang w:val="en-US"/>
              </w:rPr>
            </w:pPr>
            <w:r w:rsidRPr="00E774F4">
              <w:rPr>
                <w:b/>
                <w:bCs/>
                <w:color w:val="008800"/>
                <w:lang w:val="en-US"/>
              </w:rPr>
              <w:t>for</w:t>
            </w:r>
            <w:r w:rsidRPr="00E774F4">
              <w:rPr>
                <w:color w:val="333333"/>
                <w:lang w:val="en-US"/>
              </w:rPr>
              <w:t xml:space="preserve"> </w:t>
            </w:r>
            <w:r w:rsidRPr="00E774F4">
              <w:rPr>
                <w:color w:val="007020"/>
                <w:lang w:val="en-US"/>
              </w:rPr>
              <w:t>file</w:t>
            </w:r>
            <w:r w:rsidRPr="00E774F4">
              <w:rPr>
                <w:color w:val="333333"/>
                <w:lang w:val="en-US"/>
              </w:rPr>
              <w:t xml:space="preserve"> </w:t>
            </w:r>
            <w:r w:rsidRPr="00E774F4">
              <w:rPr>
                <w:b/>
                <w:bCs/>
                <w:color w:val="000000"/>
                <w:lang w:val="en-US"/>
              </w:rPr>
              <w:t>in</w:t>
            </w:r>
            <w:r w:rsidRPr="00E774F4">
              <w:rPr>
                <w:color w:val="333333"/>
                <w:lang w:val="en-US"/>
              </w:rPr>
              <w:t xml:space="preserve"> files:</w:t>
            </w:r>
          </w:p>
          <w:p w14:paraId="33AD7782"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partes = </w:t>
            </w:r>
            <w:r w:rsidRPr="00E774F4">
              <w:rPr>
                <w:color w:val="007020"/>
                <w:lang w:val="en-US"/>
              </w:rPr>
              <w:t>file</w:t>
            </w:r>
            <w:r w:rsidRPr="00E774F4">
              <w:rPr>
                <w:color w:val="333333"/>
                <w:lang w:val="en-US"/>
              </w:rPr>
              <w:t>.split(</w:t>
            </w:r>
            <w:r w:rsidRPr="00E774F4">
              <w:rPr>
                <w:color w:val="333333"/>
                <w:shd w:val="clear" w:color="auto" w:fill="FFF0F0"/>
                <w:lang w:val="en-US"/>
              </w:rPr>
              <w:t>"/"</w:t>
            </w:r>
            <w:r w:rsidRPr="00E774F4">
              <w:rPr>
                <w:color w:val="333333"/>
                <w:lang w:val="en-US"/>
              </w:rPr>
              <w:t>)</w:t>
            </w:r>
          </w:p>
          <w:p w14:paraId="20CE7BD6"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w:t>
            </w:r>
            <w:r w:rsidRPr="00E774F4">
              <w:rPr>
                <w:b/>
                <w:bCs/>
                <w:color w:val="008800"/>
                <w:lang w:val="en-US"/>
              </w:rPr>
              <w:t>if</w:t>
            </w:r>
            <w:r w:rsidRPr="00E774F4">
              <w:rPr>
                <w:color w:val="333333"/>
                <w:lang w:val="en-US"/>
              </w:rPr>
              <w:t xml:space="preserve"> </w:t>
            </w:r>
            <w:r w:rsidRPr="00E774F4">
              <w:rPr>
                <w:color w:val="007020"/>
                <w:lang w:val="en-US"/>
              </w:rPr>
              <w:t>len</w:t>
            </w:r>
            <w:r w:rsidRPr="00E774F4">
              <w:rPr>
                <w:color w:val="333333"/>
                <w:lang w:val="en-US"/>
              </w:rPr>
              <w:t xml:space="preserve">(partes) &gt; </w:t>
            </w:r>
            <w:r w:rsidRPr="00E774F4">
              <w:rPr>
                <w:b/>
                <w:bCs/>
                <w:color w:val="0000DD"/>
                <w:lang w:val="en-US"/>
              </w:rPr>
              <w:t>1</w:t>
            </w:r>
            <w:r w:rsidRPr="00E774F4">
              <w:rPr>
                <w:color w:val="333333"/>
                <w:lang w:val="en-US"/>
              </w:rPr>
              <w:t>:</w:t>
            </w:r>
          </w:p>
          <w:p w14:paraId="2C7190C4"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file_name = partes[-</w:t>
            </w:r>
            <w:r w:rsidRPr="00E774F4">
              <w:rPr>
                <w:b/>
                <w:bCs/>
                <w:color w:val="0000DD"/>
                <w:lang w:val="en-US"/>
              </w:rPr>
              <w:t>1</w:t>
            </w:r>
            <w:r w:rsidRPr="00E774F4">
              <w:rPr>
                <w:color w:val="333333"/>
                <w:lang w:val="en-US"/>
              </w:rPr>
              <w:t>]</w:t>
            </w:r>
          </w:p>
          <w:p w14:paraId="1BCB88BF"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palabras = file_name.split(</w:t>
            </w:r>
            <w:r w:rsidRPr="00E774F4">
              <w:rPr>
                <w:color w:val="333333"/>
                <w:shd w:val="clear" w:color="auto" w:fill="FFF0F0"/>
                <w:lang w:val="en-US"/>
              </w:rPr>
              <w:t>"_"</w:t>
            </w:r>
            <w:r w:rsidRPr="00E774F4">
              <w:rPr>
                <w:color w:val="333333"/>
                <w:lang w:val="en-US"/>
              </w:rPr>
              <w:t>)</w:t>
            </w:r>
          </w:p>
          <w:p w14:paraId="6A49BD2F"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w:t>
            </w:r>
            <w:r w:rsidRPr="00E774F4">
              <w:rPr>
                <w:b/>
                <w:bCs/>
                <w:color w:val="008800"/>
                <w:lang w:val="en-US"/>
              </w:rPr>
              <w:t>if</w:t>
            </w:r>
            <w:r w:rsidRPr="00E774F4">
              <w:rPr>
                <w:color w:val="333333"/>
                <w:lang w:val="en-US"/>
              </w:rPr>
              <w:t xml:space="preserve"> </w:t>
            </w:r>
            <w:r w:rsidRPr="00E774F4">
              <w:rPr>
                <w:color w:val="007020"/>
                <w:lang w:val="en-US"/>
              </w:rPr>
              <w:t>len</w:t>
            </w:r>
            <w:r w:rsidRPr="00E774F4">
              <w:rPr>
                <w:color w:val="333333"/>
                <w:lang w:val="en-US"/>
              </w:rPr>
              <w:t xml:space="preserve">(palabras) &gt; </w:t>
            </w:r>
            <w:r w:rsidRPr="00E774F4">
              <w:rPr>
                <w:b/>
                <w:bCs/>
                <w:color w:val="0000DD"/>
                <w:lang w:val="en-US"/>
              </w:rPr>
              <w:t>1</w:t>
            </w:r>
            <w:r w:rsidRPr="00E774F4">
              <w:rPr>
                <w:color w:val="333333"/>
                <w:lang w:val="en-US"/>
              </w:rPr>
              <w:t>:</w:t>
            </w:r>
          </w:p>
          <w:p w14:paraId="29EB9DF3"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ip_name = palabras[</w:t>
            </w:r>
            <w:r w:rsidRPr="00E774F4">
              <w:rPr>
                <w:b/>
                <w:bCs/>
                <w:color w:val="0000DD"/>
                <w:lang w:val="en-US"/>
              </w:rPr>
              <w:t>1</w:t>
            </w:r>
            <w:r w:rsidRPr="00E774F4">
              <w:rPr>
                <w:color w:val="333333"/>
                <w:lang w:val="en-US"/>
              </w:rPr>
              <w:t>]</w:t>
            </w:r>
          </w:p>
          <w:p w14:paraId="4F174001" w14:textId="77777777" w:rsidR="003C4BE1" w:rsidRPr="00E774F4" w:rsidRDefault="003C4BE1" w:rsidP="003C4BE1">
            <w:pPr>
              <w:pStyle w:val="HTMLPreformatted"/>
              <w:spacing w:line="244" w:lineRule="atLeast"/>
              <w:rPr>
                <w:color w:val="333333"/>
                <w:lang w:val="en-US"/>
              </w:rPr>
            </w:pPr>
          </w:p>
          <w:p w14:paraId="49FF4034"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descriptor = np.load(</w:t>
            </w:r>
            <w:r w:rsidRPr="00E774F4">
              <w:rPr>
                <w:color w:val="007020"/>
                <w:lang w:val="en-US"/>
              </w:rPr>
              <w:t>file</w:t>
            </w:r>
            <w:r w:rsidRPr="00E774F4">
              <w:rPr>
                <w:color w:val="333333"/>
                <w:lang w:val="en-US"/>
              </w:rPr>
              <w:t>)</w:t>
            </w:r>
          </w:p>
          <w:p w14:paraId="604EDC90" w14:textId="77777777" w:rsidR="003C4BE1" w:rsidRPr="007C592C" w:rsidRDefault="003C4BE1" w:rsidP="003C4BE1">
            <w:pPr>
              <w:pStyle w:val="HTMLPreformatted"/>
              <w:spacing w:line="244" w:lineRule="atLeast"/>
              <w:rPr>
                <w:color w:val="333333"/>
                <w:lang w:val="fr-FR"/>
              </w:rPr>
            </w:pPr>
            <w:r w:rsidRPr="00E774F4">
              <w:rPr>
                <w:color w:val="333333"/>
                <w:lang w:val="en-US"/>
              </w:rPr>
              <w:t xml:space="preserve">    </w:t>
            </w:r>
            <w:r w:rsidRPr="007C592C">
              <w:rPr>
                <w:color w:val="333333"/>
                <w:lang w:val="fr-FR"/>
              </w:rPr>
              <w:t>avg_desc = descriptor.sum(axis=</w:t>
            </w:r>
            <w:r w:rsidRPr="007C592C">
              <w:rPr>
                <w:b/>
                <w:bCs/>
                <w:color w:val="0000DD"/>
                <w:lang w:val="fr-FR"/>
              </w:rPr>
              <w:t>1</w:t>
            </w:r>
            <w:r w:rsidRPr="007C592C">
              <w:rPr>
                <w:color w:val="333333"/>
                <w:lang w:val="fr-FR"/>
              </w:rPr>
              <w:t>) / descriptor.shape[</w:t>
            </w:r>
            <w:r w:rsidRPr="007C592C">
              <w:rPr>
                <w:b/>
                <w:bCs/>
                <w:color w:val="0000DD"/>
                <w:lang w:val="fr-FR"/>
              </w:rPr>
              <w:t>1</w:t>
            </w:r>
            <w:r w:rsidRPr="007C592C">
              <w:rPr>
                <w:color w:val="333333"/>
                <w:lang w:val="fr-FR"/>
              </w:rPr>
              <w:t>]</w:t>
            </w:r>
          </w:p>
          <w:p w14:paraId="4C7059B4" w14:textId="77777777" w:rsidR="003C4BE1" w:rsidRPr="007C592C" w:rsidRDefault="003C4BE1" w:rsidP="003C4BE1">
            <w:pPr>
              <w:pStyle w:val="HTMLPreformatted"/>
              <w:spacing w:line="244" w:lineRule="atLeast"/>
              <w:rPr>
                <w:color w:val="333333"/>
                <w:lang w:val="fr-FR"/>
              </w:rPr>
            </w:pPr>
            <w:r w:rsidRPr="007C592C">
              <w:rPr>
                <w:color w:val="333333"/>
                <w:lang w:val="fr-FR"/>
              </w:rPr>
              <w:t xml:space="preserve">    </w:t>
            </w:r>
          </w:p>
          <w:p w14:paraId="0D2E1C9F" w14:textId="77777777" w:rsidR="003C4BE1" w:rsidRPr="00E774F4" w:rsidRDefault="003C4BE1" w:rsidP="003C4BE1">
            <w:pPr>
              <w:pStyle w:val="HTMLPreformatted"/>
              <w:spacing w:line="244" w:lineRule="atLeast"/>
              <w:rPr>
                <w:color w:val="333333"/>
                <w:lang w:val="en-US"/>
              </w:rPr>
            </w:pPr>
            <w:r w:rsidRPr="007C592C">
              <w:rPr>
                <w:color w:val="333333"/>
                <w:lang w:val="fr-FR"/>
              </w:rPr>
              <w:t xml:space="preserve">    </w:t>
            </w:r>
            <w:r w:rsidRPr="00E774F4">
              <w:rPr>
                <w:color w:val="333333"/>
                <w:lang w:val="en-US"/>
              </w:rPr>
              <w:t>ip_desc[ip_name] = avg_desc</w:t>
            </w:r>
          </w:p>
          <w:p w14:paraId="3D0CA527" w14:textId="77777777" w:rsidR="003C4BE1" w:rsidRPr="00E774F4" w:rsidRDefault="003C4BE1" w:rsidP="003C4BE1">
            <w:pPr>
              <w:pStyle w:val="HTMLPreformatted"/>
              <w:spacing w:line="244" w:lineRule="atLeast"/>
              <w:rPr>
                <w:color w:val="333333"/>
                <w:lang w:val="fr-FR"/>
              </w:rPr>
            </w:pPr>
            <w:r w:rsidRPr="00E774F4">
              <w:rPr>
                <w:color w:val="333333"/>
                <w:lang w:val="en-US"/>
              </w:rPr>
              <w:t xml:space="preserve">    </w:t>
            </w:r>
            <w:r w:rsidRPr="00E774F4">
              <w:rPr>
                <w:color w:val="333333"/>
                <w:lang w:val="fr-FR"/>
              </w:rPr>
              <w:t>descriptors += [avg_desc]</w:t>
            </w:r>
          </w:p>
          <w:p w14:paraId="29289526" w14:textId="77777777" w:rsidR="003C4BE1" w:rsidRPr="00E774F4" w:rsidRDefault="003C4BE1" w:rsidP="003C4BE1">
            <w:pPr>
              <w:pStyle w:val="HTMLPreformatted"/>
              <w:spacing w:line="244" w:lineRule="atLeast"/>
              <w:rPr>
                <w:color w:val="333333"/>
                <w:lang w:val="fr-FR"/>
              </w:rPr>
            </w:pPr>
          </w:p>
          <w:p w14:paraId="14EE8D54" w14:textId="77777777" w:rsidR="003C4BE1" w:rsidRPr="00E774F4" w:rsidRDefault="003C4BE1" w:rsidP="003C4BE1">
            <w:pPr>
              <w:pStyle w:val="HTMLPreformatted"/>
              <w:spacing w:line="244" w:lineRule="atLeast"/>
              <w:rPr>
                <w:color w:val="333333"/>
                <w:lang w:val="fr-FR"/>
              </w:rPr>
            </w:pPr>
            <w:r w:rsidRPr="00E774F4">
              <w:rPr>
                <w:color w:val="333333"/>
                <w:lang w:val="fr-FR"/>
              </w:rPr>
              <w:t>descriptors = np.asarray(np.matrix(descriptors))</w:t>
            </w:r>
          </w:p>
          <w:p w14:paraId="1EB07DAC" w14:textId="77777777" w:rsidR="003C4BE1" w:rsidRPr="00E774F4" w:rsidRDefault="003C4BE1" w:rsidP="003C4BE1">
            <w:pPr>
              <w:pStyle w:val="HTMLPreformatted"/>
              <w:spacing w:line="244" w:lineRule="atLeast"/>
              <w:rPr>
                <w:color w:val="333333"/>
                <w:lang w:val="en-US"/>
              </w:rPr>
            </w:pPr>
            <w:r w:rsidRPr="00E774F4">
              <w:rPr>
                <w:color w:val="333333"/>
                <w:lang w:val="en-US"/>
              </w:rPr>
              <w:t>descriptors = np.nan_to_num(descriptors)</w:t>
            </w:r>
          </w:p>
          <w:p w14:paraId="73D20520" w14:textId="77777777" w:rsidR="003C4BE1" w:rsidRPr="00E774F4" w:rsidRDefault="003C4BE1" w:rsidP="003C4BE1">
            <w:pPr>
              <w:pStyle w:val="HTMLPreformatted"/>
              <w:spacing w:line="244" w:lineRule="atLeast"/>
              <w:rPr>
                <w:color w:val="333333"/>
                <w:lang w:val="en-US"/>
              </w:rPr>
            </w:pPr>
          </w:p>
          <w:p w14:paraId="5B1B8E11" w14:textId="77777777" w:rsidR="003C4BE1" w:rsidRPr="00E774F4" w:rsidRDefault="003C4BE1" w:rsidP="003C4BE1">
            <w:pPr>
              <w:pStyle w:val="HTMLPreformatted"/>
              <w:spacing w:line="244" w:lineRule="atLeast"/>
              <w:rPr>
                <w:color w:val="333333"/>
                <w:lang w:val="en-US"/>
              </w:rPr>
            </w:pPr>
            <w:r w:rsidRPr="00E774F4">
              <w:rPr>
                <w:color w:val="888888"/>
                <w:lang w:val="en-US"/>
              </w:rPr>
              <w:t># Number of clusters to user</w:t>
            </w:r>
          </w:p>
          <w:p w14:paraId="4B25FC50"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n_clusters = </w:t>
            </w:r>
            <w:r w:rsidRPr="00E774F4">
              <w:rPr>
                <w:b/>
                <w:bCs/>
                <w:color w:val="0000DD"/>
                <w:lang w:val="en-US"/>
              </w:rPr>
              <w:t>3</w:t>
            </w:r>
          </w:p>
          <w:p w14:paraId="0B4D769C" w14:textId="77777777" w:rsidR="003C4BE1" w:rsidRPr="00E774F4" w:rsidRDefault="003C4BE1" w:rsidP="003C4BE1">
            <w:pPr>
              <w:pStyle w:val="HTMLPreformatted"/>
              <w:spacing w:line="244" w:lineRule="atLeast"/>
              <w:rPr>
                <w:color w:val="333333"/>
                <w:lang w:val="en-US"/>
              </w:rPr>
            </w:pPr>
          </w:p>
          <w:p w14:paraId="35CC0794" w14:textId="77777777" w:rsidR="003C4BE1" w:rsidRPr="00E774F4" w:rsidRDefault="003C4BE1" w:rsidP="003C4BE1">
            <w:pPr>
              <w:pStyle w:val="HTMLPreformatted"/>
              <w:spacing w:line="244" w:lineRule="atLeast"/>
              <w:rPr>
                <w:color w:val="333333"/>
                <w:lang w:val="en-US"/>
              </w:rPr>
            </w:pPr>
            <w:r w:rsidRPr="00E774F4">
              <w:rPr>
                <w:color w:val="888888"/>
                <w:lang w:val="en-US"/>
              </w:rPr>
              <w:t># Kmeans object with n_clusters</w:t>
            </w:r>
          </w:p>
          <w:p w14:paraId="6F4B887D" w14:textId="77777777" w:rsidR="003C4BE1" w:rsidRPr="00E774F4" w:rsidRDefault="003C4BE1" w:rsidP="003C4BE1">
            <w:pPr>
              <w:pStyle w:val="HTMLPreformatted"/>
              <w:spacing w:line="244" w:lineRule="atLeast"/>
              <w:rPr>
                <w:color w:val="333333"/>
                <w:lang w:val="en-US"/>
              </w:rPr>
            </w:pPr>
            <w:r w:rsidRPr="00E774F4">
              <w:rPr>
                <w:color w:val="333333"/>
                <w:lang w:val="en-US"/>
              </w:rPr>
              <w:t>kmeans = KMeans(n_clusters=n_clusters, n_init=</w:t>
            </w:r>
            <w:r w:rsidRPr="00E774F4">
              <w:rPr>
                <w:b/>
                <w:bCs/>
                <w:color w:val="0000DD"/>
                <w:lang w:val="en-US"/>
              </w:rPr>
              <w:t>10</w:t>
            </w:r>
            <w:r w:rsidRPr="00E774F4">
              <w:rPr>
                <w:color w:val="333333"/>
                <w:lang w:val="en-US"/>
              </w:rPr>
              <w:t>)</w:t>
            </w:r>
          </w:p>
          <w:p w14:paraId="3FC00771" w14:textId="77777777" w:rsidR="003C4BE1" w:rsidRPr="00E774F4" w:rsidRDefault="003C4BE1" w:rsidP="003C4BE1">
            <w:pPr>
              <w:pStyle w:val="HTMLPreformatted"/>
              <w:spacing w:line="244" w:lineRule="atLeast"/>
              <w:rPr>
                <w:color w:val="333333"/>
                <w:lang w:val="en-US"/>
              </w:rPr>
            </w:pPr>
          </w:p>
          <w:p w14:paraId="44EA4069" w14:textId="77777777" w:rsidR="003C4BE1" w:rsidRPr="00E774F4" w:rsidRDefault="003C4BE1" w:rsidP="003C4BE1">
            <w:pPr>
              <w:pStyle w:val="HTMLPreformatted"/>
              <w:spacing w:line="244" w:lineRule="atLeast"/>
              <w:rPr>
                <w:color w:val="333333"/>
                <w:lang w:val="en-US"/>
              </w:rPr>
            </w:pPr>
            <w:r w:rsidRPr="00E774F4">
              <w:rPr>
                <w:color w:val="888888"/>
                <w:lang w:val="en-US"/>
              </w:rPr>
              <w:t># Adjust k-means to our descriptor</w:t>
            </w:r>
          </w:p>
          <w:p w14:paraId="69B5C51F" w14:textId="77777777" w:rsidR="003C4BE1" w:rsidRPr="00E774F4" w:rsidRDefault="003C4BE1" w:rsidP="003C4BE1">
            <w:pPr>
              <w:pStyle w:val="HTMLPreformatted"/>
              <w:spacing w:line="244" w:lineRule="atLeast"/>
              <w:rPr>
                <w:color w:val="333333"/>
                <w:lang w:val="en-US"/>
              </w:rPr>
            </w:pPr>
            <w:r w:rsidRPr="00E774F4">
              <w:rPr>
                <w:color w:val="333333"/>
                <w:lang w:val="en-US"/>
              </w:rPr>
              <w:t>kmeans.fit(descriptors)</w:t>
            </w:r>
          </w:p>
          <w:p w14:paraId="7D583350" w14:textId="77777777" w:rsidR="003C4BE1" w:rsidRPr="00E774F4" w:rsidRDefault="003C4BE1" w:rsidP="003C4BE1">
            <w:pPr>
              <w:pStyle w:val="HTMLPreformatted"/>
              <w:spacing w:line="244" w:lineRule="atLeast"/>
              <w:rPr>
                <w:color w:val="333333"/>
                <w:lang w:val="en-US"/>
              </w:rPr>
            </w:pPr>
          </w:p>
          <w:p w14:paraId="3BB58A56" w14:textId="77777777" w:rsidR="003C4BE1" w:rsidRPr="00E774F4" w:rsidRDefault="003C4BE1" w:rsidP="003C4BE1">
            <w:pPr>
              <w:pStyle w:val="HTMLPreformatted"/>
              <w:spacing w:line="244" w:lineRule="atLeast"/>
              <w:rPr>
                <w:color w:val="333333"/>
                <w:lang w:val="en-US"/>
              </w:rPr>
            </w:pPr>
            <w:r w:rsidRPr="00E774F4">
              <w:rPr>
                <w:color w:val="888888"/>
                <w:lang w:val="en-US"/>
              </w:rPr>
              <w:t xml:space="preserve"># Get the labels assigned to every </w:t>
            </w:r>
          </w:p>
          <w:p w14:paraId="3E88CBE6" w14:textId="77777777" w:rsidR="003C4BE1" w:rsidRPr="004844F0" w:rsidRDefault="003C4BE1" w:rsidP="003C4BE1">
            <w:pPr>
              <w:pStyle w:val="HTMLPreformatted"/>
              <w:spacing w:line="244" w:lineRule="atLeast"/>
              <w:rPr>
                <w:color w:val="333333"/>
                <w:lang w:val="en-US"/>
              </w:rPr>
            </w:pPr>
            <w:r w:rsidRPr="004844F0">
              <w:rPr>
                <w:color w:val="333333"/>
                <w:lang w:val="en-US"/>
              </w:rPr>
              <w:t>labels = kmeans.labels_</w:t>
            </w:r>
          </w:p>
          <w:p w14:paraId="21031B69" w14:textId="77777777" w:rsidR="003C4BE1" w:rsidRPr="004844F0" w:rsidRDefault="003C4BE1" w:rsidP="003C4BE1">
            <w:pPr>
              <w:pStyle w:val="HTMLPreformatted"/>
              <w:spacing w:line="244" w:lineRule="atLeast"/>
              <w:rPr>
                <w:color w:val="333333"/>
                <w:lang w:val="en-US"/>
              </w:rPr>
            </w:pPr>
          </w:p>
          <w:p w14:paraId="0F3F515B" w14:textId="77777777" w:rsidR="003C4BE1" w:rsidRPr="00E774F4" w:rsidRDefault="003C4BE1" w:rsidP="003C4BE1">
            <w:pPr>
              <w:pStyle w:val="HTMLPreformatted"/>
              <w:spacing w:line="244" w:lineRule="atLeast"/>
              <w:rPr>
                <w:color w:val="333333"/>
                <w:lang w:val="en-US"/>
              </w:rPr>
            </w:pPr>
            <w:r w:rsidRPr="00E774F4">
              <w:rPr>
                <w:color w:val="888888"/>
                <w:lang w:val="en-US"/>
              </w:rPr>
              <w:t># Get the centroids coordinates of the cluster</w:t>
            </w:r>
          </w:p>
          <w:p w14:paraId="0B20CB1B" w14:textId="77777777" w:rsidR="003C4BE1" w:rsidRDefault="003C4BE1" w:rsidP="003C4BE1">
            <w:pPr>
              <w:pStyle w:val="HTMLPreformatted"/>
              <w:spacing w:line="244" w:lineRule="atLeast"/>
              <w:rPr>
                <w:color w:val="333333"/>
              </w:rPr>
            </w:pPr>
            <w:r>
              <w:rPr>
                <w:color w:val="333333"/>
              </w:rPr>
              <w:t xml:space="preserve">centroids = kmeans.cluster_centers_ </w:t>
            </w:r>
          </w:p>
          <w:p w14:paraId="041C8362" w14:textId="77777777" w:rsidR="003C4BE1" w:rsidRDefault="003C4BE1" w:rsidP="003C4BE1">
            <w:pPr>
              <w:pStyle w:val="HTMLPreformatted"/>
              <w:spacing w:line="244" w:lineRule="atLeast"/>
              <w:rPr>
                <w:color w:val="333333"/>
              </w:rPr>
            </w:pPr>
          </w:p>
          <w:p w14:paraId="54E8FF65" w14:textId="77777777" w:rsidR="003C4BE1" w:rsidRDefault="003C4BE1" w:rsidP="003C4BE1">
            <w:pPr>
              <w:pStyle w:val="HTMLPreformatted"/>
              <w:spacing w:line="244" w:lineRule="atLeast"/>
              <w:rPr>
                <w:color w:val="333333"/>
              </w:rPr>
            </w:pPr>
            <w:r>
              <w:rPr>
                <w:color w:val="333333"/>
              </w:rPr>
              <w:t>pca = PCA(n_components=</w:t>
            </w:r>
            <w:r>
              <w:rPr>
                <w:b/>
                <w:bCs/>
                <w:color w:val="0000DD"/>
              </w:rPr>
              <w:t>2</w:t>
            </w:r>
            <w:r>
              <w:rPr>
                <w:color w:val="333333"/>
              </w:rPr>
              <w:t xml:space="preserve">) </w:t>
            </w:r>
          </w:p>
          <w:p w14:paraId="099AB9C2" w14:textId="77777777" w:rsidR="003C4BE1" w:rsidRDefault="003C4BE1" w:rsidP="003C4BE1">
            <w:pPr>
              <w:pStyle w:val="HTMLPreformatted"/>
              <w:spacing w:line="244" w:lineRule="atLeast"/>
              <w:rPr>
                <w:color w:val="333333"/>
              </w:rPr>
            </w:pPr>
            <w:r>
              <w:rPr>
                <w:color w:val="333333"/>
              </w:rPr>
              <w:t>descriptor_pca = pca.fit_transform(descriptors)</w:t>
            </w:r>
          </w:p>
          <w:p w14:paraId="0FD508D1" w14:textId="77777777" w:rsidR="003C4BE1" w:rsidRDefault="003C4BE1" w:rsidP="003C4BE1">
            <w:pPr>
              <w:pStyle w:val="HTMLPreformatted"/>
              <w:spacing w:line="244" w:lineRule="atLeast"/>
              <w:rPr>
                <w:color w:val="333333"/>
              </w:rPr>
            </w:pPr>
          </w:p>
          <w:p w14:paraId="7ABFFC62" w14:textId="5A7BA0FF" w:rsidR="003C4BE1" w:rsidRDefault="003C4BE1" w:rsidP="003C4BE1">
            <w:pPr>
              <w:pStyle w:val="HTMLPreformatted"/>
              <w:spacing w:line="244" w:lineRule="atLeast"/>
              <w:rPr>
                <w:color w:val="333333"/>
              </w:rPr>
            </w:pPr>
            <w:r>
              <w:rPr>
                <w:color w:val="888888"/>
              </w:rPr>
              <w:t># Obtener coordenadas de los centroides de los clústeres en el espacio PCA</w:t>
            </w:r>
          </w:p>
          <w:p w14:paraId="3242403A" w14:textId="77777777" w:rsidR="003C4BE1" w:rsidRDefault="003C4BE1" w:rsidP="003C4BE1">
            <w:pPr>
              <w:pStyle w:val="HTMLPreformatted"/>
              <w:spacing w:line="244" w:lineRule="atLeast"/>
              <w:rPr>
                <w:color w:val="333333"/>
              </w:rPr>
            </w:pPr>
            <w:r>
              <w:rPr>
                <w:color w:val="333333"/>
              </w:rPr>
              <w:t>centroids_pca = pca.transform(kmeans.cluster_centers_)</w:t>
            </w:r>
          </w:p>
          <w:p w14:paraId="32A6B807" w14:textId="77777777" w:rsidR="003C4BE1" w:rsidRDefault="003C4BE1" w:rsidP="003C4BE1">
            <w:pPr>
              <w:pStyle w:val="HTMLPreformatted"/>
              <w:spacing w:line="244" w:lineRule="atLeast"/>
              <w:rPr>
                <w:color w:val="333333"/>
              </w:rPr>
            </w:pPr>
          </w:p>
          <w:p w14:paraId="40EEBEE8" w14:textId="77777777" w:rsidR="003C4BE1" w:rsidRDefault="003C4BE1" w:rsidP="003C4BE1">
            <w:pPr>
              <w:pStyle w:val="HTMLPreformatted"/>
              <w:spacing w:line="244" w:lineRule="atLeast"/>
              <w:rPr>
                <w:color w:val="333333"/>
              </w:rPr>
            </w:pPr>
            <w:r>
              <w:rPr>
                <w:color w:val="888888"/>
              </w:rPr>
              <w:t># Visualizar los clústeres en el espacio PCA</w:t>
            </w:r>
          </w:p>
          <w:p w14:paraId="221EA65F" w14:textId="77777777" w:rsidR="003C4BE1" w:rsidRDefault="003C4BE1" w:rsidP="003C4BE1">
            <w:pPr>
              <w:pStyle w:val="HTMLPreformatted"/>
              <w:spacing w:line="244" w:lineRule="atLeast"/>
              <w:rPr>
                <w:color w:val="333333"/>
              </w:rPr>
            </w:pPr>
            <w:r>
              <w:rPr>
                <w:color w:val="333333"/>
              </w:rPr>
              <w:t>plt.figure(figsize=(</w:t>
            </w:r>
            <w:r>
              <w:rPr>
                <w:b/>
                <w:bCs/>
                <w:color w:val="0000DD"/>
              </w:rPr>
              <w:t>8</w:t>
            </w:r>
            <w:r>
              <w:rPr>
                <w:color w:val="333333"/>
              </w:rPr>
              <w:t xml:space="preserve">, </w:t>
            </w:r>
            <w:r>
              <w:rPr>
                <w:b/>
                <w:bCs/>
                <w:color w:val="0000DD"/>
              </w:rPr>
              <w:t>6</w:t>
            </w:r>
            <w:r>
              <w:rPr>
                <w:color w:val="333333"/>
              </w:rPr>
              <w:t>))</w:t>
            </w:r>
          </w:p>
          <w:p w14:paraId="0CE1470F" w14:textId="77777777" w:rsidR="003C4BE1" w:rsidRDefault="003C4BE1" w:rsidP="003C4BE1">
            <w:pPr>
              <w:pStyle w:val="HTMLPreformatted"/>
              <w:spacing w:line="244" w:lineRule="atLeast"/>
              <w:rPr>
                <w:color w:val="333333"/>
              </w:rPr>
            </w:pPr>
          </w:p>
          <w:p w14:paraId="396FB4EF" w14:textId="7E17B7C5" w:rsidR="003C4BE1" w:rsidRDefault="003C4BE1" w:rsidP="003C4BE1">
            <w:pPr>
              <w:pStyle w:val="HTMLPreformatted"/>
              <w:spacing w:line="244" w:lineRule="atLeast"/>
              <w:rPr>
                <w:color w:val="333333"/>
              </w:rPr>
            </w:pPr>
            <w:r>
              <w:rPr>
                <w:color w:val="888888"/>
              </w:rPr>
              <w:t># Dibujar cada punto de datos con un color correspondiente a su clúster</w:t>
            </w:r>
          </w:p>
          <w:p w14:paraId="0D7D0E4B" w14:textId="77777777" w:rsidR="003C4BE1" w:rsidRPr="00E774F4" w:rsidRDefault="003C4BE1" w:rsidP="003C4BE1">
            <w:pPr>
              <w:pStyle w:val="HTMLPreformatted"/>
              <w:spacing w:line="244" w:lineRule="atLeast"/>
              <w:rPr>
                <w:color w:val="333333"/>
                <w:lang w:val="en-US"/>
              </w:rPr>
            </w:pPr>
            <w:r w:rsidRPr="00E774F4">
              <w:rPr>
                <w:b/>
                <w:bCs/>
                <w:color w:val="008800"/>
                <w:lang w:val="en-US"/>
              </w:rPr>
              <w:t>for</w:t>
            </w:r>
            <w:r w:rsidRPr="00E774F4">
              <w:rPr>
                <w:color w:val="333333"/>
                <w:lang w:val="en-US"/>
              </w:rPr>
              <w:t xml:space="preserve"> i </w:t>
            </w:r>
            <w:r w:rsidRPr="00E774F4">
              <w:rPr>
                <w:b/>
                <w:bCs/>
                <w:color w:val="000000"/>
                <w:lang w:val="en-US"/>
              </w:rPr>
              <w:t>in</w:t>
            </w:r>
            <w:r w:rsidRPr="00E774F4">
              <w:rPr>
                <w:color w:val="333333"/>
                <w:lang w:val="en-US"/>
              </w:rPr>
              <w:t xml:space="preserve"> </w:t>
            </w:r>
            <w:r w:rsidRPr="00E774F4">
              <w:rPr>
                <w:color w:val="007020"/>
                <w:lang w:val="en-US"/>
              </w:rPr>
              <w:t>range</w:t>
            </w:r>
            <w:r w:rsidRPr="00E774F4">
              <w:rPr>
                <w:color w:val="333333"/>
                <w:lang w:val="en-US"/>
              </w:rPr>
              <w:t>(n_clusters):</w:t>
            </w:r>
          </w:p>
          <w:p w14:paraId="119A0214"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plt.scatter(descriptor_pca[labels == i, </w:t>
            </w:r>
            <w:r w:rsidRPr="00E774F4">
              <w:rPr>
                <w:b/>
                <w:bCs/>
                <w:color w:val="0000DD"/>
                <w:lang w:val="en-US"/>
              </w:rPr>
              <w:t>0</w:t>
            </w:r>
            <w:r w:rsidRPr="00E774F4">
              <w:rPr>
                <w:color w:val="333333"/>
                <w:lang w:val="en-US"/>
              </w:rPr>
              <w:t xml:space="preserve">], </w:t>
            </w:r>
          </w:p>
          <w:p w14:paraId="5C4E80E5" w14:textId="77777777" w:rsidR="003C4BE1" w:rsidRPr="00E774F4" w:rsidRDefault="003C4BE1" w:rsidP="003C4BE1">
            <w:pPr>
              <w:pStyle w:val="HTMLPreformatted"/>
              <w:spacing w:line="244" w:lineRule="atLeast"/>
              <w:rPr>
                <w:color w:val="333333"/>
                <w:lang w:val="en-US"/>
              </w:rPr>
            </w:pPr>
            <w:r w:rsidRPr="00E774F4">
              <w:rPr>
                <w:color w:val="333333"/>
                <w:lang w:val="en-US"/>
              </w:rPr>
              <w:t xml:space="preserve">                descriptor_pca[labels == i, </w:t>
            </w:r>
            <w:r w:rsidRPr="00E774F4">
              <w:rPr>
                <w:b/>
                <w:bCs/>
                <w:color w:val="0000DD"/>
                <w:lang w:val="en-US"/>
              </w:rPr>
              <w:t>1</w:t>
            </w:r>
            <w:r w:rsidRPr="00E774F4">
              <w:rPr>
                <w:color w:val="333333"/>
                <w:lang w:val="en-US"/>
              </w:rPr>
              <w:t>], label=f</w:t>
            </w:r>
            <w:r w:rsidRPr="00E774F4">
              <w:rPr>
                <w:color w:val="333333"/>
                <w:shd w:val="clear" w:color="auto" w:fill="FFF0F0"/>
                <w:lang w:val="en-US"/>
              </w:rPr>
              <w:t>'Cluster {i+1}'</w:t>
            </w:r>
            <w:r w:rsidRPr="00E774F4">
              <w:rPr>
                <w:color w:val="333333"/>
                <w:lang w:val="en-US"/>
              </w:rPr>
              <w:t>)</w:t>
            </w:r>
          </w:p>
          <w:p w14:paraId="4AB3C3E8" w14:textId="77777777" w:rsidR="003C4BE1" w:rsidRPr="00E774F4" w:rsidRDefault="003C4BE1" w:rsidP="003C4BE1">
            <w:pPr>
              <w:pStyle w:val="HTMLPreformatted"/>
              <w:spacing w:line="244" w:lineRule="atLeast"/>
              <w:rPr>
                <w:color w:val="333333"/>
                <w:lang w:val="en-US"/>
              </w:rPr>
            </w:pPr>
          </w:p>
          <w:p w14:paraId="6D6F78A4" w14:textId="77777777" w:rsidR="003C4BE1" w:rsidRDefault="003C4BE1" w:rsidP="003C4BE1">
            <w:pPr>
              <w:pStyle w:val="HTMLPreformatted"/>
              <w:spacing w:line="244" w:lineRule="atLeast"/>
              <w:rPr>
                <w:color w:val="333333"/>
              </w:rPr>
            </w:pPr>
            <w:r>
              <w:rPr>
                <w:color w:val="888888"/>
              </w:rPr>
              <w:t># Dibujar los centroides de los clústeres en el espacio PCA</w:t>
            </w:r>
          </w:p>
          <w:p w14:paraId="687411DA" w14:textId="77777777" w:rsidR="003C4BE1" w:rsidRDefault="003C4BE1" w:rsidP="003C4BE1">
            <w:pPr>
              <w:pStyle w:val="HTMLPreformatted"/>
              <w:spacing w:line="244" w:lineRule="atLeast"/>
              <w:rPr>
                <w:color w:val="333333"/>
              </w:rPr>
            </w:pPr>
            <w:r>
              <w:rPr>
                <w:color w:val="333333"/>
              </w:rPr>
              <w:t xml:space="preserve">plt.scatter(centroids_pca[:, </w:t>
            </w:r>
            <w:r>
              <w:rPr>
                <w:b/>
                <w:bCs/>
                <w:color w:val="0000DD"/>
              </w:rPr>
              <w:t>0</w:t>
            </w:r>
            <w:r>
              <w:rPr>
                <w:color w:val="333333"/>
              </w:rPr>
              <w:t xml:space="preserve">], centroids_pca[:, </w:t>
            </w:r>
            <w:r>
              <w:rPr>
                <w:b/>
                <w:bCs/>
                <w:color w:val="0000DD"/>
              </w:rPr>
              <w:t>1</w:t>
            </w:r>
            <w:r>
              <w:rPr>
                <w:color w:val="333333"/>
              </w:rPr>
              <w:t xml:space="preserve">], </w:t>
            </w:r>
          </w:p>
          <w:p w14:paraId="47DDD626" w14:textId="77777777" w:rsidR="003C4BE1" w:rsidRDefault="003C4BE1" w:rsidP="003C4BE1">
            <w:pPr>
              <w:pStyle w:val="HTMLPreformatted"/>
              <w:spacing w:line="244" w:lineRule="atLeast"/>
              <w:rPr>
                <w:color w:val="333333"/>
              </w:rPr>
            </w:pPr>
            <w:r>
              <w:rPr>
                <w:color w:val="333333"/>
              </w:rPr>
              <w:t xml:space="preserve">            s=</w:t>
            </w:r>
            <w:r>
              <w:rPr>
                <w:b/>
                <w:bCs/>
                <w:color w:val="0000DD"/>
              </w:rPr>
              <w:t>100</w:t>
            </w:r>
            <w:r>
              <w:rPr>
                <w:color w:val="333333"/>
              </w:rPr>
              <w:t>, c=</w:t>
            </w:r>
            <w:r>
              <w:rPr>
                <w:color w:val="333333"/>
                <w:shd w:val="clear" w:color="auto" w:fill="FFF0F0"/>
              </w:rPr>
              <w:t>'black'</w:t>
            </w:r>
            <w:r>
              <w:rPr>
                <w:color w:val="333333"/>
              </w:rPr>
              <w:t>, marker=</w:t>
            </w:r>
            <w:r>
              <w:rPr>
                <w:color w:val="333333"/>
                <w:shd w:val="clear" w:color="auto" w:fill="FFF0F0"/>
              </w:rPr>
              <w:t>'x'</w:t>
            </w:r>
            <w:r>
              <w:rPr>
                <w:color w:val="333333"/>
              </w:rPr>
              <w:t>, label=</w:t>
            </w:r>
            <w:r>
              <w:rPr>
                <w:color w:val="333333"/>
                <w:shd w:val="clear" w:color="auto" w:fill="FFF0F0"/>
              </w:rPr>
              <w:t>'Centroides'</w:t>
            </w:r>
            <w:r>
              <w:rPr>
                <w:color w:val="333333"/>
              </w:rPr>
              <w:t>)</w:t>
            </w:r>
          </w:p>
          <w:p w14:paraId="246D569C" w14:textId="77777777" w:rsidR="003C4BE1" w:rsidRDefault="003C4BE1" w:rsidP="003C4BE1">
            <w:pPr>
              <w:pStyle w:val="HTMLPreformatted"/>
              <w:spacing w:line="244" w:lineRule="atLeast"/>
              <w:rPr>
                <w:color w:val="333333"/>
              </w:rPr>
            </w:pPr>
          </w:p>
          <w:p w14:paraId="11A05A3E" w14:textId="77777777" w:rsidR="003C4BE1" w:rsidRDefault="003C4BE1" w:rsidP="003C4BE1">
            <w:pPr>
              <w:pStyle w:val="HTMLPreformatted"/>
              <w:spacing w:line="244" w:lineRule="atLeast"/>
              <w:rPr>
                <w:color w:val="333333"/>
              </w:rPr>
            </w:pPr>
            <w:r>
              <w:rPr>
                <w:color w:val="333333"/>
              </w:rPr>
              <w:t>plt.title(</w:t>
            </w:r>
            <w:r>
              <w:rPr>
                <w:color w:val="333333"/>
                <w:shd w:val="clear" w:color="auto" w:fill="FFF0F0"/>
              </w:rPr>
              <w:t>'Agrupación de Descriptores con K-Means y PCA'</w:t>
            </w:r>
            <w:r>
              <w:rPr>
                <w:color w:val="333333"/>
              </w:rPr>
              <w:t>)</w:t>
            </w:r>
          </w:p>
          <w:p w14:paraId="4FB2BF82" w14:textId="77777777" w:rsidR="003C4BE1" w:rsidRDefault="003C4BE1" w:rsidP="003C4BE1">
            <w:pPr>
              <w:pStyle w:val="HTMLPreformatted"/>
              <w:spacing w:line="244" w:lineRule="atLeast"/>
              <w:rPr>
                <w:color w:val="333333"/>
              </w:rPr>
            </w:pPr>
            <w:r>
              <w:rPr>
                <w:color w:val="333333"/>
              </w:rPr>
              <w:t>plt.xlabel(</w:t>
            </w:r>
            <w:r>
              <w:rPr>
                <w:color w:val="333333"/>
                <w:shd w:val="clear" w:color="auto" w:fill="FFF0F0"/>
              </w:rPr>
              <w:t>'Componente Principal'</w:t>
            </w:r>
            <w:r>
              <w:rPr>
                <w:color w:val="333333"/>
              </w:rPr>
              <w:t>)</w:t>
            </w:r>
          </w:p>
          <w:p w14:paraId="1769C6E7" w14:textId="77777777" w:rsidR="003C4BE1" w:rsidRDefault="003C4BE1" w:rsidP="003C4BE1">
            <w:pPr>
              <w:pStyle w:val="HTMLPreformatted"/>
              <w:spacing w:line="244" w:lineRule="atLeast"/>
              <w:rPr>
                <w:color w:val="333333"/>
              </w:rPr>
            </w:pPr>
            <w:r>
              <w:rPr>
                <w:color w:val="333333"/>
              </w:rPr>
              <w:t>plt.ylabel(</w:t>
            </w:r>
            <w:r>
              <w:rPr>
                <w:color w:val="333333"/>
                <w:shd w:val="clear" w:color="auto" w:fill="FFF0F0"/>
              </w:rPr>
              <w:t>'Componente Secundaria'</w:t>
            </w:r>
            <w:r>
              <w:rPr>
                <w:color w:val="333333"/>
              </w:rPr>
              <w:t>)</w:t>
            </w:r>
          </w:p>
          <w:p w14:paraId="50005C3E" w14:textId="77777777" w:rsidR="003C4BE1" w:rsidRDefault="003C4BE1" w:rsidP="003C4BE1">
            <w:pPr>
              <w:pStyle w:val="HTMLPreformatted"/>
              <w:spacing w:line="244" w:lineRule="atLeast"/>
              <w:rPr>
                <w:color w:val="333333"/>
              </w:rPr>
            </w:pPr>
            <w:r>
              <w:rPr>
                <w:color w:val="333333"/>
              </w:rPr>
              <w:t>plt.legend()</w:t>
            </w:r>
          </w:p>
          <w:p w14:paraId="38DF8593" w14:textId="77777777" w:rsidR="003C4BE1" w:rsidRDefault="003C4BE1" w:rsidP="003C4BE1">
            <w:pPr>
              <w:pStyle w:val="HTMLPreformatted"/>
              <w:spacing w:line="244" w:lineRule="atLeast"/>
              <w:rPr>
                <w:color w:val="333333"/>
              </w:rPr>
            </w:pPr>
            <w:r>
              <w:rPr>
                <w:color w:val="333333"/>
              </w:rPr>
              <w:t>plt.tight_layout()</w:t>
            </w:r>
          </w:p>
          <w:p w14:paraId="72142414" w14:textId="77777777" w:rsidR="003C4BE1" w:rsidRDefault="003C4BE1" w:rsidP="003C4BE1">
            <w:pPr>
              <w:pStyle w:val="HTMLPreformatted"/>
              <w:spacing w:line="244" w:lineRule="atLeast"/>
              <w:rPr>
                <w:color w:val="333333"/>
              </w:rPr>
            </w:pPr>
            <w:r>
              <w:rPr>
                <w:color w:val="333333"/>
              </w:rPr>
              <w:t>plt.grid(</w:t>
            </w:r>
            <w:r>
              <w:rPr>
                <w:color w:val="007020"/>
              </w:rPr>
              <w:t>True</w:t>
            </w:r>
            <w:r>
              <w:rPr>
                <w:color w:val="333333"/>
              </w:rPr>
              <w:t>)</w:t>
            </w:r>
          </w:p>
          <w:p w14:paraId="2F65E0E4" w14:textId="77777777" w:rsidR="003C4BE1" w:rsidRDefault="003C4BE1" w:rsidP="003C4BE1">
            <w:pPr>
              <w:pStyle w:val="HTMLPreformatted"/>
              <w:spacing w:line="244" w:lineRule="atLeast"/>
              <w:rPr>
                <w:color w:val="333333"/>
              </w:rPr>
            </w:pPr>
            <w:r>
              <w:rPr>
                <w:color w:val="333333"/>
              </w:rPr>
              <w:t>plt.savefig(f</w:t>
            </w:r>
            <w:r>
              <w:rPr>
                <w:color w:val="333333"/>
                <w:shd w:val="clear" w:color="auto" w:fill="FFF0F0"/>
              </w:rPr>
              <w:t>"descriptors/visual_desc/exp/pca_exp_final.png"</w:t>
            </w:r>
            <w:r>
              <w:rPr>
                <w:color w:val="333333"/>
              </w:rPr>
              <w:t>)</w:t>
            </w:r>
          </w:p>
          <w:p w14:paraId="69E28E36" w14:textId="02AFDAB4" w:rsidR="003C4BE1" w:rsidRPr="00021910" w:rsidRDefault="003C4BE1" w:rsidP="003C4BE1">
            <w:pPr>
              <w:pStyle w:val="HTMLPreformatted"/>
              <w:spacing w:line="244" w:lineRule="atLeast"/>
              <w:rPr>
                <w:color w:val="333333"/>
              </w:rPr>
            </w:pPr>
            <w:r>
              <w:rPr>
                <w:color w:val="333333"/>
              </w:rPr>
              <w:t>plt.close()</w:t>
            </w:r>
          </w:p>
        </w:tc>
      </w:tr>
    </w:tbl>
    <w:p w14:paraId="1511DDDC" w14:textId="77777777" w:rsidR="00B70D63" w:rsidRDefault="00B70D63" w:rsidP="003A54A5">
      <w:pPr>
        <w:pStyle w:val="BodyText"/>
        <w:widowControl/>
        <w:spacing w:before="600" w:line="336" w:lineRule="auto"/>
        <w:jc w:val="both"/>
        <w:rPr>
          <w:sz w:val="18"/>
          <w:szCs w:val="18"/>
          <w:lang w:val="en-US"/>
        </w:rPr>
      </w:pPr>
    </w:p>
    <w:p w14:paraId="58736857" w14:textId="00C95B4E" w:rsidR="00BC69E1" w:rsidRPr="00E774F4" w:rsidRDefault="00BC69E1" w:rsidP="006C18AD">
      <w:pPr>
        <w:pStyle w:val="BodyText"/>
        <w:widowControl/>
        <w:spacing w:line="288" w:lineRule="auto"/>
        <w:ind w:firstLine="567"/>
        <w:jc w:val="both"/>
        <w:rPr>
          <w:sz w:val="24"/>
          <w:szCs w:val="24"/>
          <w:lang w:val="es-ES"/>
        </w:rPr>
      </w:pPr>
      <w:r w:rsidRPr="00E774F4">
        <w:rPr>
          <w:sz w:val="24"/>
          <w:szCs w:val="24"/>
          <w:lang w:val="es-ES"/>
        </w:rPr>
        <w:t xml:space="preserve">De manera adicional, se muestra en el siguiente fragmento de código el método utilizado para encontrar </w:t>
      </w:r>
      <w:r w:rsidR="00186B19" w:rsidRPr="00E774F4">
        <w:rPr>
          <w:sz w:val="24"/>
          <w:szCs w:val="24"/>
          <w:lang w:val="es-ES"/>
        </w:rPr>
        <w:t>el nombre de las direcciones IP más cercanas respecto a una coordenada exacta.</w:t>
      </w:r>
    </w:p>
    <w:p w14:paraId="201D5465" w14:textId="77777777" w:rsidR="006C18AD" w:rsidRPr="00E774F4" w:rsidRDefault="006C18AD" w:rsidP="006C18AD">
      <w:pPr>
        <w:pStyle w:val="BodyText"/>
        <w:widowControl/>
        <w:spacing w:line="288" w:lineRule="auto"/>
        <w:ind w:firstLine="567"/>
        <w:jc w:val="both"/>
        <w:rPr>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397476" w:rsidRPr="00186B19" w14:paraId="789E5721" w14:textId="77777777" w:rsidTr="05B904E6">
        <w:trPr>
          <w:tblCellSpacing w:w="15" w:type="dxa"/>
        </w:trPr>
        <w:tc>
          <w:tcPr>
            <w:tcW w:w="0" w:type="auto"/>
            <w:vAlign w:val="center"/>
            <w:hideMark/>
          </w:tcPr>
          <w:p w14:paraId="0AA48AA4" w14:textId="77777777" w:rsidR="00397476" w:rsidRDefault="00397476" w:rsidP="00397476">
            <w:pPr>
              <w:pStyle w:val="HTMLPreformatted"/>
              <w:spacing w:line="244" w:lineRule="atLeast"/>
              <w:rPr>
                <w:color w:val="333333"/>
              </w:rPr>
            </w:pPr>
            <w:r>
              <w:rPr>
                <w:color w:val="333333"/>
              </w:rPr>
              <w:t xml:space="preserve"> 1</w:t>
            </w:r>
          </w:p>
          <w:p w14:paraId="65677E55" w14:textId="77777777" w:rsidR="00397476" w:rsidRDefault="00397476" w:rsidP="00397476">
            <w:pPr>
              <w:pStyle w:val="HTMLPreformatted"/>
              <w:spacing w:line="244" w:lineRule="atLeast"/>
              <w:rPr>
                <w:color w:val="333333"/>
              </w:rPr>
            </w:pPr>
            <w:r>
              <w:rPr>
                <w:color w:val="333333"/>
              </w:rPr>
              <w:t xml:space="preserve"> 2</w:t>
            </w:r>
          </w:p>
          <w:p w14:paraId="4E666B07" w14:textId="77777777" w:rsidR="00397476" w:rsidRDefault="00397476" w:rsidP="00397476">
            <w:pPr>
              <w:pStyle w:val="HTMLPreformatted"/>
              <w:spacing w:line="244" w:lineRule="atLeast"/>
              <w:rPr>
                <w:color w:val="333333"/>
              </w:rPr>
            </w:pPr>
            <w:r>
              <w:rPr>
                <w:color w:val="333333"/>
              </w:rPr>
              <w:t xml:space="preserve"> 3</w:t>
            </w:r>
          </w:p>
          <w:p w14:paraId="4A24D7D0" w14:textId="77777777" w:rsidR="00397476" w:rsidRDefault="00397476" w:rsidP="00397476">
            <w:pPr>
              <w:pStyle w:val="HTMLPreformatted"/>
              <w:spacing w:line="244" w:lineRule="atLeast"/>
              <w:rPr>
                <w:color w:val="333333"/>
              </w:rPr>
            </w:pPr>
            <w:r>
              <w:rPr>
                <w:color w:val="333333"/>
              </w:rPr>
              <w:t xml:space="preserve"> 4</w:t>
            </w:r>
          </w:p>
          <w:p w14:paraId="02783277" w14:textId="77777777" w:rsidR="00397476" w:rsidRDefault="00397476" w:rsidP="00397476">
            <w:pPr>
              <w:pStyle w:val="HTMLPreformatted"/>
              <w:spacing w:line="244" w:lineRule="atLeast"/>
              <w:rPr>
                <w:color w:val="333333"/>
              </w:rPr>
            </w:pPr>
            <w:r>
              <w:rPr>
                <w:color w:val="333333"/>
              </w:rPr>
              <w:t xml:space="preserve"> 5</w:t>
            </w:r>
          </w:p>
          <w:p w14:paraId="5834A1EC" w14:textId="77777777" w:rsidR="00397476" w:rsidRDefault="00397476" w:rsidP="00397476">
            <w:pPr>
              <w:pStyle w:val="HTMLPreformatted"/>
              <w:spacing w:line="244" w:lineRule="atLeast"/>
              <w:rPr>
                <w:color w:val="333333"/>
              </w:rPr>
            </w:pPr>
            <w:r>
              <w:rPr>
                <w:color w:val="333333"/>
              </w:rPr>
              <w:t xml:space="preserve"> 6</w:t>
            </w:r>
          </w:p>
          <w:p w14:paraId="7634B865" w14:textId="77777777" w:rsidR="00397476" w:rsidRDefault="00397476" w:rsidP="00397476">
            <w:pPr>
              <w:pStyle w:val="HTMLPreformatted"/>
              <w:spacing w:line="244" w:lineRule="atLeast"/>
              <w:rPr>
                <w:color w:val="333333"/>
              </w:rPr>
            </w:pPr>
            <w:r>
              <w:rPr>
                <w:color w:val="333333"/>
              </w:rPr>
              <w:t xml:space="preserve"> 7</w:t>
            </w:r>
          </w:p>
          <w:p w14:paraId="5F92ED7B" w14:textId="77777777" w:rsidR="00397476" w:rsidRDefault="00397476" w:rsidP="00397476">
            <w:pPr>
              <w:pStyle w:val="HTMLPreformatted"/>
              <w:spacing w:line="244" w:lineRule="atLeast"/>
              <w:rPr>
                <w:color w:val="333333"/>
              </w:rPr>
            </w:pPr>
            <w:r>
              <w:rPr>
                <w:color w:val="333333"/>
              </w:rPr>
              <w:t xml:space="preserve"> 8</w:t>
            </w:r>
          </w:p>
          <w:p w14:paraId="22AD6C04" w14:textId="77777777" w:rsidR="00397476" w:rsidRDefault="00397476" w:rsidP="00397476">
            <w:pPr>
              <w:pStyle w:val="HTMLPreformatted"/>
              <w:spacing w:line="244" w:lineRule="atLeast"/>
              <w:rPr>
                <w:color w:val="333333"/>
              </w:rPr>
            </w:pPr>
            <w:r>
              <w:rPr>
                <w:color w:val="333333"/>
              </w:rPr>
              <w:t xml:space="preserve"> 9</w:t>
            </w:r>
          </w:p>
          <w:p w14:paraId="7215913E" w14:textId="77777777" w:rsidR="00397476" w:rsidRDefault="00397476" w:rsidP="00397476">
            <w:pPr>
              <w:pStyle w:val="HTMLPreformatted"/>
              <w:spacing w:line="244" w:lineRule="atLeast"/>
              <w:rPr>
                <w:color w:val="333333"/>
              </w:rPr>
            </w:pPr>
            <w:r>
              <w:rPr>
                <w:color w:val="333333"/>
              </w:rPr>
              <w:t>10</w:t>
            </w:r>
          </w:p>
          <w:p w14:paraId="4071F5C7" w14:textId="77777777" w:rsidR="00397476" w:rsidRDefault="00397476" w:rsidP="00397476">
            <w:pPr>
              <w:pStyle w:val="HTMLPreformatted"/>
              <w:spacing w:line="244" w:lineRule="atLeast"/>
              <w:rPr>
                <w:color w:val="333333"/>
              </w:rPr>
            </w:pPr>
            <w:r>
              <w:rPr>
                <w:color w:val="333333"/>
              </w:rPr>
              <w:t>11</w:t>
            </w:r>
          </w:p>
          <w:p w14:paraId="6EEEAFAD" w14:textId="77777777" w:rsidR="00397476" w:rsidRDefault="00397476" w:rsidP="00397476">
            <w:pPr>
              <w:pStyle w:val="HTMLPreformatted"/>
              <w:spacing w:line="244" w:lineRule="atLeast"/>
              <w:rPr>
                <w:color w:val="333333"/>
              </w:rPr>
            </w:pPr>
            <w:r>
              <w:rPr>
                <w:color w:val="333333"/>
              </w:rPr>
              <w:t>12</w:t>
            </w:r>
          </w:p>
          <w:p w14:paraId="55D67EA0" w14:textId="77777777" w:rsidR="00397476" w:rsidRDefault="00397476" w:rsidP="00397476">
            <w:pPr>
              <w:pStyle w:val="HTMLPreformatted"/>
              <w:spacing w:line="244" w:lineRule="atLeast"/>
              <w:rPr>
                <w:color w:val="333333"/>
              </w:rPr>
            </w:pPr>
            <w:r>
              <w:rPr>
                <w:color w:val="333333"/>
              </w:rPr>
              <w:t>13</w:t>
            </w:r>
          </w:p>
          <w:p w14:paraId="20C4A6DB" w14:textId="77777777" w:rsidR="00397476" w:rsidRDefault="00397476" w:rsidP="00397476">
            <w:pPr>
              <w:pStyle w:val="HTMLPreformatted"/>
              <w:spacing w:line="244" w:lineRule="atLeast"/>
              <w:rPr>
                <w:color w:val="333333"/>
              </w:rPr>
            </w:pPr>
            <w:r>
              <w:rPr>
                <w:color w:val="333333"/>
              </w:rPr>
              <w:t>14</w:t>
            </w:r>
          </w:p>
          <w:p w14:paraId="3341D429" w14:textId="77777777" w:rsidR="00397476" w:rsidRDefault="00397476" w:rsidP="00397476">
            <w:pPr>
              <w:pStyle w:val="HTMLPreformatted"/>
              <w:spacing w:line="244" w:lineRule="atLeast"/>
              <w:rPr>
                <w:color w:val="333333"/>
              </w:rPr>
            </w:pPr>
            <w:r>
              <w:rPr>
                <w:color w:val="333333"/>
              </w:rPr>
              <w:t>15</w:t>
            </w:r>
          </w:p>
          <w:p w14:paraId="7F74EFFF" w14:textId="77777777" w:rsidR="00397476" w:rsidRDefault="00397476" w:rsidP="00397476">
            <w:pPr>
              <w:pStyle w:val="HTMLPreformatted"/>
              <w:spacing w:line="244" w:lineRule="atLeast"/>
              <w:rPr>
                <w:color w:val="333333"/>
              </w:rPr>
            </w:pPr>
            <w:r>
              <w:rPr>
                <w:color w:val="333333"/>
              </w:rPr>
              <w:t>16</w:t>
            </w:r>
          </w:p>
          <w:p w14:paraId="2B8E43DC" w14:textId="77777777" w:rsidR="001467F6" w:rsidRDefault="00397476" w:rsidP="001467F6">
            <w:pPr>
              <w:pStyle w:val="HTMLPreformatted"/>
              <w:spacing w:line="244" w:lineRule="atLeast"/>
              <w:rPr>
                <w:color w:val="333333"/>
              </w:rPr>
            </w:pPr>
            <w:r>
              <w:rPr>
                <w:color w:val="333333"/>
              </w:rPr>
              <w:t>17</w:t>
            </w:r>
          </w:p>
          <w:p w14:paraId="06FB149E" w14:textId="32DB8BC8" w:rsidR="00397476" w:rsidRPr="00186B19" w:rsidRDefault="00397476" w:rsidP="001467F6">
            <w:pPr>
              <w:pStyle w:val="HTMLPreformatted"/>
              <w:spacing w:line="244" w:lineRule="atLeast"/>
              <w:rPr>
                <w:color w:val="333333"/>
              </w:rPr>
            </w:pPr>
            <w:r>
              <w:rPr>
                <w:color w:val="333333"/>
              </w:rPr>
              <w:t>18</w:t>
            </w:r>
          </w:p>
        </w:tc>
        <w:tc>
          <w:tcPr>
            <w:tcW w:w="0" w:type="auto"/>
            <w:vAlign w:val="center"/>
            <w:hideMark/>
          </w:tcPr>
          <w:p w14:paraId="1F62DBF0" w14:textId="64EFC3F8" w:rsidR="00397476" w:rsidRPr="00E774F4" w:rsidRDefault="00397476" w:rsidP="00397476">
            <w:pPr>
              <w:pStyle w:val="HTMLPreformatted"/>
              <w:spacing w:line="244" w:lineRule="atLeast"/>
              <w:rPr>
                <w:color w:val="333333"/>
                <w:lang w:val="en-US"/>
              </w:rPr>
            </w:pPr>
            <w:r w:rsidRPr="00E774F4">
              <w:rPr>
                <w:color w:val="888888"/>
                <w:lang w:val="en-US"/>
              </w:rPr>
              <w:t xml:space="preserve"># </w:t>
            </w:r>
            <w:r w:rsidR="001467F6" w:rsidRPr="00E774F4">
              <w:rPr>
                <w:color w:val="888888"/>
                <w:lang w:val="en-US"/>
              </w:rPr>
              <w:t>CENTROID</w:t>
            </w:r>
            <w:r w:rsidRPr="00E774F4">
              <w:rPr>
                <w:color w:val="888888"/>
                <w:lang w:val="en-US"/>
              </w:rPr>
              <w:t xml:space="preserve"> (</w:t>
            </w:r>
            <w:r w:rsidR="001467F6" w:rsidRPr="00E774F4">
              <w:rPr>
                <w:color w:val="888888"/>
                <w:lang w:val="en-US"/>
              </w:rPr>
              <w:t>0</w:t>
            </w:r>
            <w:r w:rsidRPr="00E774F4">
              <w:rPr>
                <w:color w:val="888888"/>
                <w:lang w:val="en-US"/>
              </w:rPr>
              <w:t>, 0)</w:t>
            </w:r>
          </w:p>
          <w:p w14:paraId="2E9C3671" w14:textId="77777777" w:rsidR="00397476" w:rsidRPr="00E774F4" w:rsidRDefault="00397476" w:rsidP="00397476">
            <w:pPr>
              <w:pStyle w:val="HTMLPreformatted"/>
              <w:spacing w:line="244" w:lineRule="atLeast"/>
              <w:rPr>
                <w:color w:val="333333"/>
                <w:lang w:val="en-US"/>
              </w:rPr>
            </w:pPr>
          </w:p>
          <w:p w14:paraId="39E165FE" w14:textId="77777777" w:rsidR="00397476" w:rsidRPr="00E774F4" w:rsidRDefault="00397476" w:rsidP="00397476">
            <w:pPr>
              <w:pStyle w:val="HTMLPreformatted"/>
              <w:spacing w:line="244" w:lineRule="atLeast"/>
              <w:rPr>
                <w:color w:val="333333"/>
                <w:lang w:val="en-US"/>
              </w:rPr>
            </w:pPr>
            <w:r w:rsidRPr="00E774F4">
              <w:rPr>
                <w:color w:val="888888"/>
                <w:lang w:val="en-US"/>
              </w:rPr>
              <w:t># Analize the point in (X, Y)</w:t>
            </w:r>
          </w:p>
          <w:p w14:paraId="17128C0E" w14:textId="11183B9B" w:rsidR="00397476" w:rsidRDefault="00397476" w:rsidP="00397476">
            <w:pPr>
              <w:pStyle w:val="HTMLPreformatted"/>
              <w:spacing w:line="244" w:lineRule="atLeast"/>
              <w:rPr>
                <w:color w:val="333333"/>
              </w:rPr>
            </w:pPr>
            <w:r>
              <w:rPr>
                <w:color w:val="333333"/>
              </w:rPr>
              <w:t xml:space="preserve">x = </w:t>
            </w:r>
            <w:r w:rsidR="001467F6">
              <w:rPr>
                <w:b/>
                <w:bCs/>
                <w:color w:val="0000DD"/>
              </w:rPr>
              <w:t>0</w:t>
            </w:r>
            <w:r w:rsidR="001467F6">
              <w:rPr>
                <w:color w:val="333333"/>
              </w:rPr>
              <w:t xml:space="preserve"> #</w:t>
            </w:r>
            <w:r>
              <w:rPr>
                <w:color w:val="888888"/>
              </w:rPr>
              <w:t xml:space="preserve"> X coord </w:t>
            </w:r>
          </w:p>
          <w:p w14:paraId="3D93B334" w14:textId="71892412" w:rsidR="00397476" w:rsidRDefault="00397476" w:rsidP="00397476">
            <w:pPr>
              <w:pStyle w:val="HTMLPreformatted"/>
              <w:spacing w:line="244" w:lineRule="atLeast"/>
              <w:rPr>
                <w:color w:val="333333"/>
              </w:rPr>
            </w:pPr>
            <w:r>
              <w:rPr>
                <w:color w:val="333333"/>
              </w:rPr>
              <w:t xml:space="preserve">y = </w:t>
            </w:r>
            <w:r w:rsidR="001467F6">
              <w:rPr>
                <w:b/>
                <w:bCs/>
                <w:color w:val="0000DD"/>
              </w:rPr>
              <w:t>0</w:t>
            </w:r>
            <w:r w:rsidR="001467F6">
              <w:rPr>
                <w:color w:val="333333"/>
              </w:rPr>
              <w:t xml:space="preserve"> #</w:t>
            </w:r>
            <w:r>
              <w:rPr>
                <w:color w:val="888888"/>
              </w:rPr>
              <w:t xml:space="preserve"> Y coord</w:t>
            </w:r>
          </w:p>
          <w:p w14:paraId="664E9B9E" w14:textId="77777777" w:rsidR="00397476" w:rsidRDefault="00397476" w:rsidP="00397476">
            <w:pPr>
              <w:pStyle w:val="HTMLPreformatted"/>
              <w:spacing w:line="244" w:lineRule="atLeast"/>
              <w:rPr>
                <w:color w:val="333333"/>
              </w:rPr>
            </w:pPr>
          </w:p>
          <w:p w14:paraId="70B4F268" w14:textId="3134E9B3" w:rsidR="00397476" w:rsidRPr="00E774F4" w:rsidRDefault="00397476" w:rsidP="00397476">
            <w:pPr>
              <w:pStyle w:val="HTMLPreformatted"/>
              <w:spacing w:line="244" w:lineRule="atLeast"/>
              <w:rPr>
                <w:color w:val="333333"/>
                <w:lang w:val="en-US"/>
              </w:rPr>
            </w:pPr>
            <w:r w:rsidRPr="00E774F4">
              <w:rPr>
                <w:color w:val="888888"/>
                <w:lang w:val="en-US"/>
              </w:rPr>
              <w:t xml:space="preserve"># </w:t>
            </w:r>
            <w:r w:rsidR="005B185E" w:rsidRPr="00E774F4">
              <w:rPr>
                <w:color w:val="888888"/>
                <w:lang w:val="en-US"/>
              </w:rPr>
              <w:t>Find the nearest index in the PCA space</w:t>
            </w:r>
          </w:p>
          <w:p w14:paraId="68C48334" w14:textId="77777777" w:rsidR="00397476" w:rsidRDefault="00397476" w:rsidP="00397476">
            <w:pPr>
              <w:pStyle w:val="HTMLPreformatted"/>
              <w:spacing w:line="244" w:lineRule="atLeast"/>
              <w:rPr>
                <w:color w:val="333333"/>
              </w:rPr>
            </w:pPr>
            <w:r>
              <w:rPr>
                <w:color w:val="333333"/>
              </w:rPr>
              <w:t xml:space="preserve">distancias = np.sqrt((descriptor_pca[:, </w:t>
            </w:r>
            <w:r>
              <w:rPr>
                <w:b/>
                <w:bCs/>
                <w:color w:val="0000DD"/>
              </w:rPr>
              <w:t>0</w:t>
            </w:r>
            <w:r>
              <w:rPr>
                <w:color w:val="333333"/>
              </w:rPr>
              <w:t>] - x)**</w:t>
            </w:r>
            <w:r>
              <w:rPr>
                <w:b/>
                <w:bCs/>
                <w:color w:val="0000DD"/>
              </w:rPr>
              <w:t>2</w:t>
            </w:r>
            <w:r>
              <w:rPr>
                <w:color w:val="333333"/>
              </w:rPr>
              <w:t xml:space="preserve"> + </w:t>
            </w:r>
          </w:p>
          <w:p w14:paraId="55EA52CE" w14:textId="77777777" w:rsidR="00397476" w:rsidRDefault="00397476" w:rsidP="00397476">
            <w:pPr>
              <w:pStyle w:val="HTMLPreformatted"/>
              <w:spacing w:line="244" w:lineRule="atLeast"/>
              <w:rPr>
                <w:color w:val="333333"/>
              </w:rPr>
            </w:pPr>
            <w:r>
              <w:rPr>
                <w:color w:val="333333"/>
              </w:rPr>
              <w:t xml:space="preserve">                     (descriptor_pca[:, </w:t>
            </w:r>
            <w:r>
              <w:rPr>
                <w:b/>
                <w:bCs/>
                <w:color w:val="0000DD"/>
              </w:rPr>
              <w:t>1</w:t>
            </w:r>
            <w:r>
              <w:rPr>
                <w:color w:val="333333"/>
              </w:rPr>
              <w:t>] - y)**</w:t>
            </w:r>
            <w:r>
              <w:rPr>
                <w:b/>
                <w:bCs/>
                <w:color w:val="0000DD"/>
              </w:rPr>
              <w:t>2</w:t>
            </w:r>
            <w:r>
              <w:rPr>
                <w:color w:val="333333"/>
              </w:rPr>
              <w:t>)</w:t>
            </w:r>
          </w:p>
          <w:p w14:paraId="19779EC7" w14:textId="77777777" w:rsidR="00397476" w:rsidRPr="007C592C" w:rsidRDefault="05B904E6" w:rsidP="05B904E6">
            <w:pPr>
              <w:pStyle w:val="HTMLPreformatted"/>
              <w:spacing w:line="244" w:lineRule="atLeast"/>
              <w:rPr>
                <w:color w:val="333333"/>
              </w:rPr>
            </w:pPr>
            <w:r w:rsidRPr="05B904E6">
              <w:rPr>
                <w:color w:val="333333"/>
              </w:rPr>
              <w:t>indice_punto_interes = np.argsort(distancias)[</w:t>
            </w:r>
            <w:r w:rsidRPr="05B904E6">
              <w:rPr>
                <w:b/>
                <w:bCs/>
                <w:color w:val="0000DD"/>
              </w:rPr>
              <w:t>1</w:t>
            </w:r>
            <w:r w:rsidRPr="05B904E6">
              <w:rPr>
                <w:color w:val="333333"/>
              </w:rPr>
              <w:t>:</w:t>
            </w:r>
            <w:r w:rsidRPr="05B904E6">
              <w:rPr>
                <w:b/>
                <w:bCs/>
                <w:color w:val="0000DD"/>
              </w:rPr>
              <w:t>5</w:t>
            </w:r>
            <w:r w:rsidRPr="05B904E6">
              <w:rPr>
                <w:color w:val="333333"/>
              </w:rPr>
              <w:t>]</w:t>
            </w:r>
          </w:p>
          <w:p w14:paraId="1D12E806" w14:textId="77777777" w:rsidR="00397476" w:rsidRPr="00E774F4" w:rsidRDefault="00397476" w:rsidP="00397476">
            <w:pPr>
              <w:pStyle w:val="HTMLPreformatted"/>
              <w:spacing w:line="244" w:lineRule="atLeast"/>
              <w:rPr>
                <w:color w:val="333333"/>
                <w:lang w:val="en-US"/>
              </w:rPr>
            </w:pPr>
          </w:p>
          <w:p w14:paraId="795BFCB4" w14:textId="54F260BA" w:rsidR="00397476" w:rsidRPr="00E774F4" w:rsidRDefault="00397476" w:rsidP="00397476">
            <w:pPr>
              <w:pStyle w:val="HTMLPreformatted"/>
              <w:spacing w:line="244" w:lineRule="atLeast"/>
              <w:rPr>
                <w:color w:val="333333"/>
                <w:lang w:val="en-US"/>
              </w:rPr>
            </w:pPr>
            <w:r w:rsidRPr="00E774F4">
              <w:rPr>
                <w:color w:val="888888"/>
                <w:lang w:val="en-US"/>
              </w:rPr>
              <w:t xml:space="preserve"># </w:t>
            </w:r>
            <w:r w:rsidR="005B185E" w:rsidRPr="00E774F4">
              <w:rPr>
                <w:color w:val="888888"/>
                <w:lang w:val="en-US"/>
              </w:rPr>
              <w:t>Access the descriptor</w:t>
            </w:r>
          </w:p>
          <w:p w14:paraId="58FA6D04" w14:textId="77777777" w:rsidR="00397476" w:rsidRPr="00E774F4" w:rsidRDefault="00397476" w:rsidP="00397476">
            <w:pPr>
              <w:pStyle w:val="HTMLPreformatted"/>
              <w:spacing w:line="244" w:lineRule="atLeast"/>
              <w:rPr>
                <w:color w:val="333333"/>
                <w:lang w:val="en-US"/>
              </w:rPr>
            </w:pPr>
            <w:r w:rsidRPr="00E774F4">
              <w:rPr>
                <w:color w:val="333333"/>
                <w:lang w:val="en-US"/>
              </w:rPr>
              <w:t>descriptor_interes = descriptors[indice_punto_interes]</w:t>
            </w:r>
          </w:p>
          <w:p w14:paraId="1A351463" w14:textId="77777777" w:rsidR="00397476" w:rsidRPr="00E774F4" w:rsidRDefault="00397476" w:rsidP="00397476">
            <w:pPr>
              <w:pStyle w:val="HTMLPreformatted"/>
              <w:spacing w:line="244" w:lineRule="atLeast"/>
              <w:rPr>
                <w:color w:val="333333"/>
                <w:lang w:val="en-US"/>
              </w:rPr>
            </w:pPr>
          </w:p>
          <w:p w14:paraId="015BDCF4" w14:textId="77777777" w:rsidR="00397476" w:rsidRPr="00E774F4" w:rsidRDefault="00397476" w:rsidP="00397476">
            <w:pPr>
              <w:pStyle w:val="HTMLPreformatted"/>
              <w:spacing w:line="244" w:lineRule="atLeast"/>
              <w:rPr>
                <w:color w:val="333333"/>
                <w:lang w:val="en-US"/>
              </w:rPr>
            </w:pPr>
            <w:r w:rsidRPr="00E774F4">
              <w:rPr>
                <w:b/>
                <w:bCs/>
                <w:color w:val="008800"/>
                <w:lang w:val="en-US"/>
              </w:rPr>
              <w:t>for</w:t>
            </w:r>
            <w:r w:rsidRPr="00E774F4">
              <w:rPr>
                <w:color w:val="333333"/>
                <w:lang w:val="en-US"/>
              </w:rPr>
              <w:t xml:space="preserve"> i </w:t>
            </w:r>
            <w:r w:rsidRPr="00E774F4">
              <w:rPr>
                <w:b/>
                <w:bCs/>
                <w:color w:val="000000"/>
                <w:lang w:val="en-US"/>
              </w:rPr>
              <w:t>in</w:t>
            </w:r>
            <w:r w:rsidRPr="00E774F4">
              <w:rPr>
                <w:color w:val="333333"/>
                <w:lang w:val="en-US"/>
              </w:rPr>
              <w:t xml:space="preserve"> </w:t>
            </w:r>
            <w:r w:rsidRPr="00E774F4">
              <w:rPr>
                <w:color w:val="007020"/>
                <w:lang w:val="en-US"/>
              </w:rPr>
              <w:t>range</w:t>
            </w:r>
            <w:r w:rsidRPr="00E774F4">
              <w:rPr>
                <w:color w:val="333333"/>
                <w:lang w:val="en-US"/>
              </w:rPr>
              <w:t>(</w:t>
            </w:r>
            <w:r w:rsidRPr="00E774F4">
              <w:rPr>
                <w:b/>
                <w:bCs/>
                <w:color w:val="0000DD"/>
                <w:lang w:val="en-US"/>
              </w:rPr>
              <w:t>0</w:t>
            </w:r>
            <w:r w:rsidRPr="00E774F4">
              <w:rPr>
                <w:color w:val="333333"/>
                <w:lang w:val="en-US"/>
              </w:rPr>
              <w:t>,</w:t>
            </w:r>
            <w:r w:rsidRPr="00E774F4">
              <w:rPr>
                <w:b/>
                <w:bCs/>
                <w:color w:val="0000DD"/>
                <w:lang w:val="en-US"/>
              </w:rPr>
              <w:t>4</w:t>
            </w:r>
            <w:r w:rsidRPr="00E774F4">
              <w:rPr>
                <w:color w:val="333333"/>
                <w:lang w:val="en-US"/>
              </w:rPr>
              <w:t>):</w:t>
            </w:r>
          </w:p>
          <w:p w14:paraId="3C383EF4" w14:textId="77777777" w:rsidR="00397476" w:rsidRPr="00E774F4" w:rsidRDefault="00397476" w:rsidP="00397476">
            <w:pPr>
              <w:pStyle w:val="HTMLPreformatted"/>
              <w:spacing w:line="244" w:lineRule="atLeast"/>
              <w:rPr>
                <w:color w:val="333333"/>
                <w:lang w:val="en-US"/>
              </w:rPr>
            </w:pPr>
            <w:r w:rsidRPr="00E774F4">
              <w:rPr>
                <w:color w:val="333333"/>
                <w:lang w:val="en-US"/>
              </w:rPr>
              <w:t xml:space="preserve">    </w:t>
            </w:r>
            <w:r w:rsidRPr="00E774F4">
              <w:rPr>
                <w:b/>
                <w:bCs/>
                <w:color w:val="008800"/>
                <w:lang w:val="en-US"/>
              </w:rPr>
              <w:t>for</w:t>
            </w:r>
            <w:r w:rsidRPr="00E774F4">
              <w:rPr>
                <w:color w:val="333333"/>
                <w:lang w:val="en-US"/>
              </w:rPr>
              <w:t xml:space="preserve"> clave, val </w:t>
            </w:r>
            <w:r w:rsidRPr="00E774F4">
              <w:rPr>
                <w:b/>
                <w:bCs/>
                <w:color w:val="000000"/>
                <w:lang w:val="en-US"/>
              </w:rPr>
              <w:t>in</w:t>
            </w:r>
            <w:r w:rsidRPr="00E774F4">
              <w:rPr>
                <w:color w:val="333333"/>
                <w:lang w:val="en-US"/>
              </w:rPr>
              <w:t xml:space="preserve"> ip_desc.items():</w:t>
            </w:r>
          </w:p>
          <w:p w14:paraId="1CBBD949" w14:textId="77777777" w:rsidR="001467F6" w:rsidRPr="00E774F4" w:rsidRDefault="00397476" w:rsidP="001467F6">
            <w:pPr>
              <w:pStyle w:val="HTMLPreformatted"/>
              <w:spacing w:line="244" w:lineRule="atLeast"/>
              <w:rPr>
                <w:color w:val="333333"/>
                <w:lang w:val="en-US"/>
              </w:rPr>
            </w:pPr>
            <w:r w:rsidRPr="00E774F4">
              <w:rPr>
                <w:color w:val="333333"/>
                <w:lang w:val="en-US"/>
              </w:rPr>
              <w:t xml:space="preserve">        </w:t>
            </w:r>
            <w:r w:rsidRPr="00E774F4">
              <w:rPr>
                <w:b/>
                <w:bCs/>
                <w:color w:val="008800"/>
                <w:lang w:val="en-US"/>
              </w:rPr>
              <w:t>if</w:t>
            </w:r>
            <w:r w:rsidRPr="00E774F4">
              <w:rPr>
                <w:color w:val="333333"/>
                <w:lang w:val="en-US"/>
              </w:rPr>
              <w:t xml:space="preserve"> </w:t>
            </w:r>
            <w:r w:rsidRPr="00E774F4">
              <w:rPr>
                <w:color w:val="007020"/>
                <w:lang w:val="en-US"/>
              </w:rPr>
              <w:t>str</w:t>
            </w:r>
            <w:r w:rsidRPr="00E774F4">
              <w:rPr>
                <w:color w:val="333333"/>
                <w:lang w:val="en-US"/>
              </w:rPr>
              <w:t xml:space="preserve">(val) == </w:t>
            </w:r>
            <w:r w:rsidRPr="00E774F4">
              <w:rPr>
                <w:color w:val="007020"/>
                <w:lang w:val="en-US"/>
              </w:rPr>
              <w:t>str</w:t>
            </w:r>
            <w:r w:rsidRPr="00E774F4">
              <w:rPr>
                <w:color w:val="333333"/>
                <w:lang w:val="en-US"/>
              </w:rPr>
              <w:t>(descriptor_interes[i]):</w:t>
            </w:r>
          </w:p>
          <w:p w14:paraId="5354D5E3" w14:textId="580CC467" w:rsidR="00397476" w:rsidRPr="00186B19" w:rsidRDefault="001467F6" w:rsidP="001467F6">
            <w:pPr>
              <w:pStyle w:val="HTMLPreformatted"/>
              <w:spacing w:line="244" w:lineRule="atLeast"/>
              <w:rPr>
                <w:color w:val="333333"/>
              </w:rPr>
            </w:pPr>
            <w:r w:rsidRPr="00E774F4">
              <w:rPr>
                <w:b/>
                <w:bCs/>
                <w:color w:val="008800"/>
                <w:lang w:val="en-US"/>
              </w:rPr>
              <w:t xml:space="preserve">            </w:t>
            </w:r>
            <w:r w:rsidR="00397476">
              <w:rPr>
                <w:b/>
                <w:bCs/>
                <w:color w:val="008800"/>
              </w:rPr>
              <w:t>print</w:t>
            </w:r>
            <w:r w:rsidR="00397476">
              <w:rPr>
                <w:color w:val="333333"/>
              </w:rPr>
              <w:t>(clave)</w:t>
            </w:r>
          </w:p>
        </w:tc>
      </w:tr>
      <w:tr w:rsidR="001467F6" w:rsidRPr="00186B19" w14:paraId="49FF4F9B" w14:textId="77777777" w:rsidTr="05B904E6">
        <w:trPr>
          <w:tblCellSpacing w:w="15" w:type="dxa"/>
        </w:trPr>
        <w:tc>
          <w:tcPr>
            <w:tcW w:w="0" w:type="auto"/>
            <w:vAlign w:val="center"/>
          </w:tcPr>
          <w:p w14:paraId="469C1E10" w14:textId="77777777" w:rsidR="001467F6" w:rsidRDefault="001467F6" w:rsidP="00397476">
            <w:pPr>
              <w:pStyle w:val="HTMLPreformatted"/>
              <w:spacing w:line="244" w:lineRule="atLeast"/>
              <w:rPr>
                <w:color w:val="333333"/>
              </w:rPr>
            </w:pPr>
          </w:p>
        </w:tc>
        <w:tc>
          <w:tcPr>
            <w:tcW w:w="0" w:type="auto"/>
            <w:vAlign w:val="center"/>
          </w:tcPr>
          <w:p w14:paraId="6E3A348F" w14:textId="77777777" w:rsidR="001467F6" w:rsidRDefault="001467F6" w:rsidP="00397476">
            <w:pPr>
              <w:pStyle w:val="HTMLPreformatted"/>
              <w:spacing w:line="244" w:lineRule="atLeast"/>
              <w:rPr>
                <w:color w:val="888888"/>
              </w:rPr>
            </w:pPr>
          </w:p>
        </w:tc>
      </w:tr>
    </w:tbl>
    <w:p w14:paraId="288A6376" w14:textId="77777777" w:rsidR="00BC69E1" w:rsidRPr="00B04CB0" w:rsidRDefault="00BC69E1" w:rsidP="006C18AD">
      <w:pPr>
        <w:pStyle w:val="BodyText"/>
        <w:widowControl/>
        <w:spacing w:line="336" w:lineRule="auto"/>
        <w:jc w:val="both"/>
        <w:rPr>
          <w:sz w:val="18"/>
          <w:szCs w:val="18"/>
          <w:lang w:val="en-US"/>
        </w:rPr>
      </w:pPr>
    </w:p>
    <w:p w14:paraId="0840A095" w14:textId="65710D8B" w:rsidR="003C4BE1" w:rsidRPr="00E774F4" w:rsidRDefault="003C4BE1" w:rsidP="006C18AD">
      <w:pPr>
        <w:pStyle w:val="BodyText"/>
        <w:widowControl/>
        <w:spacing w:line="288" w:lineRule="auto"/>
        <w:ind w:firstLine="567"/>
        <w:jc w:val="both"/>
        <w:rPr>
          <w:sz w:val="24"/>
          <w:szCs w:val="24"/>
          <w:lang w:val="es-ES"/>
        </w:rPr>
      </w:pPr>
      <w:r w:rsidRPr="00E774F4">
        <w:rPr>
          <w:sz w:val="24"/>
          <w:szCs w:val="24"/>
          <w:lang w:val="es-ES"/>
        </w:rPr>
        <w:t xml:space="preserve">A continuación, se muestra el </w:t>
      </w:r>
      <w:r w:rsidR="00A42992" w:rsidRPr="00E774F4">
        <w:rPr>
          <w:sz w:val="24"/>
          <w:szCs w:val="24"/>
          <w:lang w:val="es-ES"/>
        </w:rPr>
        <w:t>c</w:t>
      </w:r>
      <w:r w:rsidRPr="00E774F4">
        <w:rPr>
          <w:sz w:val="24"/>
          <w:szCs w:val="24"/>
          <w:lang w:val="es-ES"/>
        </w:rPr>
        <w:t>ódigo utilizado para realizar la representación gráfica a partir de la herramienta DBSCAN.</w:t>
      </w:r>
    </w:p>
    <w:p w14:paraId="0A47C813" w14:textId="77777777" w:rsidR="00BB7BF1" w:rsidRPr="00E774F4" w:rsidRDefault="00BB7BF1" w:rsidP="003C4BE1">
      <w:pPr>
        <w:pStyle w:val="BodyText"/>
        <w:widowControl/>
        <w:spacing w:line="288" w:lineRule="auto"/>
        <w:ind w:firstLine="567"/>
        <w:jc w:val="both"/>
        <w:rPr>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BB7BF1" w:rsidRPr="00BB7BF1" w14:paraId="3B367FDF" w14:textId="77777777" w:rsidTr="00BB7BF1">
        <w:trPr>
          <w:tblCellSpacing w:w="15" w:type="dxa"/>
        </w:trPr>
        <w:tc>
          <w:tcPr>
            <w:tcW w:w="0" w:type="auto"/>
            <w:vAlign w:val="center"/>
            <w:hideMark/>
          </w:tcPr>
          <w:p w14:paraId="595177F3" w14:textId="514AD8E9" w:rsidR="00BB7BF1" w:rsidRPr="00BB7BF1" w:rsidRDefault="006C18AD"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BB7BF1" w:rsidRPr="00BB7BF1">
              <w:rPr>
                <w:rFonts w:ascii="Courier New" w:eastAsia="Times New Roman" w:hAnsi="Courier New" w:cs="Courier New"/>
                <w:color w:val="333333"/>
                <w:sz w:val="20"/>
                <w:szCs w:val="20"/>
                <w:lang w:val="es-ES" w:eastAsia="es-ES"/>
              </w:rPr>
              <w:t>1</w:t>
            </w:r>
          </w:p>
          <w:p w14:paraId="25738AC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2</w:t>
            </w:r>
          </w:p>
          <w:p w14:paraId="5CA0DF6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3</w:t>
            </w:r>
          </w:p>
          <w:p w14:paraId="22A7086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4</w:t>
            </w:r>
          </w:p>
          <w:p w14:paraId="7CF906D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5</w:t>
            </w:r>
          </w:p>
          <w:p w14:paraId="788765C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6</w:t>
            </w:r>
          </w:p>
          <w:p w14:paraId="7D57714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7</w:t>
            </w:r>
          </w:p>
          <w:p w14:paraId="1EA0CA3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8</w:t>
            </w:r>
          </w:p>
          <w:p w14:paraId="197A86B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9</w:t>
            </w:r>
          </w:p>
          <w:p w14:paraId="0C8EA8B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10</w:t>
            </w:r>
          </w:p>
          <w:p w14:paraId="57EB61F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11</w:t>
            </w:r>
          </w:p>
          <w:p w14:paraId="7C198F9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12</w:t>
            </w:r>
          </w:p>
          <w:p w14:paraId="7BA5F49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13</w:t>
            </w:r>
          </w:p>
          <w:p w14:paraId="28A5E86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14</w:t>
            </w:r>
          </w:p>
          <w:p w14:paraId="7FD1884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15</w:t>
            </w:r>
          </w:p>
          <w:p w14:paraId="2465722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16</w:t>
            </w:r>
          </w:p>
          <w:p w14:paraId="62D9B0F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17</w:t>
            </w:r>
          </w:p>
          <w:p w14:paraId="5466C94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18</w:t>
            </w:r>
          </w:p>
          <w:p w14:paraId="0645531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19</w:t>
            </w:r>
          </w:p>
          <w:p w14:paraId="2C912AB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20</w:t>
            </w:r>
          </w:p>
          <w:p w14:paraId="582173E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21</w:t>
            </w:r>
          </w:p>
          <w:p w14:paraId="1667ECD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22</w:t>
            </w:r>
          </w:p>
          <w:p w14:paraId="2BF6978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23</w:t>
            </w:r>
          </w:p>
          <w:p w14:paraId="2E1EF2B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24</w:t>
            </w:r>
          </w:p>
          <w:p w14:paraId="745197C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25</w:t>
            </w:r>
          </w:p>
          <w:p w14:paraId="793812C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26</w:t>
            </w:r>
          </w:p>
          <w:p w14:paraId="7734DE0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27</w:t>
            </w:r>
          </w:p>
          <w:p w14:paraId="4236203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28</w:t>
            </w:r>
          </w:p>
          <w:p w14:paraId="317D981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29</w:t>
            </w:r>
          </w:p>
          <w:p w14:paraId="3A40B59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30</w:t>
            </w:r>
          </w:p>
          <w:p w14:paraId="5F828E9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31</w:t>
            </w:r>
          </w:p>
          <w:p w14:paraId="2EA5D81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32</w:t>
            </w:r>
          </w:p>
          <w:p w14:paraId="2B5F563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33</w:t>
            </w:r>
          </w:p>
          <w:p w14:paraId="037AC1B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34</w:t>
            </w:r>
          </w:p>
          <w:p w14:paraId="17654AA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35</w:t>
            </w:r>
          </w:p>
          <w:p w14:paraId="23ED36E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36</w:t>
            </w:r>
          </w:p>
          <w:p w14:paraId="5E6097D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37</w:t>
            </w:r>
          </w:p>
          <w:p w14:paraId="3AADA4A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38</w:t>
            </w:r>
          </w:p>
          <w:p w14:paraId="3291EE6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39</w:t>
            </w:r>
          </w:p>
          <w:p w14:paraId="2373186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40</w:t>
            </w:r>
          </w:p>
          <w:p w14:paraId="117B98A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41</w:t>
            </w:r>
          </w:p>
          <w:p w14:paraId="4D9C473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42</w:t>
            </w:r>
          </w:p>
          <w:p w14:paraId="7F63D45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43</w:t>
            </w:r>
          </w:p>
          <w:p w14:paraId="33D576D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44</w:t>
            </w:r>
          </w:p>
          <w:p w14:paraId="1F3C747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45</w:t>
            </w:r>
          </w:p>
          <w:p w14:paraId="6D4CBDB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46</w:t>
            </w:r>
          </w:p>
          <w:p w14:paraId="3416F01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47</w:t>
            </w:r>
          </w:p>
          <w:p w14:paraId="6F04AD3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48</w:t>
            </w:r>
          </w:p>
          <w:p w14:paraId="2177010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49</w:t>
            </w:r>
          </w:p>
          <w:p w14:paraId="6D6F841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50</w:t>
            </w:r>
          </w:p>
          <w:p w14:paraId="6A2C688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51</w:t>
            </w:r>
          </w:p>
          <w:p w14:paraId="44B3308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52</w:t>
            </w:r>
          </w:p>
          <w:p w14:paraId="29588B7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53</w:t>
            </w:r>
          </w:p>
        </w:tc>
        <w:tc>
          <w:tcPr>
            <w:tcW w:w="0" w:type="auto"/>
            <w:vAlign w:val="center"/>
            <w:hideMark/>
          </w:tcPr>
          <w:p w14:paraId="44EA724D"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numpy</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np</w:t>
            </w:r>
          </w:p>
          <w:p w14:paraId="712FBE4D"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numba</w:t>
            </w:r>
          </w:p>
          <w:p w14:paraId="4FA4710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glob</w:t>
            </w:r>
          </w:p>
          <w:p w14:paraId="729015E4"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matplotlib.pyplot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plt</w:t>
            </w:r>
          </w:p>
          <w:p w14:paraId="1CA4C690"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from</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sklearn.cluster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DBSCAN</w:t>
            </w:r>
          </w:p>
          <w:p w14:paraId="78624A2A"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from</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sklearn.decomposition</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PCA</w:t>
            </w:r>
          </w:p>
          <w:p w14:paraId="6DC434E0"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1B2D6CE3"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Example</w:t>
            </w:r>
          </w:p>
          <w:p w14:paraId="38B70F84"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descriptors = []</w:t>
            </w:r>
          </w:p>
          <w:p w14:paraId="61DB06A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A9A39DD"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files = glob.glob(</w:t>
            </w:r>
            <w:r w:rsidRPr="00E774F4">
              <w:rPr>
                <w:rFonts w:ascii="Courier New" w:eastAsia="Times New Roman" w:hAnsi="Courier New" w:cs="Courier New"/>
                <w:color w:val="333333"/>
                <w:sz w:val="20"/>
                <w:szCs w:val="20"/>
                <w:shd w:val="clear" w:color="auto" w:fill="FFF0F0"/>
                <w:lang w:val="en-US" w:eastAsia="es-ES"/>
              </w:rPr>
              <w:t>"descriptors/exp/descriptor*.npy"</w:t>
            </w:r>
            <w:r w:rsidRPr="00E774F4">
              <w:rPr>
                <w:rFonts w:ascii="Courier New" w:eastAsia="Times New Roman" w:hAnsi="Courier New" w:cs="Courier New"/>
                <w:color w:val="333333"/>
                <w:sz w:val="20"/>
                <w:szCs w:val="20"/>
                <w:lang w:val="en-US" w:eastAsia="es-ES"/>
              </w:rPr>
              <w:t>)</w:t>
            </w:r>
          </w:p>
          <w:p w14:paraId="79AA91EC"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files:</w:t>
            </w:r>
          </w:p>
          <w:p w14:paraId="1FAD053F"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partes =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.split(</w:t>
            </w:r>
            <w:r w:rsidRPr="00E774F4">
              <w:rPr>
                <w:rFonts w:ascii="Courier New" w:eastAsia="Times New Roman" w:hAnsi="Courier New" w:cs="Courier New"/>
                <w:color w:val="333333"/>
                <w:sz w:val="20"/>
                <w:szCs w:val="20"/>
                <w:shd w:val="clear" w:color="auto" w:fill="FFF0F0"/>
                <w:lang w:val="en-US" w:eastAsia="es-ES"/>
              </w:rPr>
              <w:t>"/"</w:t>
            </w:r>
            <w:r w:rsidRPr="00E774F4">
              <w:rPr>
                <w:rFonts w:ascii="Courier New" w:eastAsia="Times New Roman" w:hAnsi="Courier New" w:cs="Courier New"/>
                <w:color w:val="333333"/>
                <w:sz w:val="20"/>
                <w:szCs w:val="20"/>
                <w:lang w:val="en-US" w:eastAsia="es-ES"/>
              </w:rPr>
              <w:t>)</w:t>
            </w:r>
          </w:p>
          <w:p w14:paraId="4BAEF4C3"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if</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len</w:t>
            </w:r>
            <w:r w:rsidRPr="00E774F4">
              <w:rPr>
                <w:rFonts w:ascii="Courier New" w:eastAsia="Times New Roman" w:hAnsi="Courier New" w:cs="Courier New"/>
                <w:color w:val="333333"/>
                <w:sz w:val="20"/>
                <w:szCs w:val="20"/>
                <w:lang w:val="en-US" w:eastAsia="es-ES"/>
              </w:rPr>
              <w:t xml:space="preserve">(partes) &gt; </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11F0C37F"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file_name = partes[-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5C888CC4"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p>
          <w:p w14:paraId="7D8D2CCA"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descriptor = np.load(</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).sum(axis=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2BFC4FAC"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fr-FR"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333333"/>
                <w:sz w:val="20"/>
                <w:szCs w:val="20"/>
                <w:lang w:val="fr-FR" w:eastAsia="es-ES"/>
              </w:rPr>
              <w:t>descriptors += [descriptor]</w:t>
            </w:r>
          </w:p>
          <w:p w14:paraId="098950E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fr-FR" w:eastAsia="es-ES"/>
              </w:rPr>
            </w:pPr>
          </w:p>
          <w:p w14:paraId="73F26CF6"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fr-FR" w:eastAsia="es-ES"/>
              </w:rPr>
            </w:pPr>
            <w:r w:rsidRPr="00E774F4">
              <w:rPr>
                <w:rFonts w:ascii="Courier New" w:eastAsia="Times New Roman" w:hAnsi="Courier New" w:cs="Courier New"/>
                <w:color w:val="333333"/>
                <w:sz w:val="20"/>
                <w:szCs w:val="20"/>
                <w:lang w:val="fr-FR" w:eastAsia="es-ES"/>
              </w:rPr>
              <w:t>descriptors = np.asarray(np.matrix(descriptors))</w:t>
            </w:r>
          </w:p>
          <w:p w14:paraId="364B038B"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descriptors = np.nan_to_num(descriptors)</w:t>
            </w:r>
          </w:p>
          <w:p w14:paraId="76D3ADC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31BFAE86"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Number of clusters to user</w:t>
            </w:r>
          </w:p>
          <w:p w14:paraId="219719BB"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eps = </w:t>
            </w:r>
            <w:r w:rsidRPr="00E774F4">
              <w:rPr>
                <w:rFonts w:ascii="Courier New" w:eastAsia="Times New Roman" w:hAnsi="Courier New" w:cs="Courier New"/>
                <w:b/>
                <w:bCs/>
                <w:color w:val="6600EE"/>
                <w:sz w:val="20"/>
                <w:szCs w:val="20"/>
                <w:lang w:val="en-US" w:eastAsia="es-ES"/>
              </w:rPr>
              <w:t>0.5</w:t>
            </w:r>
          </w:p>
          <w:p w14:paraId="3CC2E69D"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min_samples = </w:t>
            </w:r>
            <w:r w:rsidRPr="00E774F4">
              <w:rPr>
                <w:rFonts w:ascii="Courier New" w:eastAsia="Times New Roman" w:hAnsi="Courier New" w:cs="Courier New"/>
                <w:b/>
                <w:bCs/>
                <w:color w:val="0000DD"/>
                <w:sz w:val="20"/>
                <w:szCs w:val="20"/>
                <w:lang w:val="en-US" w:eastAsia="es-ES"/>
              </w:rPr>
              <w:t>3</w:t>
            </w:r>
          </w:p>
          <w:p w14:paraId="1C15DA0C"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0D5ABD0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DBSCAN object with eps and min_samples</w:t>
            </w:r>
          </w:p>
          <w:p w14:paraId="6D117D24"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dbscan = DBSCAN(eps=eps, min_samples=min_samples)</w:t>
            </w:r>
          </w:p>
          <w:p w14:paraId="52FACD9B"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AAE9323"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Adjust DBSCAN to our descriptor</w:t>
            </w:r>
          </w:p>
          <w:p w14:paraId="164FB222"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dbscan.fit(descriptors)</w:t>
            </w:r>
          </w:p>
          <w:p w14:paraId="0A71851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400C7D4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xml:space="preserve"># Get the labels assigned to every </w:t>
            </w:r>
          </w:p>
          <w:p w14:paraId="3A2FF606"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pt-BR" w:eastAsia="es-ES"/>
              </w:rPr>
            </w:pPr>
            <w:r w:rsidRPr="00E774F4">
              <w:rPr>
                <w:rFonts w:ascii="Courier New" w:eastAsia="Times New Roman" w:hAnsi="Courier New" w:cs="Courier New"/>
                <w:color w:val="333333"/>
                <w:sz w:val="20"/>
                <w:szCs w:val="20"/>
                <w:lang w:val="pt-BR" w:eastAsia="es-ES"/>
              </w:rPr>
              <w:t>labels = dbscan.labels_</w:t>
            </w:r>
          </w:p>
          <w:p w14:paraId="5CFE121B"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pt-BR" w:eastAsia="es-ES"/>
              </w:rPr>
            </w:pPr>
          </w:p>
          <w:p w14:paraId="1A096C0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pt-BR" w:eastAsia="es-ES"/>
              </w:rPr>
            </w:pPr>
            <w:r w:rsidRPr="00E774F4">
              <w:rPr>
                <w:rFonts w:ascii="Courier New" w:eastAsia="Times New Roman" w:hAnsi="Courier New" w:cs="Courier New"/>
                <w:color w:val="333333"/>
                <w:sz w:val="20"/>
                <w:szCs w:val="20"/>
                <w:lang w:val="pt-BR" w:eastAsia="es-ES"/>
              </w:rPr>
              <w:t>pca = PCA(n_components=</w:t>
            </w:r>
            <w:r w:rsidRPr="00E774F4">
              <w:rPr>
                <w:rFonts w:ascii="Courier New" w:eastAsia="Times New Roman" w:hAnsi="Courier New" w:cs="Courier New"/>
                <w:b/>
                <w:bCs/>
                <w:color w:val="0000DD"/>
                <w:sz w:val="20"/>
                <w:szCs w:val="20"/>
                <w:lang w:val="pt-BR" w:eastAsia="es-ES"/>
              </w:rPr>
              <w:t>2</w:t>
            </w:r>
            <w:r w:rsidRPr="00E774F4">
              <w:rPr>
                <w:rFonts w:ascii="Courier New" w:eastAsia="Times New Roman" w:hAnsi="Courier New" w:cs="Courier New"/>
                <w:color w:val="333333"/>
                <w:sz w:val="20"/>
                <w:szCs w:val="20"/>
                <w:lang w:val="pt-BR" w:eastAsia="es-ES"/>
              </w:rPr>
              <w:t xml:space="preserve">) </w:t>
            </w:r>
          </w:p>
          <w:p w14:paraId="76830B2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descriptor_pca = pca.fit_transform(descriptors)</w:t>
            </w:r>
          </w:p>
          <w:p w14:paraId="1C50E976"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6719102F"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Plot the clusters</w:t>
            </w:r>
          </w:p>
          <w:p w14:paraId="478EBD6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plt.figure(figsize=(</w:t>
            </w:r>
            <w:r w:rsidRPr="00E774F4">
              <w:rPr>
                <w:rFonts w:ascii="Courier New" w:eastAsia="Times New Roman" w:hAnsi="Courier New" w:cs="Courier New"/>
                <w:b/>
                <w:bCs/>
                <w:color w:val="0000DD"/>
                <w:sz w:val="20"/>
                <w:szCs w:val="20"/>
                <w:lang w:val="en-US" w:eastAsia="es-ES"/>
              </w:rPr>
              <w:t>8</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00DD"/>
                <w:sz w:val="20"/>
                <w:szCs w:val="20"/>
                <w:lang w:val="en-US" w:eastAsia="es-ES"/>
              </w:rPr>
              <w:t>6</w:t>
            </w:r>
            <w:r w:rsidRPr="00E774F4">
              <w:rPr>
                <w:rFonts w:ascii="Courier New" w:eastAsia="Times New Roman" w:hAnsi="Courier New" w:cs="Courier New"/>
                <w:color w:val="333333"/>
                <w:sz w:val="20"/>
                <w:szCs w:val="20"/>
                <w:lang w:val="en-US" w:eastAsia="es-ES"/>
              </w:rPr>
              <w:t>))</w:t>
            </w:r>
          </w:p>
          <w:p w14:paraId="4A04181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1A1C183F"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Plot each data point with a color corresponding to its cluster</w:t>
            </w:r>
          </w:p>
          <w:p w14:paraId="42DAFB15"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i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range</w:t>
            </w:r>
            <w:r w:rsidRPr="00E774F4">
              <w:rPr>
                <w:rFonts w:ascii="Courier New" w:eastAsia="Times New Roman" w:hAnsi="Courier New" w:cs="Courier New"/>
                <w:color w:val="333333"/>
                <w:sz w:val="20"/>
                <w:szCs w:val="20"/>
                <w:lang w:val="en-US" w:eastAsia="es-ES"/>
              </w:rPr>
              <w:t>(</w:t>
            </w:r>
            <w:r w:rsidRPr="00E774F4">
              <w:rPr>
                <w:rFonts w:ascii="Courier New" w:eastAsia="Times New Roman" w:hAnsi="Courier New" w:cs="Courier New"/>
                <w:color w:val="007020"/>
                <w:sz w:val="20"/>
                <w:szCs w:val="20"/>
                <w:lang w:val="en-US" w:eastAsia="es-ES"/>
              </w:rPr>
              <w:t>len</w:t>
            </w:r>
            <w:r w:rsidRPr="00E774F4">
              <w:rPr>
                <w:rFonts w:ascii="Courier New" w:eastAsia="Times New Roman" w:hAnsi="Courier New" w:cs="Courier New"/>
                <w:color w:val="333333"/>
                <w:sz w:val="20"/>
                <w:szCs w:val="20"/>
                <w:lang w:val="en-US" w:eastAsia="es-ES"/>
              </w:rPr>
              <w:t>(np.unique(labels))):</w:t>
            </w:r>
          </w:p>
          <w:p w14:paraId="65DF386E"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plt.scatter(descriptor_pca[labels == i, </w:t>
            </w:r>
            <w:r w:rsidRPr="00E774F4">
              <w:rPr>
                <w:rFonts w:ascii="Courier New" w:eastAsia="Times New Roman" w:hAnsi="Courier New" w:cs="Courier New"/>
                <w:b/>
                <w:bCs/>
                <w:color w:val="0000DD"/>
                <w:sz w:val="20"/>
                <w:szCs w:val="20"/>
                <w:lang w:val="en-US" w:eastAsia="es-ES"/>
              </w:rPr>
              <w:t>0</w:t>
            </w:r>
            <w:r w:rsidRPr="00E774F4">
              <w:rPr>
                <w:rFonts w:ascii="Courier New" w:eastAsia="Times New Roman" w:hAnsi="Courier New" w:cs="Courier New"/>
                <w:color w:val="333333"/>
                <w:sz w:val="20"/>
                <w:szCs w:val="20"/>
                <w:lang w:val="en-US" w:eastAsia="es-ES"/>
              </w:rPr>
              <w:t xml:space="preserve">], </w:t>
            </w:r>
          </w:p>
          <w:p w14:paraId="3F84D211"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descriptor_pca[labels == i, </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 label=f</w:t>
            </w:r>
            <w:r w:rsidRPr="00E774F4">
              <w:rPr>
                <w:rFonts w:ascii="Courier New" w:eastAsia="Times New Roman" w:hAnsi="Courier New" w:cs="Courier New"/>
                <w:color w:val="333333"/>
                <w:sz w:val="20"/>
                <w:szCs w:val="20"/>
                <w:shd w:val="clear" w:color="auto" w:fill="FFF0F0"/>
                <w:lang w:val="en-US" w:eastAsia="es-ES"/>
              </w:rPr>
              <w:t>'Cluster {i}'</w:t>
            </w:r>
            <w:r w:rsidRPr="00E774F4">
              <w:rPr>
                <w:rFonts w:ascii="Courier New" w:eastAsia="Times New Roman" w:hAnsi="Courier New" w:cs="Courier New"/>
                <w:color w:val="333333"/>
                <w:sz w:val="20"/>
                <w:szCs w:val="20"/>
                <w:lang w:val="en-US" w:eastAsia="es-ES"/>
              </w:rPr>
              <w:t>)</w:t>
            </w:r>
          </w:p>
          <w:p w14:paraId="657BA48C" w14:textId="77777777" w:rsidR="00BB7BF1" w:rsidRPr="00E774F4"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53648EE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plt.title(</w:t>
            </w:r>
            <w:r w:rsidRPr="00BB7BF1">
              <w:rPr>
                <w:rFonts w:ascii="Courier New" w:eastAsia="Times New Roman" w:hAnsi="Courier New" w:cs="Courier New"/>
                <w:color w:val="333333"/>
                <w:sz w:val="20"/>
                <w:szCs w:val="20"/>
                <w:shd w:val="clear" w:color="auto" w:fill="FFF0F0"/>
                <w:lang w:val="es-ES" w:eastAsia="es-ES"/>
              </w:rPr>
              <w:t>'Clustering de Descriptores con DBSCAN y PCA'</w:t>
            </w:r>
            <w:r w:rsidRPr="00BB7BF1">
              <w:rPr>
                <w:rFonts w:ascii="Courier New" w:eastAsia="Times New Roman" w:hAnsi="Courier New" w:cs="Courier New"/>
                <w:color w:val="333333"/>
                <w:sz w:val="20"/>
                <w:szCs w:val="20"/>
                <w:lang w:val="es-ES" w:eastAsia="es-ES"/>
              </w:rPr>
              <w:t>)</w:t>
            </w:r>
          </w:p>
          <w:p w14:paraId="53CB6AB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plt.xlabel(</w:t>
            </w:r>
            <w:r w:rsidRPr="00BB7BF1">
              <w:rPr>
                <w:rFonts w:ascii="Courier New" w:eastAsia="Times New Roman" w:hAnsi="Courier New" w:cs="Courier New"/>
                <w:color w:val="333333"/>
                <w:sz w:val="20"/>
                <w:szCs w:val="20"/>
                <w:shd w:val="clear" w:color="auto" w:fill="FFF0F0"/>
                <w:lang w:val="es-ES" w:eastAsia="es-ES"/>
              </w:rPr>
              <w:t>'UMAP Dimension 1'</w:t>
            </w:r>
            <w:r w:rsidRPr="00BB7BF1">
              <w:rPr>
                <w:rFonts w:ascii="Courier New" w:eastAsia="Times New Roman" w:hAnsi="Courier New" w:cs="Courier New"/>
                <w:color w:val="333333"/>
                <w:sz w:val="20"/>
                <w:szCs w:val="20"/>
                <w:lang w:val="es-ES" w:eastAsia="es-ES"/>
              </w:rPr>
              <w:t>)</w:t>
            </w:r>
          </w:p>
          <w:p w14:paraId="3DCADCA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plt.ylabel(</w:t>
            </w:r>
            <w:r w:rsidRPr="00BB7BF1">
              <w:rPr>
                <w:rFonts w:ascii="Courier New" w:eastAsia="Times New Roman" w:hAnsi="Courier New" w:cs="Courier New"/>
                <w:color w:val="333333"/>
                <w:sz w:val="20"/>
                <w:szCs w:val="20"/>
                <w:shd w:val="clear" w:color="auto" w:fill="FFF0F0"/>
                <w:lang w:val="es-ES" w:eastAsia="es-ES"/>
              </w:rPr>
              <w:t>'UMAP Dimension 2'</w:t>
            </w:r>
            <w:r w:rsidRPr="00BB7BF1">
              <w:rPr>
                <w:rFonts w:ascii="Courier New" w:eastAsia="Times New Roman" w:hAnsi="Courier New" w:cs="Courier New"/>
                <w:color w:val="333333"/>
                <w:sz w:val="20"/>
                <w:szCs w:val="20"/>
                <w:lang w:val="es-ES" w:eastAsia="es-ES"/>
              </w:rPr>
              <w:t>)</w:t>
            </w:r>
          </w:p>
          <w:p w14:paraId="2A7FE68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plt.legend()</w:t>
            </w:r>
          </w:p>
          <w:p w14:paraId="07BADC0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plt.grid(</w:t>
            </w:r>
            <w:r w:rsidRPr="00BB7BF1">
              <w:rPr>
                <w:rFonts w:ascii="Courier New" w:eastAsia="Times New Roman" w:hAnsi="Courier New" w:cs="Courier New"/>
                <w:color w:val="007020"/>
                <w:sz w:val="20"/>
                <w:szCs w:val="20"/>
                <w:lang w:val="es-ES" w:eastAsia="es-ES"/>
              </w:rPr>
              <w:t>True</w:t>
            </w:r>
            <w:r w:rsidRPr="00BB7BF1">
              <w:rPr>
                <w:rFonts w:ascii="Courier New" w:eastAsia="Times New Roman" w:hAnsi="Courier New" w:cs="Courier New"/>
                <w:color w:val="333333"/>
                <w:sz w:val="20"/>
                <w:szCs w:val="20"/>
                <w:lang w:val="es-ES" w:eastAsia="es-ES"/>
              </w:rPr>
              <w:t>)</w:t>
            </w:r>
          </w:p>
          <w:p w14:paraId="2697A10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plt.savefig(</w:t>
            </w:r>
            <w:r w:rsidRPr="00BB7BF1">
              <w:rPr>
                <w:rFonts w:ascii="Courier New" w:eastAsia="Times New Roman" w:hAnsi="Courier New" w:cs="Courier New"/>
                <w:color w:val="333333"/>
                <w:sz w:val="20"/>
                <w:szCs w:val="20"/>
                <w:shd w:val="clear" w:color="auto" w:fill="FFF0F0"/>
                <w:lang w:val="es-ES" w:eastAsia="es-ES"/>
              </w:rPr>
              <w:t>"descriptors/visual_desc/exp/dbscan_week_cluster.png"</w:t>
            </w:r>
            <w:r w:rsidRPr="00BB7BF1">
              <w:rPr>
                <w:rFonts w:ascii="Courier New" w:eastAsia="Times New Roman" w:hAnsi="Courier New" w:cs="Courier New"/>
                <w:color w:val="333333"/>
                <w:sz w:val="20"/>
                <w:szCs w:val="20"/>
                <w:lang w:val="es-ES" w:eastAsia="es-ES"/>
              </w:rPr>
              <w:t>)</w:t>
            </w:r>
          </w:p>
          <w:p w14:paraId="2208808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plt.close()</w:t>
            </w:r>
          </w:p>
        </w:tc>
      </w:tr>
    </w:tbl>
    <w:p w14:paraId="4B873C00" w14:textId="77777777" w:rsidR="00BB7BF1" w:rsidRDefault="00BB7BF1" w:rsidP="006C18AD">
      <w:pPr>
        <w:pStyle w:val="BodyText"/>
        <w:widowControl/>
        <w:spacing w:line="288" w:lineRule="auto"/>
        <w:jc w:val="both"/>
        <w:rPr>
          <w:sz w:val="24"/>
          <w:szCs w:val="24"/>
          <w:lang w:val="en-US"/>
        </w:rPr>
      </w:pPr>
    </w:p>
    <w:p w14:paraId="3EDB828A" w14:textId="77777777" w:rsidR="00BB7BF1" w:rsidRDefault="00BB7BF1" w:rsidP="006C18AD">
      <w:pPr>
        <w:pStyle w:val="BodyText"/>
        <w:widowControl/>
        <w:spacing w:line="288" w:lineRule="auto"/>
        <w:ind w:firstLine="567"/>
        <w:jc w:val="both"/>
        <w:rPr>
          <w:sz w:val="24"/>
          <w:szCs w:val="24"/>
          <w:lang w:val="en-US"/>
        </w:rPr>
      </w:pPr>
    </w:p>
    <w:p w14:paraId="547BA4A2" w14:textId="2FABFCE5" w:rsidR="00BB7BF1" w:rsidRPr="00E774F4" w:rsidRDefault="00BB7BF1" w:rsidP="006C18AD">
      <w:pPr>
        <w:pStyle w:val="BodyText"/>
        <w:widowControl/>
        <w:spacing w:line="288" w:lineRule="auto"/>
        <w:ind w:firstLine="567"/>
        <w:jc w:val="both"/>
        <w:rPr>
          <w:sz w:val="24"/>
          <w:szCs w:val="24"/>
          <w:lang w:val="es-ES"/>
        </w:rPr>
      </w:pPr>
      <w:r w:rsidRPr="00E774F4">
        <w:rPr>
          <w:sz w:val="24"/>
          <w:szCs w:val="24"/>
          <w:lang w:val="es-ES"/>
        </w:rPr>
        <w:t xml:space="preserve">A continuación, se muestra el </w:t>
      </w:r>
      <w:r w:rsidR="00A42992" w:rsidRPr="00E774F4">
        <w:rPr>
          <w:sz w:val="24"/>
          <w:szCs w:val="24"/>
          <w:lang w:val="es-ES"/>
        </w:rPr>
        <w:t>c</w:t>
      </w:r>
      <w:r w:rsidRPr="00E774F4">
        <w:rPr>
          <w:sz w:val="24"/>
          <w:szCs w:val="24"/>
          <w:lang w:val="es-ES"/>
        </w:rPr>
        <w:t>ódigo utilizado para realizar la representación gráfica a partir de la herramienta t-SNE.</w:t>
      </w:r>
    </w:p>
    <w:p w14:paraId="7ED659E6" w14:textId="77777777" w:rsidR="00A42992" w:rsidRPr="00E774F4" w:rsidRDefault="00A42992" w:rsidP="00BB7BF1">
      <w:pPr>
        <w:pStyle w:val="BodyText"/>
        <w:widowControl/>
        <w:spacing w:line="288" w:lineRule="auto"/>
        <w:ind w:firstLine="567"/>
        <w:jc w:val="both"/>
        <w:rPr>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A42992" w:rsidRPr="00A42992" w14:paraId="6A855168" w14:textId="77777777" w:rsidTr="00A42992">
        <w:trPr>
          <w:tblCellSpacing w:w="15" w:type="dxa"/>
        </w:trPr>
        <w:tc>
          <w:tcPr>
            <w:tcW w:w="0" w:type="auto"/>
            <w:vAlign w:val="center"/>
            <w:hideMark/>
          </w:tcPr>
          <w:p w14:paraId="7762F75E" w14:textId="3F703969" w:rsidR="00A42992" w:rsidRPr="00A42992" w:rsidRDefault="006C18AD"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A42992" w:rsidRPr="00A42992">
              <w:rPr>
                <w:rFonts w:ascii="Courier New" w:eastAsia="Times New Roman" w:hAnsi="Courier New" w:cs="Courier New"/>
                <w:color w:val="333333"/>
                <w:sz w:val="20"/>
                <w:szCs w:val="20"/>
                <w:lang w:val="es-ES" w:eastAsia="es-ES"/>
              </w:rPr>
              <w:t>1</w:t>
            </w:r>
          </w:p>
          <w:p w14:paraId="2AB8B98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2</w:t>
            </w:r>
          </w:p>
          <w:p w14:paraId="0BB2249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3</w:t>
            </w:r>
          </w:p>
          <w:p w14:paraId="4C31B52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4</w:t>
            </w:r>
          </w:p>
          <w:p w14:paraId="2A006BC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5</w:t>
            </w:r>
          </w:p>
          <w:p w14:paraId="6D33380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6</w:t>
            </w:r>
          </w:p>
          <w:p w14:paraId="60F9987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7</w:t>
            </w:r>
          </w:p>
          <w:p w14:paraId="625A2BE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8</w:t>
            </w:r>
          </w:p>
          <w:p w14:paraId="3852F24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9</w:t>
            </w:r>
          </w:p>
          <w:p w14:paraId="6125012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10</w:t>
            </w:r>
          </w:p>
          <w:p w14:paraId="63A9347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11</w:t>
            </w:r>
          </w:p>
          <w:p w14:paraId="6D4DAAA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12</w:t>
            </w:r>
          </w:p>
          <w:p w14:paraId="57983C6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13</w:t>
            </w:r>
          </w:p>
          <w:p w14:paraId="0651372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14</w:t>
            </w:r>
          </w:p>
          <w:p w14:paraId="74BE55F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15</w:t>
            </w:r>
          </w:p>
          <w:p w14:paraId="44F4F3C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16</w:t>
            </w:r>
          </w:p>
          <w:p w14:paraId="04389CF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17</w:t>
            </w:r>
          </w:p>
          <w:p w14:paraId="0AEA85C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18</w:t>
            </w:r>
          </w:p>
          <w:p w14:paraId="6219DE4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19</w:t>
            </w:r>
          </w:p>
          <w:p w14:paraId="1572421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20</w:t>
            </w:r>
          </w:p>
          <w:p w14:paraId="5B5E011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21</w:t>
            </w:r>
          </w:p>
          <w:p w14:paraId="405D751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22</w:t>
            </w:r>
          </w:p>
          <w:p w14:paraId="5C6134F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23</w:t>
            </w:r>
          </w:p>
          <w:p w14:paraId="1838CFA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24</w:t>
            </w:r>
          </w:p>
          <w:p w14:paraId="5682114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25</w:t>
            </w:r>
          </w:p>
          <w:p w14:paraId="56DEB18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26</w:t>
            </w:r>
          </w:p>
          <w:p w14:paraId="384E74B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27</w:t>
            </w:r>
          </w:p>
          <w:p w14:paraId="34E0926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28</w:t>
            </w:r>
          </w:p>
          <w:p w14:paraId="265D784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29</w:t>
            </w:r>
          </w:p>
          <w:p w14:paraId="6ADBDCC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30</w:t>
            </w:r>
          </w:p>
          <w:p w14:paraId="0FB0FBA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31</w:t>
            </w:r>
          </w:p>
          <w:p w14:paraId="13B4302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32</w:t>
            </w:r>
          </w:p>
          <w:p w14:paraId="02A74DB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33</w:t>
            </w:r>
          </w:p>
          <w:p w14:paraId="675E06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34</w:t>
            </w:r>
          </w:p>
          <w:p w14:paraId="1D36E63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35</w:t>
            </w:r>
          </w:p>
          <w:p w14:paraId="5E29FE3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36</w:t>
            </w:r>
          </w:p>
          <w:p w14:paraId="0C09FC4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37</w:t>
            </w:r>
          </w:p>
          <w:p w14:paraId="761F7B5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38</w:t>
            </w:r>
          </w:p>
          <w:p w14:paraId="30CBB31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39</w:t>
            </w:r>
          </w:p>
          <w:p w14:paraId="11A338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40</w:t>
            </w:r>
          </w:p>
          <w:p w14:paraId="3DC5EA9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41</w:t>
            </w:r>
          </w:p>
          <w:p w14:paraId="6CC52A1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42</w:t>
            </w:r>
          </w:p>
          <w:p w14:paraId="62EDD8D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43</w:t>
            </w:r>
          </w:p>
          <w:p w14:paraId="59A50B1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44</w:t>
            </w:r>
          </w:p>
          <w:p w14:paraId="2BA87BA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45</w:t>
            </w:r>
          </w:p>
          <w:p w14:paraId="799BA16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46</w:t>
            </w:r>
          </w:p>
          <w:p w14:paraId="628B1AE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47</w:t>
            </w:r>
          </w:p>
          <w:p w14:paraId="0D93AB6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48</w:t>
            </w:r>
          </w:p>
          <w:p w14:paraId="7523F4B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49</w:t>
            </w:r>
          </w:p>
          <w:p w14:paraId="7F712B2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50</w:t>
            </w:r>
          </w:p>
          <w:p w14:paraId="3391B3C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51</w:t>
            </w:r>
          </w:p>
          <w:p w14:paraId="77AA210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52</w:t>
            </w:r>
          </w:p>
          <w:p w14:paraId="54C1AD3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53</w:t>
            </w:r>
          </w:p>
          <w:p w14:paraId="251EB5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54</w:t>
            </w:r>
          </w:p>
          <w:p w14:paraId="26305FD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55</w:t>
            </w:r>
          </w:p>
          <w:p w14:paraId="28DAB9E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56</w:t>
            </w:r>
          </w:p>
          <w:p w14:paraId="6A1B1FE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57</w:t>
            </w:r>
          </w:p>
          <w:p w14:paraId="2DA4796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58</w:t>
            </w:r>
          </w:p>
          <w:p w14:paraId="19D12D2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59</w:t>
            </w:r>
          </w:p>
          <w:p w14:paraId="08BDB30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60</w:t>
            </w:r>
          </w:p>
          <w:p w14:paraId="708A753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61</w:t>
            </w:r>
          </w:p>
          <w:p w14:paraId="0AC00FC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62</w:t>
            </w:r>
          </w:p>
        </w:tc>
        <w:tc>
          <w:tcPr>
            <w:tcW w:w="0" w:type="auto"/>
            <w:vAlign w:val="center"/>
            <w:hideMark/>
          </w:tcPr>
          <w:p w14:paraId="052B34AC"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matplotlib.pyplot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plt</w:t>
            </w:r>
          </w:p>
          <w:p w14:paraId="65904E00"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numpy</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as</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np</w:t>
            </w:r>
          </w:p>
          <w:p w14:paraId="6C0D3395"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from</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sklearn.cluster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KMeans</w:t>
            </w:r>
          </w:p>
          <w:p w14:paraId="5180D64F"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from</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sklearn.manifold</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TSNE</w:t>
            </w:r>
          </w:p>
          <w:p w14:paraId="56AA863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import</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E84B5"/>
                <w:sz w:val="20"/>
                <w:szCs w:val="20"/>
                <w:lang w:val="en-US" w:eastAsia="es-ES"/>
              </w:rPr>
              <w:t>glob</w:t>
            </w:r>
          </w:p>
          <w:p w14:paraId="66EBCCF0"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F21EEAC"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Example</w:t>
            </w:r>
          </w:p>
          <w:p w14:paraId="53CE345E"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descriptors = []</w:t>
            </w:r>
          </w:p>
          <w:p w14:paraId="28BBEBF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ip_list = []</w:t>
            </w:r>
          </w:p>
          <w:p w14:paraId="4C583933"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ip_desc = {}</w:t>
            </w:r>
          </w:p>
          <w:p w14:paraId="6F97248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1461486E"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files = glob.glob(</w:t>
            </w:r>
            <w:r w:rsidRPr="00E774F4">
              <w:rPr>
                <w:rFonts w:ascii="Courier New" w:eastAsia="Times New Roman" w:hAnsi="Courier New" w:cs="Courier New"/>
                <w:color w:val="333333"/>
                <w:sz w:val="20"/>
                <w:szCs w:val="20"/>
                <w:shd w:val="clear" w:color="auto" w:fill="FFF0F0"/>
                <w:lang w:val="en-US" w:eastAsia="es-ES"/>
              </w:rPr>
              <w:t>"descriptors/exp/descriptor*.npy"</w:t>
            </w:r>
            <w:r w:rsidRPr="00E774F4">
              <w:rPr>
                <w:rFonts w:ascii="Courier New" w:eastAsia="Times New Roman" w:hAnsi="Courier New" w:cs="Courier New"/>
                <w:color w:val="333333"/>
                <w:sz w:val="20"/>
                <w:szCs w:val="20"/>
                <w:lang w:val="en-US" w:eastAsia="es-ES"/>
              </w:rPr>
              <w:t>)</w:t>
            </w:r>
          </w:p>
          <w:p w14:paraId="73246153"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files:</w:t>
            </w:r>
          </w:p>
          <w:p w14:paraId="55B6A44A"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partes = </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.split(</w:t>
            </w:r>
            <w:r w:rsidRPr="00E774F4">
              <w:rPr>
                <w:rFonts w:ascii="Courier New" w:eastAsia="Times New Roman" w:hAnsi="Courier New" w:cs="Courier New"/>
                <w:color w:val="333333"/>
                <w:sz w:val="20"/>
                <w:szCs w:val="20"/>
                <w:shd w:val="clear" w:color="auto" w:fill="FFF0F0"/>
                <w:lang w:val="en-US" w:eastAsia="es-ES"/>
              </w:rPr>
              <w:t>"/"</w:t>
            </w:r>
            <w:r w:rsidRPr="00E774F4">
              <w:rPr>
                <w:rFonts w:ascii="Courier New" w:eastAsia="Times New Roman" w:hAnsi="Courier New" w:cs="Courier New"/>
                <w:color w:val="333333"/>
                <w:sz w:val="20"/>
                <w:szCs w:val="20"/>
                <w:lang w:val="en-US" w:eastAsia="es-ES"/>
              </w:rPr>
              <w:t>)</w:t>
            </w:r>
          </w:p>
          <w:p w14:paraId="5AC97D8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if</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len</w:t>
            </w:r>
            <w:r w:rsidRPr="00E774F4">
              <w:rPr>
                <w:rFonts w:ascii="Courier New" w:eastAsia="Times New Roman" w:hAnsi="Courier New" w:cs="Courier New"/>
                <w:color w:val="333333"/>
                <w:sz w:val="20"/>
                <w:szCs w:val="20"/>
                <w:lang w:val="en-US" w:eastAsia="es-ES"/>
              </w:rPr>
              <w:t xml:space="preserve">(partes) &gt; </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7EE18B4A"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file_name = partes[-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2DA9A1A0"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palabras = file_name.split(</w:t>
            </w:r>
            <w:r w:rsidRPr="00E774F4">
              <w:rPr>
                <w:rFonts w:ascii="Courier New" w:eastAsia="Times New Roman" w:hAnsi="Courier New" w:cs="Courier New"/>
                <w:color w:val="333333"/>
                <w:sz w:val="20"/>
                <w:szCs w:val="20"/>
                <w:shd w:val="clear" w:color="auto" w:fill="FFF0F0"/>
                <w:lang w:val="en-US" w:eastAsia="es-ES"/>
              </w:rPr>
              <w:t>"_"</w:t>
            </w:r>
            <w:r w:rsidRPr="00E774F4">
              <w:rPr>
                <w:rFonts w:ascii="Courier New" w:eastAsia="Times New Roman" w:hAnsi="Courier New" w:cs="Courier New"/>
                <w:color w:val="333333"/>
                <w:sz w:val="20"/>
                <w:szCs w:val="20"/>
                <w:lang w:val="en-US" w:eastAsia="es-ES"/>
              </w:rPr>
              <w:t>)</w:t>
            </w:r>
          </w:p>
          <w:p w14:paraId="5FAA47D2"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b/>
                <w:bCs/>
                <w:color w:val="008800"/>
                <w:sz w:val="20"/>
                <w:szCs w:val="20"/>
                <w:lang w:val="en-US" w:eastAsia="es-ES"/>
              </w:rPr>
              <w:t>if</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len</w:t>
            </w:r>
            <w:r w:rsidRPr="00E774F4">
              <w:rPr>
                <w:rFonts w:ascii="Courier New" w:eastAsia="Times New Roman" w:hAnsi="Courier New" w:cs="Courier New"/>
                <w:color w:val="333333"/>
                <w:sz w:val="20"/>
                <w:szCs w:val="20"/>
                <w:lang w:val="en-US" w:eastAsia="es-ES"/>
              </w:rPr>
              <w:t xml:space="preserve">(palabras) &gt; </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2292352F"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ip_name = palabras[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5E0F0325"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00F88FB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descriptor = np.load(</w:t>
            </w:r>
            <w:r w:rsidRPr="00E774F4">
              <w:rPr>
                <w:rFonts w:ascii="Courier New" w:eastAsia="Times New Roman" w:hAnsi="Courier New" w:cs="Courier New"/>
                <w:color w:val="007020"/>
                <w:sz w:val="20"/>
                <w:szCs w:val="20"/>
                <w:lang w:val="en-US" w:eastAsia="es-ES"/>
              </w:rPr>
              <w:t>file</w:t>
            </w:r>
            <w:r w:rsidRPr="00E774F4">
              <w:rPr>
                <w:rFonts w:ascii="Courier New" w:eastAsia="Times New Roman" w:hAnsi="Courier New" w:cs="Courier New"/>
                <w:color w:val="333333"/>
                <w:sz w:val="20"/>
                <w:szCs w:val="20"/>
                <w:lang w:val="en-US" w:eastAsia="es-ES"/>
              </w:rPr>
              <w:t>).sum(axis=</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w:t>
            </w:r>
          </w:p>
          <w:p w14:paraId="5AAD2655"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w:t>
            </w:r>
            <w:r w:rsidRPr="004844F0">
              <w:rPr>
                <w:rFonts w:ascii="Courier New" w:eastAsia="Times New Roman" w:hAnsi="Courier New" w:cs="Courier New"/>
                <w:color w:val="333333"/>
                <w:sz w:val="20"/>
                <w:szCs w:val="20"/>
                <w:lang w:val="en-US" w:eastAsia="es-ES"/>
              </w:rPr>
              <w:t>descriptors += [descriptor]</w:t>
            </w:r>
          </w:p>
          <w:p w14:paraId="3FA46B17"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1AD18FD"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4844F0">
              <w:rPr>
                <w:rFonts w:ascii="Courier New" w:eastAsia="Times New Roman" w:hAnsi="Courier New" w:cs="Courier New"/>
                <w:color w:val="333333"/>
                <w:sz w:val="20"/>
                <w:szCs w:val="20"/>
                <w:lang w:val="en-US" w:eastAsia="es-ES"/>
              </w:rPr>
              <w:t xml:space="preserve">    ip_desc[ip_name] = descriptor</w:t>
            </w:r>
          </w:p>
          <w:p w14:paraId="08A46E44"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726DDB4"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4844F0">
              <w:rPr>
                <w:rFonts w:ascii="Courier New" w:eastAsia="Times New Roman" w:hAnsi="Courier New" w:cs="Courier New"/>
                <w:color w:val="333333"/>
                <w:sz w:val="20"/>
                <w:szCs w:val="20"/>
                <w:lang w:val="en-US" w:eastAsia="es-ES"/>
              </w:rPr>
              <w:t>descriptors = np.asarray(np.matrix(descriptors))</w:t>
            </w:r>
          </w:p>
          <w:p w14:paraId="1914024F"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4844F0">
              <w:rPr>
                <w:rFonts w:ascii="Courier New" w:eastAsia="Times New Roman" w:hAnsi="Courier New" w:cs="Courier New"/>
                <w:color w:val="333333"/>
                <w:sz w:val="20"/>
                <w:szCs w:val="20"/>
                <w:lang w:val="en-US" w:eastAsia="es-ES"/>
              </w:rPr>
              <w:t>descriptors = np.nan_to_num(descriptors)</w:t>
            </w:r>
          </w:p>
          <w:p w14:paraId="2FA941DA"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0B502808"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Number of clusters to user</w:t>
            </w:r>
          </w:p>
          <w:p w14:paraId="1D1C7A99"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n_clusters = </w:t>
            </w:r>
            <w:r w:rsidRPr="00E774F4">
              <w:rPr>
                <w:rFonts w:ascii="Courier New" w:eastAsia="Times New Roman" w:hAnsi="Courier New" w:cs="Courier New"/>
                <w:b/>
                <w:bCs/>
                <w:color w:val="0000DD"/>
                <w:sz w:val="20"/>
                <w:szCs w:val="20"/>
                <w:lang w:val="en-US" w:eastAsia="es-ES"/>
              </w:rPr>
              <w:t>3</w:t>
            </w:r>
          </w:p>
          <w:p w14:paraId="6898023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2A98FE00"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Kmeans object with n_clusters</w:t>
            </w:r>
          </w:p>
          <w:p w14:paraId="4A55049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kmeans = KMeans(n_clusters=n_clusters, n_init=</w:t>
            </w:r>
            <w:r w:rsidRPr="00E774F4">
              <w:rPr>
                <w:rFonts w:ascii="Courier New" w:eastAsia="Times New Roman" w:hAnsi="Courier New" w:cs="Courier New"/>
                <w:b/>
                <w:bCs/>
                <w:color w:val="0000DD"/>
                <w:sz w:val="20"/>
                <w:szCs w:val="20"/>
                <w:lang w:val="en-US" w:eastAsia="es-ES"/>
              </w:rPr>
              <w:t>10</w:t>
            </w:r>
            <w:r w:rsidRPr="00E774F4">
              <w:rPr>
                <w:rFonts w:ascii="Courier New" w:eastAsia="Times New Roman" w:hAnsi="Courier New" w:cs="Courier New"/>
                <w:color w:val="333333"/>
                <w:sz w:val="20"/>
                <w:szCs w:val="20"/>
                <w:lang w:val="en-US" w:eastAsia="es-ES"/>
              </w:rPr>
              <w:t>)</w:t>
            </w:r>
          </w:p>
          <w:p w14:paraId="3A9CFBDA"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3376B77B"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Adjust k-means to our descriptor</w:t>
            </w:r>
          </w:p>
          <w:p w14:paraId="6C69C8FD"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kmeans.fit(descriptors)</w:t>
            </w:r>
          </w:p>
          <w:p w14:paraId="315093E9"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B47312D"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xml:space="preserve"># Get the labels assigned to every </w:t>
            </w:r>
          </w:p>
          <w:p w14:paraId="75367BE3"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4844F0">
              <w:rPr>
                <w:rFonts w:ascii="Courier New" w:eastAsia="Times New Roman" w:hAnsi="Courier New" w:cs="Courier New"/>
                <w:color w:val="333333"/>
                <w:sz w:val="20"/>
                <w:szCs w:val="20"/>
                <w:lang w:val="en-US" w:eastAsia="es-ES"/>
              </w:rPr>
              <w:t>labels = kmeans.labels_</w:t>
            </w:r>
          </w:p>
          <w:p w14:paraId="463BAD13" w14:textId="77777777" w:rsidR="00A42992" w:rsidRPr="004844F0"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A6B843F"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Get the centroids coordinates of the cluster</w:t>
            </w:r>
          </w:p>
          <w:p w14:paraId="09BD56A2"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centroids = kmeans.cluster_centers_ </w:t>
            </w:r>
          </w:p>
          <w:p w14:paraId="3FB12E23"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0B43D1C8"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tsne = TSNE(n_components=</w:t>
            </w:r>
            <w:r w:rsidRPr="00E774F4">
              <w:rPr>
                <w:rFonts w:ascii="Courier New" w:eastAsia="Times New Roman" w:hAnsi="Courier New" w:cs="Courier New"/>
                <w:b/>
                <w:bCs/>
                <w:color w:val="0000DD"/>
                <w:sz w:val="20"/>
                <w:szCs w:val="20"/>
                <w:lang w:val="en-US" w:eastAsia="es-ES"/>
              </w:rPr>
              <w:t>2</w:t>
            </w:r>
            <w:r w:rsidRPr="00E774F4">
              <w:rPr>
                <w:rFonts w:ascii="Courier New" w:eastAsia="Times New Roman" w:hAnsi="Courier New" w:cs="Courier New"/>
                <w:color w:val="333333"/>
                <w:sz w:val="20"/>
                <w:szCs w:val="20"/>
                <w:lang w:val="en-US" w:eastAsia="es-ES"/>
              </w:rPr>
              <w:t xml:space="preserve">) </w:t>
            </w:r>
          </w:p>
          <w:p w14:paraId="43D389B2"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descriptor_tsne = tsne.fit_transform(descriptors)</w:t>
            </w:r>
          </w:p>
          <w:p w14:paraId="255659AB"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7CBAAD1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888888"/>
                <w:sz w:val="20"/>
                <w:szCs w:val="20"/>
                <w:lang w:val="en-US" w:eastAsia="es-ES"/>
              </w:rPr>
              <w:t># Visualizar los clústeres en el espacio PCA</w:t>
            </w:r>
          </w:p>
          <w:p w14:paraId="208F3F7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plt.figure(figsize=(</w:t>
            </w:r>
            <w:r w:rsidRPr="00A42992">
              <w:rPr>
                <w:rFonts w:ascii="Courier New" w:eastAsia="Times New Roman" w:hAnsi="Courier New" w:cs="Courier New"/>
                <w:b/>
                <w:bCs/>
                <w:color w:val="0000DD"/>
                <w:sz w:val="20"/>
                <w:szCs w:val="20"/>
                <w:lang w:val="es-ES" w:eastAsia="es-ES"/>
              </w:rPr>
              <w:t>8</w:t>
            </w:r>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b/>
                <w:bCs/>
                <w:color w:val="0000DD"/>
                <w:sz w:val="20"/>
                <w:szCs w:val="20"/>
                <w:lang w:val="es-ES" w:eastAsia="es-ES"/>
              </w:rPr>
              <w:t>6</w:t>
            </w:r>
            <w:r w:rsidRPr="00A42992">
              <w:rPr>
                <w:rFonts w:ascii="Courier New" w:eastAsia="Times New Roman" w:hAnsi="Courier New" w:cs="Courier New"/>
                <w:color w:val="333333"/>
                <w:sz w:val="20"/>
                <w:szCs w:val="20"/>
                <w:lang w:val="es-ES" w:eastAsia="es-ES"/>
              </w:rPr>
              <w:t>))</w:t>
            </w:r>
          </w:p>
          <w:p w14:paraId="3283B39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18D9A80" w14:textId="0D942345"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Dibujar cada punto de datos con un color correspondiente a su clúster </w:t>
            </w:r>
          </w:p>
          <w:p w14:paraId="306CD088"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b/>
                <w:bCs/>
                <w:color w:val="008800"/>
                <w:sz w:val="20"/>
                <w:szCs w:val="20"/>
                <w:lang w:val="en-US" w:eastAsia="es-ES"/>
              </w:rPr>
              <w:t>for</w:t>
            </w:r>
            <w:r w:rsidRPr="00E774F4">
              <w:rPr>
                <w:rFonts w:ascii="Courier New" w:eastAsia="Times New Roman" w:hAnsi="Courier New" w:cs="Courier New"/>
                <w:color w:val="333333"/>
                <w:sz w:val="20"/>
                <w:szCs w:val="20"/>
                <w:lang w:val="en-US" w:eastAsia="es-ES"/>
              </w:rPr>
              <w:t xml:space="preserve"> i </w:t>
            </w:r>
            <w:r w:rsidRPr="00E774F4">
              <w:rPr>
                <w:rFonts w:ascii="Courier New" w:eastAsia="Times New Roman" w:hAnsi="Courier New" w:cs="Courier New"/>
                <w:b/>
                <w:bCs/>
                <w:color w:val="000000"/>
                <w:sz w:val="20"/>
                <w:szCs w:val="20"/>
                <w:lang w:val="en-US" w:eastAsia="es-ES"/>
              </w:rPr>
              <w:t>in</w:t>
            </w:r>
            <w:r w:rsidRPr="00E774F4">
              <w:rPr>
                <w:rFonts w:ascii="Courier New" w:eastAsia="Times New Roman" w:hAnsi="Courier New" w:cs="Courier New"/>
                <w:color w:val="333333"/>
                <w:sz w:val="20"/>
                <w:szCs w:val="20"/>
                <w:lang w:val="en-US" w:eastAsia="es-ES"/>
              </w:rPr>
              <w:t xml:space="preserve"> </w:t>
            </w:r>
            <w:r w:rsidRPr="00E774F4">
              <w:rPr>
                <w:rFonts w:ascii="Courier New" w:eastAsia="Times New Roman" w:hAnsi="Courier New" w:cs="Courier New"/>
                <w:color w:val="007020"/>
                <w:sz w:val="20"/>
                <w:szCs w:val="20"/>
                <w:lang w:val="en-US" w:eastAsia="es-ES"/>
              </w:rPr>
              <w:t>range</w:t>
            </w:r>
            <w:r w:rsidRPr="00E774F4">
              <w:rPr>
                <w:rFonts w:ascii="Courier New" w:eastAsia="Times New Roman" w:hAnsi="Courier New" w:cs="Courier New"/>
                <w:color w:val="333333"/>
                <w:sz w:val="20"/>
                <w:szCs w:val="20"/>
                <w:lang w:val="en-US" w:eastAsia="es-ES"/>
              </w:rPr>
              <w:t>(n_clusters):</w:t>
            </w:r>
          </w:p>
          <w:p w14:paraId="5988B57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plt.scatter(descriptor_tsne[labels == i, </w:t>
            </w:r>
            <w:r w:rsidRPr="00E774F4">
              <w:rPr>
                <w:rFonts w:ascii="Courier New" w:eastAsia="Times New Roman" w:hAnsi="Courier New" w:cs="Courier New"/>
                <w:b/>
                <w:bCs/>
                <w:color w:val="0000DD"/>
                <w:sz w:val="20"/>
                <w:szCs w:val="20"/>
                <w:lang w:val="en-US" w:eastAsia="es-ES"/>
              </w:rPr>
              <w:t>0</w:t>
            </w:r>
            <w:r w:rsidRPr="00E774F4">
              <w:rPr>
                <w:rFonts w:ascii="Courier New" w:eastAsia="Times New Roman" w:hAnsi="Courier New" w:cs="Courier New"/>
                <w:color w:val="333333"/>
                <w:sz w:val="20"/>
                <w:szCs w:val="20"/>
                <w:lang w:val="en-US" w:eastAsia="es-ES"/>
              </w:rPr>
              <w:t xml:space="preserve">], </w:t>
            </w:r>
          </w:p>
          <w:p w14:paraId="6CA592B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 xml:space="preserve">                descriptor_tsne[labels == i, </w:t>
            </w:r>
            <w:r w:rsidRPr="00E774F4">
              <w:rPr>
                <w:rFonts w:ascii="Courier New" w:eastAsia="Times New Roman" w:hAnsi="Courier New" w:cs="Courier New"/>
                <w:b/>
                <w:bCs/>
                <w:color w:val="0000DD"/>
                <w:sz w:val="20"/>
                <w:szCs w:val="20"/>
                <w:lang w:val="en-US" w:eastAsia="es-ES"/>
              </w:rPr>
              <w:t>1</w:t>
            </w:r>
            <w:r w:rsidRPr="00E774F4">
              <w:rPr>
                <w:rFonts w:ascii="Courier New" w:eastAsia="Times New Roman" w:hAnsi="Courier New" w:cs="Courier New"/>
                <w:color w:val="333333"/>
                <w:sz w:val="20"/>
                <w:szCs w:val="20"/>
                <w:lang w:val="en-US" w:eastAsia="es-ES"/>
              </w:rPr>
              <w:t>], label=f</w:t>
            </w:r>
            <w:r w:rsidRPr="00E774F4">
              <w:rPr>
                <w:rFonts w:ascii="Courier New" w:eastAsia="Times New Roman" w:hAnsi="Courier New" w:cs="Courier New"/>
                <w:color w:val="333333"/>
                <w:sz w:val="20"/>
                <w:szCs w:val="20"/>
                <w:shd w:val="clear" w:color="auto" w:fill="FFF0F0"/>
                <w:lang w:val="en-US" w:eastAsia="es-ES"/>
              </w:rPr>
              <w:t>'Cluster {i+1}'</w:t>
            </w:r>
            <w:r w:rsidRPr="00E774F4">
              <w:rPr>
                <w:rFonts w:ascii="Courier New" w:eastAsia="Times New Roman" w:hAnsi="Courier New" w:cs="Courier New"/>
                <w:color w:val="333333"/>
                <w:sz w:val="20"/>
                <w:szCs w:val="20"/>
                <w:lang w:val="en-US" w:eastAsia="es-ES"/>
              </w:rPr>
              <w:t>)</w:t>
            </w:r>
          </w:p>
          <w:p w14:paraId="26F98258"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p>
          <w:p w14:paraId="4D0A2F2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plt.title(</w:t>
            </w:r>
            <w:r w:rsidRPr="00E774F4">
              <w:rPr>
                <w:rFonts w:ascii="Courier New" w:eastAsia="Times New Roman" w:hAnsi="Courier New" w:cs="Courier New"/>
                <w:color w:val="333333"/>
                <w:sz w:val="20"/>
                <w:szCs w:val="20"/>
                <w:shd w:val="clear" w:color="auto" w:fill="FFF0F0"/>
                <w:lang w:val="en-US" w:eastAsia="es-ES"/>
              </w:rPr>
              <w:t>'Agrupación de Descriptores con K-Means y t-SNE'</w:t>
            </w:r>
            <w:r w:rsidRPr="00E774F4">
              <w:rPr>
                <w:rFonts w:ascii="Courier New" w:eastAsia="Times New Roman" w:hAnsi="Courier New" w:cs="Courier New"/>
                <w:color w:val="333333"/>
                <w:sz w:val="20"/>
                <w:szCs w:val="20"/>
                <w:lang w:val="en-US" w:eastAsia="es-ES"/>
              </w:rPr>
              <w:t>)</w:t>
            </w:r>
          </w:p>
          <w:p w14:paraId="1ABED191"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plt.xlabel(</w:t>
            </w:r>
            <w:r w:rsidRPr="00E774F4">
              <w:rPr>
                <w:rFonts w:ascii="Courier New" w:eastAsia="Times New Roman" w:hAnsi="Courier New" w:cs="Courier New"/>
                <w:color w:val="333333"/>
                <w:sz w:val="20"/>
                <w:szCs w:val="20"/>
                <w:shd w:val="clear" w:color="auto" w:fill="FFF0F0"/>
                <w:lang w:val="en-US" w:eastAsia="es-ES"/>
              </w:rPr>
              <w:t>'Componente Principal 1'</w:t>
            </w:r>
            <w:r w:rsidRPr="00E774F4">
              <w:rPr>
                <w:rFonts w:ascii="Courier New" w:eastAsia="Times New Roman" w:hAnsi="Courier New" w:cs="Courier New"/>
                <w:color w:val="333333"/>
                <w:sz w:val="20"/>
                <w:szCs w:val="20"/>
                <w:lang w:val="en-US" w:eastAsia="es-ES"/>
              </w:rPr>
              <w:t>)</w:t>
            </w:r>
          </w:p>
          <w:p w14:paraId="257A7395"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plt.ylabel(</w:t>
            </w:r>
            <w:r w:rsidRPr="00E774F4">
              <w:rPr>
                <w:rFonts w:ascii="Courier New" w:eastAsia="Times New Roman" w:hAnsi="Courier New" w:cs="Courier New"/>
                <w:color w:val="333333"/>
                <w:sz w:val="20"/>
                <w:szCs w:val="20"/>
                <w:shd w:val="clear" w:color="auto" w:fill="FFF0F0"/>
                <w:lang w:val="en-US" w:eastAsia="es-ES"/>
              </w:rPr>
              <w:t>'Componente Principal 2'</w:t>
            </w:r>
            <w:r w:rsidRPr="00E774F4">
              <w:rPr>
                <w:rFonts w:ascii="Courier New" w:eastAsia="Times New Roman" w:hAnsi="Courier New" w:cs="Courier New"/>
                <w:color w:val="333333"/>
                <w:sz w:val="20"/>
                <w:szCs w:val="20"/>
                <w:lang w:val="en-US" w:eastAsia="es-ES"/>
              </w:rPr>
              <w:t>)</w:t>
            </w:r>
          </w:p>
          <w:p w14:paraId="65B0CEAD"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plt.legend()</w:t>
            </w:r>
          </w:p>
          <w:p w14:paraId="4AF5C1DA"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plt.tight_layout()</w:t>
            </w:r>
          </w:p>
          <w:p w14:paraId="511A9D77"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plt.grid(</w:t>
            </w:r>
            <w:r w:rsidRPr="00E774F4">
              <w:rPr>
                <w:rFonts w:ascii="Courier New" w:eastAsia="Times New Roman" w:hAnsi="Courier New" w:cs="Courier New"/>
                <w:color w:val="007020"/>
                <w:sz w:val="20"/>
                <w:szCs w:val="20"/>
                <w:lang w:val="en-US" w:eastAsia="es-ES"/>
              </w:rPr>
              <w:t>True</w:t>
            </w:r>
            <w:r w:rsidRPr="00E774F4">
              <w:rPr>
                <w:rFonts w:ascii="Courier New" w:eastAsia="Times New Roman" w:hAnsi="Courier New" w:cs="Courier New"/>
                <w:color w:val="333333"/>
                <w:sz w:val="20"/>
                <w:szCs w:val="20"/>
                <w:lang w:val="en-US" w:eastAsia="es-ES"/>
              </w:rPr>
              <w:t>)</w:t>
            </w:r>
          </w:p>
          <w:p w14:paraId="0517ACD6" w14:textId="77777777" w:rsidR="00A42992" w:rsidRPr="00E774F4"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US" w:eastAsia="es-ES"/>
              </w:rPr>
            </w:pPr>
            <w:r w:rsidRPr="00E774F4">
              <w:rPr>
                <w:rFonts w:ascii="Courier New" w:eastAsia="Times New Roman" w:hAnsi="Courier New" w:cs="Courier New"/>
                <w:color w:val="333333"/>
                <w:sz w:val="20"/>
                <w:szCs w:val="20"/>
                <w:lang w:val="en-US" w:eastAsia="es-ES"/>
              </w:rPr>
              <w:t>plt.savefig(f</w:t>
            </w:r>
            <w:r w:rsidRPr="00E774F4">
              <w:rPr>
                <w:rFonts w:ascii="Courier New" w:eastAsia="Times New Roman" w:hAnsi="Courier New" w:cs="Courier New"/>
                <w:color w:val="333333"/>
                <w:sz w:val="20"/>
                <w:szCs w:val="20"/>
                <w:shd w:val="clear" w:color="auto" w:fill="FFF0F0"/>
                <w:lang w:val="en-US" w:eastAsia="es-ES"/>
              </w:rPr>
              <w:t>"descriptors/visual_desc/exp/tsne_exp_cluster.png"</w:t>
            </w:r>
            <w:r w:rsidRPr="00E774F4">
              <w:rPr>
                <w:rFonts w:ascii="Courier New" w:eastAsia="Times New Roman" w:hAnsi="Courier New" w:cs="Courier New"/>
                <w:color w:val="333333"/>
                <w:sz w:val="20"/>
                <w:szCs w:val="20"/>
                <w:lang w:val="en-US" w:eastAsia="es-ES"/>
              </w:rPr>
              <w:t>)</w:t>
            </w:r>
          </w:p>
          <w:p w14:paraId="784E2F9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plt.close()</w:t>
            </w:r>
          </w:p>
        </w:tc>
      </w:tr>
    </w:tbl>
    <w:p w14:paraId="41BD1B20" w14:textId="77777777" w:rsidR="00A42992" w:rsidRDefault="00A42992" w:rsidP="00BB7BF1">
      <w:pPr>
        <w:pStyle w:val="BodyText"/>
        <w:widowControl/>
        <w:spacing w:line="288" w:lineRule="auto"/>
        <w:ind w:firstLine="567"/>
        <w:jc w:val="both"/>
        <w:rPr>
          <w:sz w:val="24"/>
          <w:szCs w:val="24"/>
          <w:lang w:val="en-US"/>
        </w:rPr>
      </w:pPr>
    </w:p>
    <w:p w14:paraId="6141B358"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0233E760"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0673793B"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04AC7017"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311B4B92"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60E2F4F1"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6D525815"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1D9D4C56"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04F91B6E"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4172E6A0"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3DAD0C23"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451BA4F2"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4BE6587E" w14:textId="77777777" w:rsidR="00B70D63" w:rsidRPr="00B04CB0" w:rsidRDefault="00B70D63" w:rsidP="008D7FCB">
      <w:pPr>
        <w:pStyle w:val="BodyText"/>
        <w:widowControl/>
        <w:spacing w:before="600" w:line="336" w:lineRule="auto"/>
        <w:ind w:left="873" w:firstLine="323"/>
        <w:jc w:val="both"/>
        <w:rPr>
          <w:sz w:val="18"/>
          <w:szCs w:val="18"/>
          <w:lang w:val="en-US"/>
        </w:rPr>
      </w:pPr>
    </w:p>
    <w:p w14:paraId="7C6846E0" w14:textId="77777777" w:rsidR="00B70D63" w:rsidRDefault="00B70D63" w:rsidP="008D7FCB">
      <w:pPr>
        <w:pStyle w:val="BodyText"/>
        <w:widowControl/>
        <w:spacing w:before="600" w:line="336" w:lineRule="auto"/>
        <w:ind w:left="873" w:firstLine="323"/>
        <w:jc w:val="both"/>
        <w:rPr>
          <w:sz w:val="18"/>
          <w:szCs w:val="18"/>
          <w:lang w:val="en-US"/>
        </w:rPr>
      </w:pPr>
    </w:p>
    <w:p w14:paraId="0B94FCAF" w14:textId="77777777" w:rsidR="00B901F2" w:rsidRDefault="00B901F2" w:rsidP="008D7FCB">
      <w:pPr>
        <w:pStyle w:val="BodyText"/>
        <w:widowControl/>
        <w:spacing w:before="600" w:line="336" w:lineRule="auto"/>
        <w:ind w:left="873" w:firstLine="323"/>
        <w:jc w:val="both"/>
        <w:rPr>
          <w:sz w:val="18"/>
          <w:szCs w:val="18"/>
          <w:lang w:val="en-US"/>
        </w:rPr>
      </w:pPr>
    </w:p>
    <w:p w14:paraId="46DE7884" w14:textId="77777777" w:rsidR="00B901F2" w:rsidRDefault="00B901F2" w:rsidP="008D7FCB">
      <w:pPr>
        <w:pStyle w:val="BodyText"/>
        <w:widowControl/>
        <w:spacing w:before="600" w:line="336" w:lineRule="auto"/>
        <w:ind w:left="873" w:firstLine="323"/>
        <w:jc w:val="both"/>
        <w:rPr>
          <w:sz w:val="18"/>
          <w:szCs w:val="18"/>
          <w:lang w:val="en-US"/>
        </w:rPr>
      </w:pPr>
    </w:p>
    <w:p w14:paraId="72BE3B2C" w14:textId="77777777" w:rsidR="00B901F2" w:rsidRDefault="00B901F2" w:rsidP="008D7FCB">
      <w:pPr>
        <w:pStyle w:val="BodyText"/>
        <w:widowControl/>
        <w:spacing w:before="600" w:line="336" w:lineRule="auto"/>
        <w:ind w:left="873" w:firstLine="323"/>
        <w:jc w:val="both"/>
        <w:rPr>
          <w:sz w:val="18"/>
          <w:szCs w:val="18"/>
          <w:lang w:val="en-US"/>
        </w:rPr>
      </w:pPr>
    </w:p>
    <w:p w14:paraId="4A36AC06" w14:textId="77777777" w:rsidR="00B901F2" w:rsidRDefault="00B901F2" w:rsidP="008D7FCB">
      <w:pPr>
        <w:pStyle w:val="BodyText"/>
        <w:widowControl/>
        <w:spacing w:before="600" w:line="336" w:lineRule="auto"/>
        <w:ind w:left="873" w:firstLine="323"/>
        <w:jc w:val="both"/>
        <w:rPr>
          <w:sz w:val="18"/>
          <w:szCs w:val="18"/>
          <w:lang w:val="en-US"/>
        </w:rPr>
      </w:pPr>
    </w:p>
    <w:p w14:paraId="1C5D7A3D" w14:textId="77777777" w:rsidR="00B901F2" w:rsidRDefault="00B901F2" w:rsidP="008D7FCB">
      <w:pPr>
        <w:pStyle w:val="BodyText"/>
        <w:widowControl/>
        <w:spacing w:before="600" w:line="336" w:lineRule="auto"/>
        <w:ind w:left="873" w:firstLine="323"/>
        <w:jc w:val="both"/>
        <w:rPr>
          <w:sz w:val="18"/>
          <w:szCs w:val="18"/>
          <w:lang w:val="en-US"/>
        </w:rPr>
      </w:pPr>
    </w:p>
    <w:p w14:paraId="01356435" w14:textId="77777777" w:rsidR="00B901F2" w:rsidRDefault="00B901F2" w:rsidP="008D7FCB">
      <w:pPr>
        <w:pStyle w:val="BodyText"/>
        <w:widowControl/>
        <w:spacing w:before="600" w:line="336" w:lineRule="auto"/>
        <w:ind w:left="873" w:firstLine="323"/>
        <w:jc w:val="both"/>
        <w:rPr>
          <w:sz w:val="18"/>
          <w:szCs w:val="18"/>
          <w:lang w:val="en-US"/>
        </w:rPr>
      </w:pPr>
    </w:p>
    <w:p w14:paraId="79DA2576" w14:textId="77777777" w:rsidR="00B901F2" w:rsidRDefault="00B901F2" w:rsidP="008D7FCB">
      <w:pPr>
        <w:pStyle w:val="BodyText"/>
        <w:widowControl/>
        <w:spacing w:before="600" w:line="336" w:lineRule="auto"/>
        <w:ind w:left="873" w:firstLine="323"/>
        <w:jc w:val="both"/>
        <w:rPr>
          <w:sz w:val="18"/>
          <w:szCs w:val="18"/>
          <w:lang w:val="en-US"/>
        </w:rPr>
      </w:pPr>
    </w:p>
    <w:p w14:paraId="5496C903" w14:textId="77777777" w:rsidR="00B901F2" w:rsidRDefault="00B901F2" w:rsidP="008D7FCB">
      <w:pPr>
        <w:pStyle w:val="BodyText"/>
        <w:widowControl/>
        <w:spacing w:before="600" w:line="336" w:lineRule="auto"/>
        <w:ind w:left="873" w:firstLine="323"/>
        <w:jc w:val="both"/>
        <w:rPr>
          <w:sz w:val="18"/>
          <w:szCs w:val="18"/>
          <w:lang w:val="en-US"/>
        </w:rPr>
      </w:pPr>
    </w:p>
    <w:p w14:paraId="1FFB5C42" w14:textId="77777777" w:rsidR="00B901F2" w:rsidRDefault="00B901F2" w:rsidP="008D7FCB">
      <w:pPr>
        <w:pStyle w:val="BodyText"/>
        <w:widowControl/>
        <w:spacing w:before="600" w:line="336" w:lineRule="auto"/>
        <w:ind w:left="873" w:firstLine="323"/>
        <w:jc w:val="both"/>
        <w:rPr>
          <w:sz w:val="18"/>
          <w:szCs w:val="18"/>
          <w:lang w:val="en-US"/>
        </w:rPr>
      </w:pPr>
    </w:p>
    <w:p w14:paraId="241D7B9C" w14:textId="77777777" w:rsidR="00B901F2" w:rsidRDefault="00B901F2" w:rsidP="008D7FCB">
      <w:pPr>
        <w:pStyle w:val="BodyText"/>
        <w:widowControl/>
        <w:spacing w:before="600" w:line="336" w:lineRule="auto"/>
        <w:ind w:left="873" w:firstLine="323"/>
        <w:jc w:val="both"/>
        <w:rPr>
          <w:sz w:val="18"/>
          <w:szCs w:val="18"/>
          <w:lang w:val="en-US"/>
        </w:rPr>
      </w:pPr>
    </w:p>
    <w:p w14:paraId="3A9546E0" w14:textId="77777777" w:rsidR="00B901F2" w:rsidRDefault="00B901F2" w:rsidP="008D7FCB">
      <w:pPr>
        <w:pStyle w:val="BodyText"/>
        <w:widowControl/>
        <w:spacing w:before="600" w:line="336" w:lineRule="auto"/>
        <w:ind w:left="873" w:firstLine="323"/>
        <w:jc w:val="both"/>
        <w:rPr>
          <w:sz w:val="18"/>
          <w:szCs w:val="18"/>
          <w:lang w:val="en-US"/>
        </w:rPr>
      </w:pPr>
    </w:p>
    <w:p w14:paraId="4D70BC3F" w14:textId="77777777" w:rsidR="00B901F2" w:rsidRDefault="00B901F2" w:rsidP="008D7FCB">
      <w:pPr>
        <w:pStyle w:val="BodyText"/>
        <w:widowControl/>
        <w:spacing w:before="600" w:line="336" w:lineRule="auto"/>
        <w:ind w:left="873" w:firstLine="323"/>
        <w:jc w:val="both"/>
        <w:rPr>
          <w:sz w:val="18"/>
          <w:szCs w:val="18"/>
          <w:lang w:val="en-US"/>
        </w:rPr>
      </w:pPr>
    </w:p>
    <w:p w14:paraId="0D95CEDC" w14:textId="77777777" w:rsidR="00B901F2" w:rsidRDefault="00B901F2" w:rsidP="008D7FCB">
      <w:pPr>
        <w:pStyle w:val="BodyText"/>
        <w:widowControl/>
        <w:spacing w:before="600" w:line="336" w:lineRule="auto"/>
        <w:ind w:left="873" w:firstLine="323"/>
        <w:jc w:val="both"/>
        <w:rPr>
          <w:sz w:val="18"/>
          <w:szCs w:val="18"/>
          <w:lang w:val="en-US"/>
        </w:rPr>
      </w:pPr>
    </w:p>
    <w:p w14:paraId="35E14DB6" w14:textId="77777777" w:rsidR="00B901F2" w:rsidRDefault="00B901F2" w:rsidP="008D7FCB">
      <w:pPr>
        <w:pStyle w:val="BodyText"/>
        <w:widowControl/>
        <w:spacing w:before="600" w:line="336" w:lineRule="auto"/>
        <w:ind w:left="873" w:firstLine="323"/>
        <w:jc w:val="both"/>
        <w:rPr>
          <w:sz w:val="18"/>
          <w:szCs w:val="18"/>
          <w:lang w:val="en-US"/>
        </w:rPr>
      </w:pPr>
    </w:p>
    <w:p w14:paraId="058D3020" w14:textId="77777777" w:rsidR="00B901F2" w:rsidRDefault="00B901F2" w:rsidP="008D7FCB">
      <w:pPr>
        <w:pStyle w:val="BodyText"/>
        <w:widowControl/>
        <w:spacing w:before="600" w:line="336" w:lineRule="auto"/>
        <w:ind w:left="873" w:firstLine="323"/>
        <w:jc w:val="both"/>
        <w:rPr>
          <w:sz w:val="18"/>
          <w:szCs w:val="18"/>
          <w:lang w:val="en-US"/>
        </w:rPr>
      </w:pPr>
    </w:p>
    <w:p w14:paraId="72EF3A56" w14:textId="77777777" w:rsidR="00B901F2" w:rsidRDefault="00B901F2" w:rsidP="008D7FCB">
      <w:pPr>
        <w:pStyle w:val="BodyText"/>
        <w:widowControl/>
        <w:spacing w:before="600" w:line="336" w:lineRule="auto"/>
        <w:ind w:left="873" w:firstLine="323"/>
        <w:jc w:val="both"/>
        <w:rPr>
          <w:sz w:val="18"/>
          <w:szCs w:val="18"/>
          <w:lang w:val="en-US"/>
        </w:rPr>
      </w:pPr>
    </w:p>
    <w:p w14:paraId="6C316FEB" w14:textId="77777777" w:rsidR="00B901F2" w:rsidRDefault="00B901F2" w:rsidP="008D7FCB">
      <w:pPr>
        <w:pStyle w:val="BodyText"/>
        <w:widowControl/>
        <w:spacing w:before="600" w:line="336" w:lineRule="auto"/>
        <w:ind w:left="873" w:firstLine="323"/>
        <w:jc w:val="both"/>
        <w:rPr>
          <w:sz w:val="18"/>
          <w:szCs w:val="18"/>
          <w:lang w:val="en-US"/>
        </w:rPr>
      </w:pPr>
    </w:p>
    <w:p w14:paraId="645DB4B3" w14:textId="77777777" w:rsidR="00B901F2" w:rsidRDefault="00B901F2" w:rsidP="008D7FCB">
      <w:pPr>
        <w:pStyle w:val="BodyText"/>
        <w:widowControl/>
        <w:spacing w:before="600" w:line="336" w:lineRule="auto"/>
        <w:ind w:left="873" w:firstLine="323"/>
        <w:jc w:val="both"/>
        <w:rPr>
          <w:sz w:val="18"/>
          <w:szCs w:val="18"/>
          <w:lang w:val="en-US"/>
        </w:rPr>
      </w:pPr>
    </w:p>
    <w:p w14:paraId="58AFA720" w14:textId="77777777" w:rsidR="00B901F2" w:rsidRDefault="00B901F2" w:rsidP="008D7FCB">
      <w:pPr>
        <w:pStyle w:val="BodyText"/>
        <w:widowControl/>
        <w:spacing w:before="600" w:line="336" w:lineRule="auto"/>
        <w:ind w:left="873" w:firstLine="323"/>
        <w:jc w:val="both"/>
        <w:rPr>
          <w:sz w:val="18"/>
          <w:szCs w:val="18"/>
          <w:lang w:val="en-US"/>
        </w:rPr>
      </w:pPr>
    </w:p>
    <w:p w14:paraId="156CE40F" w14:textId="77777777" w:rsidR="00B901F2" w:rsidRPr="00B04CB0" w:rsidRDefault="00B901F2" w:rsidP="008D7FCB">
      <w:pPr>
        <w:pStyle w:val="BodyText"/>
        <w:widowControl/>
        <w:spacing w:before="600" w:line="336" w:lineRule="auto"/>
        <w:ind w:left="873" w:firstLine="323"/>
        <w:jc w:val="both"/>
        <w:rPr>
          <w:sz w:val="18"/>
          <w:szCs w:val="18"/>
          <w:lang w:val="en-US"/>
        </w:rPr>
      </w:pPr>
    </w:p>
    <w:p w14:paraId="308A2557" w14:textId="392E5C09" w:rsidR="00B70D63" w:rsidRPr="00B70D63" w:rsidRDefault="00B70D63" w:rsidP="00B70D63">
      <w:pPr>
        <w:widowControl/>
        <w:jc w:val="both"/>
        <w:rPr>
          <w:sz w:val="144"/>
          <w:szCs w:val="144"/>
          <w:lang w:val="it-IT"/>
        </w:rPr>
      </w:pPr>
      <w:r>
        <w:rPr>
          <w:noProof/>
        </w:rPr>
        <mc:AlternateContent>
          <mc:Choice Requires="wps">
            <w:drawing>
              <wp:anchor distT="0" distB="0" distL="0" distR="0" simplePos="0" relativeHeight="251658250" behindDoc="0" locked="0" layoutInCell="1" allowOverlap="1" wp14:anchorId="3C4C1F34" wp14:editId="4F55D3F3">
                <wp:simplePos x="0" y="0"/>
                <wp:positionH relativeFrom="page">
                  <wp:posOffset>6127115</wp:posOffset>
                </wp:positionH>
                <wp:positionV relativeFrom="paragraph">
                  <wp:posOffset>137795</wp:posOffset>
                </wp:positionV>
                <wp:extent cx="18415" cy="769620"/>
                <wp:effectExtent l="0" t="0" r="20320" b="0"/>
                <wp:wrapNone/>
                <wp:docPr id="745731904"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A8504CD">
              <v:rect id="docshape25" style="position:absolute;margin-left:482.45pt;margin-top:10.85pt;width:1.45pt;height:60.6pt;z-index:251658251;visibility:visible;mso-wrap-style:square;mso-wrap-distance-left:0;mso-wrap-distance-top:0;mso-wrap-distance-right:0;mso-wrap-distance-bottom:0;mso-position-horizontal:absolute;mso-position-horizontal-relative:page;mso-position-vertical:absolute;mso-position-vertical-relative:text;v-text-anchor:top" o:spid="_x0000_s1026" fillcolor="#9a7248" stroked="f" w14:anchorId="1DEB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">
                <w10:wrap anchorx="page"/>
              </v:rect>
            </w:pict>
          </mc:Fallback>
        </mc:AlternateContent>
      </w:r>
      <w:r w:rsidRPr="00B04CB0">
        <w:rPr>
          <w:color w:val="9A7248"/>
          <w:sz w:val="144"/>
          <w:szCs w:val="144"/>
          <w:lang w:val="en-US"/>
        </w:rPr>
        <w:t xml:space="preserve">                </w:t>
      </w:r>
      <w:r w:rsidRPr="00B04CB0">
        <w:rPr>
          <w:color w:val="9A7248"/>
          <w:sz w:val="144"/>
          <w:szCs w:val="144"/>
          <w:lang w:val="en-US"/>
        </w:rPr>
        <w:tab/>
      </w:r>
      <w:r w:rsidRPr="00B04CB0">
        <w:rPr>
          <w:color w:val="9A7248"/>
          <w:sz w:val="144"/>
          <w:szCs w:val="144"/>
          <w:lang w:val="en-US"/>
        </w:rPr>
        <w:tab/>
      </w:r>
      <w:r w:rsidRPr="00B04CB0">
        <w:rPr>
          <w:color w:val="9A7248"/>
          <w:sz w:val="144"/>
          <w:szCs w:val="144"/>
          <w:lang w:val="en-US"/>
        </w:rPr>
        <w:tab/>
        <w:t xml:space="preserve"> </w:t>
      </w:r>
      <w:r w:rsidRPr="00B70D63">
        <w:rPr>
          <w:color w:val="9A7248"/>
          <w:sz w:val="144"/>
          <w:szCs w:val="144"/>
          <w:lang w:val="it-IT"/>
        </w:rPr>
        <w:t>B</w:t>
      </w:r>
    </w:p>
    <w:p w14:paraId="3EC74370" w14:textId="53D15335" w:rsidR="00B70D63" w:rsidRPr="00B70D63" w:rsidRDefault="00B70D63" w:rsidP="00B70D63">
      <w:pPr>
        <w:pStyle w:val="Heading3"/>
        <w:widowControl/>
        <w:pBdr>
          <w:bottom w:val="single" w:sz="24" w:space="1" w:color="9A7248"/>
        </w:pBdr>
        <w:tabs>
          <w:tab w:val="left" w:pos="9472"/>
        </w:tabs>
        <w:spacing w:line="240" w:lineRule="auto"/>
        <w:ind w:left="0"/>
        <w:jc w:val="both"/>
        <w:rPr>
          <w:u w:val="none"/>
          <w:lang w:val="it-IT"/>
        </w:rPr>
      </w:pPr>
      <w:bookmarkStart w:id="387" w:name="_Toc169600418"/>
      <w:r w:rsidRPr="00B70D63">
        <w:rPr>
          <w:u w:val="none"/>
          <w:lang w:val="it-IT"/>
        </w:rPr>
        <w:t>Apéndice B</w:t>
      </w:r>
      <w:bookmarkEnd w:id="387"/>
    </w:p>
    <w:p w14:paraId="2CA17701" w14:textId="77777777" w:rsidR="00CC4378" w:rsidRDefault="00CC4378" w:rsidP="00CC4378">
      <w:pPr>
        <w:spacing w:line="24" w:lineRule="atLeast"/>
        <w:rPr>
          <w:sz w:val="24"/>
          <w:szCs w:val="24"/>
        </w:rPr>
      </w:pPr>
    </w:p>
    <w:p w14:paraId="755DBF94" w14:textId="1B0D17DB" w:rsidR="003F0323" w:rsidRPr="006C18AD" w:rsidRDefault="00CC4378" w:rsidP="006C18AD">
      <w:pPr>
        <w:spacing w:line="24" w:lineRule="atLeast"/>
        <w:rPr>
          <w:sz w:val="24"/>
          <w:szCs w:val="24"/>
        </w:rPr>
      </w:pPr>
      <w:r>
        <w:rPr>
          <w:sz w:val="24"/>
          <w:szCs w:val="24"/>
        </w:rPr>
        <w:t xml:space="preserve">Este apéndice muestra el código utilizado para </w:t>
      </w:r>
      <w:r w:rsidR="00941045">
        <w:rPr>
          <w:sz w:val="24"/>
          <w:szCs w:val="24"/>
        </w:rPr>
        <w:t>la transformada Wavelet.</w:t>
      </w:r>
    </w:p>
    <w:p w14:paraId="35772300" w14:textId="77777777" w:rsidR="00941045" w:rsidRPr="00E774F4" w:rsidRDefault="00941045" w:rsidP="00941045">
      <w:pPr>
        <w:spacing w:line="24" w:lineRule="atLeast"/>
        <w:rPr>
          <w:sz w:val="24"/>
          <w:szCs w:val="24"/>
          <w:lang w:val="es-ES"/>
        </w:rPr>
      </w:pPr>
    </w:p>
    <w:p w14:paraId="2EA9098F" w14:textId="77777777" w:rsidR="00941045" w:rsidRPr="00E774F4" w:rsidRDefault="00941045" w:rsidP="00941045">
      <w:pPr>
        <w:spacing w:line="24" w:lineRule="atLeast"/>
        <w:rPr>
          <w:sz w:val="20"/>
          <w:lang w:val="es-ES"/>
        </w:rPr>
      </w:pPr>
    </w:p>
    <w:p w14:paraId="7F2228FE" w14:textId="77777777" w:rsidR="00F0579C" w:rsidRPr="00E774F4" w:rsidRDefault="00F0579C" w:rsidP="00941045">
      <w:pPr>
        <w:spacing w:line="24" w:lineRule="atLeast"/>
        <w:rPr>
          <w:sz w:val="20"/>
          <w:lang w:val="es-ES"/>
        </w:rPr>
      </w:pPr>
    </w:p>
    <w:p w14:paraId="7226224E" w14:textId="77777777" w:rsidR="00F0579C" w:rsidRPr="00E774F4" w:rsidRDefault="00F0579C" w:rsidP="00941045">
      <w:pPr>
        <w:spacing w:line="24" w:lineRule="atLeast"/>
        <w:rPr>
          <w:sz w:val="20"/>
          <w:lang w:val="es-ES"/>
        </w:rPr>
      </w:pPr>
    </w:p>
    <w:p w14:paraId="3216E7CE" w14:textId="77777777" w:rsidR="00F0579C" w:rsidRPr="00E774F4" w:rsidRDefault="00F0579C" w:rsidP="00941045">
      <w:pPr>
        <w:spacing w:line="24" w:lineRule="atLeast"/>
        <w:rPr>
          <w:sz w:val="20"/>
          <w:lang w:val="es-ES"/>
        </w:rPr>
      </w:pPr>
    </w:p>
    <w:p w14:paraId="16A5C597" w14:textId="77777777" w:rsidR="00F0579C" w:rsidRPr="00E774F4" w:rsidRDefault="00F0579C" w:rsidP="00941045">
      <w:pPr>
        <w:spacing w:line="24" w:lineRule="atLeast"/>
        <w:rPr>
          <w:sz w:val="20"/>
          <w:lang w:val="es-ES"/>
        </w:rPr>
      </w:pPr>
    </w:p>
    <w:p w14:paraId="106FE5C1" w14:textId="77777777" w:rsidR="00F0579C" w:rsidRPr="00E774F4" w:rsidRDefault="00F0579C" w:rsidP="00941045">
      <w:pPr>
        <w:spacing w:line="24" w:lineRule="atLeast"/>
        <w:rPr>
          <w:sz w:val="20"/>
          <w:lang w:val="es-ES"/>
        </w:rPr>
      </w:pPr>
    </w:p>
    <w:p w14:paraId="016767B7" w14:textId="77777777" w:rsidR="00F0579C" w:rsidRPr="00E774F4" w:rsidRDefault="00F0579C" w:rsidP="00941045">
      <w:pPr>
        <w:spacing w:line="24" w:lineRule="atLeast"/>
        <w:rPr>
          <w:sz w:val="20"/>
          <w:lang w:val="es-ES"/>
        </w:rPr>
      </w:pPr>
    </w:p>
    <w:p w14:paraId="0D010BA3" w14:textId="77777777" w:rsidR="00F0579C" w:rsidRPr="00E774F4" w:rsidRDefault="00F0579C" w:rsidP="00941045">
      <w:pPr>
        <w:spacing w:line="24" w:lineRule="atLeast"/>
        <w:rPr>
          <w:sz w:val="20"/>
          <w:lang w:val="es-ES"/>
        </w:rPr>
      </w:pPr>
    </w:p>
    <w:p w14:paraId="1153DD52" w14:textId="77777777" w:rsidR="00F0579C" w:rsidRPr="00E774F4" w:rsidRDefault="00F0579C" w:rsidP="00941045">
      <w:pPr>
        <w:spacing w:line="24" w:lineRule="atLeast"/>
        <w:rPr>
          <w:sz w:val="20"/>
          <w:lang w:val="es-ES"/>
        </w:rPr>
      </w:pPr>
    </w:p>
    <w:p w14:paraId="09FCDF73" w14:textId="77777777" w:rsidR="00F0579C" w:rsidRPr="00E774F4" w:rsidRDefault="00F0579C" w:rsidP="00941045">
      <w:pPr>
        <w:spacing w:line="24" w:lineRule="atLeast"/>
        <w:rPr>
          <w:sz w:val="20"/>
          <w:lang w:val="es-ES"/>
        </w:rPr>
      </w:pPr>
    </w:p>
    <w:p w14:paraId="1B098C97" w14:textId="77777777" w:rsidR="00F0579C" w:rsidRPr="00E774F4" w:rsidRDefault="00F0579C" w:rsidP="00941045">
      <w:pPr>
        <w:spacing w:line="24" w:lineRule="atLeast"/>
        <w:rPr>
          <w:sz w:val="20"/>
          <w:lang w:val="es-ES"/>
        </w:rPr>
      </w:pPr>
    </w:p>
    <w:p w14:paraId="0E9FFFF8" w14:textId="77777777" w:rsidR="00F0579C" w:rsidRPr="00E774F4" w:rsidRDefault="00F0579C" w:rsidP="00941045">
      <w:pPr>
        <w:spacing w:line="24" w:lineRule="atLeast"/>
        <w:rPr>
          <w:sz w:val="20"/>
          <w:lang w:val="es-ES"/>
        </w:rPr>
      </w:pPr>
    </w:p>
    <w:p w14:paraId="2529FB15" w14:textId="77777777" w:rsidR="00F0579C" w:rsidRPr="00E774F4" w:rsidRDefault="00F0579C" w:rsidP="00941045">
      <w:pPr>
        <w:spacing w:line="24" w:lineRule="atLeast"/>
        <w:rPr>
          <w:sz w:val="20"/>
          <w:lang w:val="es-ES"/>
        </w:rPr>
      </w:pPr>
    </w:p>
    <w:p w14:paraId="2A4F19C9" w14:textId="77777777" w:rsidR="00F0579C" w:rsidRPr="00E774F4" w:rsidRDefault="00F0579C" w:rsidP="00941045">
      <w:pPr>
        <w:spacing w:line="24" w:lineRule="atLeast"/>
        <w:rPr>
          <w:sz w:val="20"/>
          <w:lang w:val="es-ES"/>
        </w:rPr>
      </w:pPr>
    </w:p>
    <w:p w14:paraId="62D2E4F0" w14:textId="77777777" w:rsidR="00F0579C" w:rsidRPr="00E774F4" w:rsidRDefault="00F0579C" w:rsidP="00941045">
      <w:pPr>
        <w:spacing w:line="24" w:lineRule="atLeast"/>
        <w:rPr>
          <w:sz w:val="20"/>
          <w:lang w:val="es-ES"/>
        </w:rPr>
      </w:pPr>
    </w:p>
    <w:p w14:paraId="1C9BC4A6" w14:textId="77777777" w:rsidR="00F0579C" w:rsidRPr="00E774F4" w:rsidRDefault="00F0579C" w:rsidP="00941045">
      <w:pPr>
        <w:spacing w:line="24" w:lineRule="atLeast"/>
        <w:rPr>
          <w:sz w:val="20"/>
          <w:lang w:val="es-ES"/>
        </w:rPr>
      </w:pPr>
    </w:p>
    <w:p w14:paraId="7B3818DD" w14:textId="77777777" w:rsidR="00F0579C" w:rsidRPr="00E774F4" w:rsidRDefault="00F0579C" w:rsidP="00941045">
      <w:pPr>
        <w:spacing w:line="24" w:lineRule="atLeast"/>
        <w:rPr>
          <w:sz w:val="20"/>
          <w:lang w:val="es-ES"/>
        </w:rPr>
      </w:pPr>
    </w:p>
    <w:p w14:paraId="11E3A51E" w14:textId="77777777" w:rsidR="00F0579C" w:rsidRPr="00E774F4" w:rsidRDefault="00F0579C" w:rsidP="00941045">
      <w:pPr>
        <w:spacing w:line="24" w:lineRule="atLeast"/>
        <w:rPr>
          <w:sz w:val="20"/>
          <w:lang w:val="es-ES"/>
        </w:rPr>
      </w:pPr>
    </w:p>
    <w:p w14:paraId="4E4CFEE4" w14:textId="77777777" w:rsidR="00F0579C" w:rsidRPr="00E774F4" w:rsidRDefault="00F0579C" w:rsidP="00941045">
      <w:pPr>
        <w:spacing w:line="24" w:lineRule="atLeast"/>
        <w:rPr>
          <w:sz w:val="20"/>
          <w:lang w:val="es-ES"/>
        </w:rPr>
      </w:pPr>
    </w:p>
    <w:p w14:paraId="4FA58380" w14:textId="77777777" w:rsidR="00F0579C" w:rsidRPr="00E774F4" w:rsidRDefault="00F0579C" w:rsidP="00941045">
      <w:pPr>
        <w:spacing w:line="24" w:lineRule="atLeast"/>
        <w:rPr>
          <w:sz w:val="20"/>
          <w:lang w:val="es-ES"/>
        </w:rPr>
      </w:pPr>
    </w:p>
    <w:p w14:paraId="152EB88D" w14:textId="77777777" w:rsidR="00F0579C" w:rsidRPr="00E774F4" w:rsidRDefault="00F0579C" w:rsidP="00941045">
      <w:pPr>
        <w:spacing w:line="24" w:lineRule="atLeast"/>
        <w:rPr>
          <w:sz w:val="20"/>
          <w:lang w:val="es-ES"/>
        </w:rPr>
      </w:pPr>
    </w:p>
    <w:p w14:paraId="16CFD790" w14:textId="77777777" w:rsidR="00F0579C" w:rsidRPr="00E774F4" w:rsidRDefault="00F0579C" w:rsidP="00941045">
      <w:pPr>
        <w:spacing w:line="24" w:lineRule="atLeast"/>
        <w:rPr>
          <w:sz w:val="20"/>
          <w:lang w:val="es-ES"/>
        </w:rPr>
      </w:pPr>
    </w:p>
    <w:p w14:paraId="41159698" w14:textId="77777777" w:rsidR="00F0579C" w:rsidRPr="00E774F4" w:rsidRDefault="00F0579C" w:rsidP="00941045">
      <w:pPr>
        <w:spacing w:line="24" w:lineRule="atLeast"/>
        <w:rPr>
          <w:sz w:val="20"/>
          <w:lang w:val="es-ES"/>
        </w:rPr>
      </w:pPr>
    </w:p>
    <w:p w14:paraId="65111BF0" w14:textId="77777777" w:rsidR="00F0579C" w:rsidRPr="00E774F4" w:rsidRDefault="00F0579C" w:rsidP="00941045">
      <w:pPr>
        <w:spacing w:line="24" w:lineRule="atLeast"/>
        <w:rPr>
          <w:sz w:val="20"/>
          <w:lang w:val="es-ES"/>
        </w:rPr>
      </w:pPr>
    </w:p>
    <w:p w14:paraId="48C205A4" w14:textId="77777777" w:rsidR="00F0579C" w:rsidRPr="00E774F4" w:rsidRDefault="00F0579C" w:rsidP="00941045">
      <w:pPr>
        <w:spacing w:line="24" w:lineRule="atLeast"/>
        <w:rPr>
          <w:sz w:val="20"/>
          <w:lang w:val="es-ES"/>
        </w:rPr>
      </w:pPr>
    </w:p>
    <w:p w14:paraId="6841BEC3" w14:textId="77777777" w:rsidR="00F0579C" w:rsidRPr="00E774F4" w:rsidRDefault="00F0579C" w:rsidP="00941045">
      <w:pPr>
        <w:spacing w:line="24" w:lineRule="atLeast"/>
        <w:rPr>
          <w:sz w:val="20"/>
          <w:lang w:val="es-ES"/>
        </w:rPr>
      </w:pPr>
    </w:p>
    <w:p w14:paraId="119713D8" w14:textId="77777777" w:rsidR="00F0579C" w:rsidRPr="00E774F4" w:rsidRDefault="00F0579C" w:rsidP="00941045">
      <w:pPr>
        <w:spacing w:line="24" w:lineRule="atLeast"/>
        <w:rPr>
          <w:sz w:val="20"/>
          <w:lang w:val="es-ES"/>
        </w:rPr>
      </w:pPr>
    </w:p>
    <w:p w14:paraId="7C2B5FFE" w14:textId="77777777" w:rsidR="00F0579C" w:rsidRPr="00E774F4" w:rsidRDefault="00F0579C" w:rsidP="00941045">
      <w:pPr>
        <w:spacing w:line="24" w:lineRule="atLeast"/>
        <w:rPr>
          <w:sz w:val="20"/>
          <w:lang w:val="es-ES"/>
        </w:rPr>
      </w:pPr>
    </w:p>
    <w:p w14:paraId="2155EC44" w14:textId="77777777" w:rsidR="00F0579C" w:rsidRPr="00E774F4" w:rsidRDefault="00F0579C" w:rsidP="00941045">
      <w:pPr>
        <w:spacing w:line="24" w:lineRule="atLeast"/>
        <w:rPr>
          <w:sz w:val="20"/>
          <w:lang w:val="es-ES"/>
        </w:rPr>
      </w:pPr>
    </w:p>
    <w:p w14:paraId="69135D11" w14:textId="77777777" w:rsidR="00F0579C" w:rsidRPr="00E774F4" w:rsidRDefault="00F0579C" w:rsidP="00941045">
      <w:pPr>
        <w:spacing w:line="24" w:lineRule="atLeast"/>
        <w:rPr>
          <w:sz w:val="20"/>
          <w:lang w:val="es-ES"/>
        </w:rPr>
      </w:pPr>
    </w:p>
    <w:p w14:paraId="34326034" w14:textId="77777777" w:rsidR="00F0579C" w:rsidRPr="00E774F4" w:rsidRDefault="00F0579C" w:rsidP="00941045">
      <w:pPr>
        <w:spacing w:line="24" w:lineRule="atLeast"/>
        <w:rPr>
          <w:sz w:val="20"/>
          <w:lang w:val="es-ES"/>
        </w:rPr>
      </w:pPr>
    </w:p>
    <w:p w14:paraId="72F6C904" w14:textId="77777777" w:rsidR="00F0579C" w:rsidRPr="00E774F4" w:rsidRDefault="00F0579C" w:rsidP="00941045">
      <w:pPr>
        <w:spacing w:line="24" w:lineRule="atLeast"/>
        <w:rPr>
          <w:sz w:val="20"/>
          <w:lang w:val="es-ES"/>
        </w:rPr>
      </w:pPr>
    </w:p>
    <w:p w14:paraId="5380900B" w14:textId="77777777" w:rsidR="00F0579C" w:rsidRPr="00E774F4" w:rsidRDefault="00F0579C" w:rsidP="00941045">
      <w:pPr>
        <w:spacing w:line="24" w:lineRule="atLeast"/>
        <w:rPr>
          <w:sz w:val="20"/>
          <w:lang w:val="es-ES"/>
        </w:rPr>
      </w:pPr>
    </w:p>
    <w:p w14:paraId="04A9F385" w14:textId="77777777" w:rsidR="00F0579C" w:rsidRPr="00E774F4" w:rsidRDefault="00F0579C" w:rsidP="00941045">
      <w:pPr>
        <w:spacing w:line="24" w:lineRule="atLeast"/>
        <w:rPr>
          <w:sz w:val="20"/>
          <w:lang w:val="es-ES"/>
        </w:rPr>
      </w:pPr>
    </w:p>
    <w:p w14:paraId="3A3C0093" w14:textId="77777777" w:rsidR="00F0579C" w:rsidRPr="00E774F4" w:rsidRDefault="00F0579C" w:rsidP="00941045">
      <w:pPr>
        <w:spacing w:line="24" w:lineRule="atLeast"/>
        <w:rPr>
          <w:sz w:val="20"/>
          <w:lang w:val="es-ES"/>
        </w:rPr>
      </w:pPr>
    </w:p>
    <w:p w14:paraId="067B0510" w14:textId="77777777" w:rsidR="00F0579C" w:rsidRPr="00E774F4" w:rsidRDefault="00F0579C" w:rsidP="00941045">
      <w:pPr>
        <w:spacing w:line="24" w:lineRule="atLeast"/>
        <w:rPr>
          <w:sz w:val="20"/>
          <w:lang w:val="es-ES"/>
        </w:rPr>
      </w:pPr>
    </w:p>
    <w:p w14:paraId="2581DA53" w14:textId="77777777" w:rsidR="00F0579C" w:rsidRPr="00E774F4" w:rsidRDefault="00F0579C" w:rsidP="00941045">
      <w:pPr>
        <w:spacing w:line="24" w:lineRule="atLeast"/>
        <w:rPr>
          <w:sz w:val="20"/>
          <w:lang w:val="es-ES"/>
        </w:rPr>
      </w:pPr>
    </w:p>
    <w:p w14:paraId="7A3CAD5A" w14:textId="77777777" w:rsidR="00F0579C" w:rsidRPr="00E774F4" w:rsidRDefault="00F0579C" w:rsidP="00941045">
      <w:pPr>
        <w:spacing w:line="24" w:lineRule="atLeast"/>
        <w:rPr>
          <w:sz w:val="20"/>
          <w:lang w:val="es-ES"/>
        </w:rPr>
      </w:pPr>
    </w:p>
    <w:p w14:paraId="7369CD91" w14:textId="77777777" w:rsidR="00F0579C" w:rsidRPr="00E774F4" w:rsidRDefault="00F0579C" w:rsidP="00941045">
      <w:pPr>
        <w:spacing w:line="24" w:lineRule="atLeast"/>
        <w:rPr>
          <w:sz w:val="20"/>
          <w:lang w:val="es-ES"/>
        </w:rPr>
      </w:pPr>
    </w:p>
    <w:p w14:paraId="3AFA940B" w14:textId="77777777" w:rsidR="00F0579C" w:rsidRPr="00E774F4" w:rsidRDefault="00F0579C" w:rsidP="00941045">
      <w:pPr>
        <w:spacing w:line="24" w:lineRule="atLeast"/>
        <w:rPr>
          <w:sz w:val="20"/>
          <w:lang w:val="es-ES"/>
        </w:rPr>
      </w:pPr>
    </w:p>
    <w:p w14:paraId="4A3043CF" w14:textId="77777777" w:rsidR="00F0579C" w:rsidRPr="00E774F4" w:rsidRDefault="00F0579C" w:rsidP="00941045">
      <w:pPr>
        <w:spacing w:line="24" w:lineRule="atLeast"/>
        <w:rPr>
          <w:sz w:val="20"/>
          <w:lang w:val="es-ES"/>
        </w:rPr>
      </w:pPr>
    </w:p>
    <w:p w14:paraId="152BB10D" w14:textId="3C2700EB" w:rsidR="00F0579C" w:rsidRPr="00E774F4" w:rsidRDefault="00F0579C" w:rsidP="00941045">
      <w:pPr>
        <w:spacing w:line="24" w:lineRule="atLeast"/>
        <w:rPr>
          <w:sz w:val="20"/>
          <w:lang w:val="es-ES"/>
        </w:rPr>
      </w:pPr>
    </w:p>
    <w:p w14:paraId="0B606B12" w14:textId="62A95826" w:rsidR="00F0579C" w:rsidRPr="00E774F4" w:rsidRDefault="00F0579C" w:rsidP="00941045">
      <w:pPr>
        <w:spacing w:line="24" w:lineRule="atLeast"/>
        <w:rPr>
          <w:sz w:val="20"/>
          <w:lang w:val="es-ES"/>
        </w:rPr>
      </w:pPr>
    </w:p>
    <w:p w14:paraId="50F279E5" w14:textId="3B59CAAE" w:rsidR="00F0579C" w:rsidRPr="00E774F4" w:rsidRDefault="00F0579C" w:rsidP="00941045">
      <w:pPr>
        <w:spacing w:line="24" w:lineRule="atLeast"/>
        <w:rPr>
          <w:sz w:val="20"/>
          <w:lang w:val="es-ES"/>
        </w:rPr>
      </w:pPr>
    </w:p>
    <w:p w14:paraId="3DEC16CA" w14:textId="4E3F3060" w:rsidR="00F0579C" w:rsidRPr="00E774F4" w:rsidRDefault="00F0579C" w:rsidP="00941045">
      <w:pPr>
        <w:spacing w:line="24" w:lineRule="atLeast"/>
        <w:rPr>
          <w:sz w:val="20"/>
          <w:lang w:val="es-ES"/>
        </w:rPr>
      </w:pPr>
    </w:p>
    <w:p w14:paraId="786A1FDC" w14:textId="0EC8C0FD" w:rsidR="00F0579C" w:rsidRPr="00E774F4" w:rsidRDefault="00F0579C" w:rsidP="00941045">
      <w:pPr>
        <w:spacing w:line="24" w:lineRule="atLeast"/>
        <w:rPr>
          <w:sz w:val="20"/>
          <w:lang w:val="es-ES"/>
        </w:rPr>
      </w:pPr>
    </w:p>
    <w:p w14:paraId="450C4CA9" w14:textId="29BA1C7A" w:rsidR="00F0579C" w:rsidRPr="00E774F4" w:rsidRDefault="00F0579C" w:rsidP="00941045">
      <w:pPr>
        <w:spacing w:line="24" w:lineRule="atLeast"/>
        <w:rPr>
          <w:sz w:val="20"/>
          <w:lang w:val="es-ES"/>
        </w:rPr>
      </w:pPr>
    </w:p>
    <w:p w14:paraId="0A91CA26" w14:textId="193E19D2" w:rsidR="00F0579C" w:rsidRPr="00E774F4" w:rsidRDefault="00F0579C" w:rsidP="00941045">
      <w:pPr>
        <w:spacing w:line="24" w:lineRule="atLeast"/>
        <w:rPr>
          <w:sz w:val="20"/>
          <w:lang w:val="es-ES"/>
        </w:rPr>
      </w:pPr>
    </w:p>
    <w:p w14:paraId="52B1AF25" w14:textId="51AEAA7B" w:rsidR="00F0579C" w:rsidRPr="00E774F4" w:rsidRDefault="00F0579C" w:rsidP="00941045">
      <w:pPr>
        <w:spacing w:line="24" w:lineRule="atLeast"/>
        <w:rPr>
          <w:sz w:val="20"/>
          <w:lang w:val="es-ES"/>
        </w:rPr>
      </w:pPr>
    </w:p>
    <w:p w14:paraId="566E010A" w14:textId="62A0E943" w:rsidR="00F0579C" w:rsidRPr="00E774F4" w:rsidRDefault="00F0579C" w:rsidP="00941045">
      <w:pPr>
        <w:spacing w:line="24" w:lineRule="atLeast"/>
        <w:rPr>
          <w:sz w:val="20"/>
          <w:lang w:val="es-ES"/>
        </w:rPr>
      </w:pPr>
    </w:p>
    <w:p w14:paraId="13CB72A5" w14:textId="3B4E7389" w:rsidR="00F0579C" w:rsidRPr="00E774F4" w:rsidRDefault="00F0579C" w:rsidP="00941045">
      <w:pPr>
        <w:spacing w:line="24" w:lineRule="atLeast"/>
        <w:rPr>
          <w:sz w:val="20"/>
          <w:lang w:val="es-ES"/>
        </w:rPr>
      </w:pPr>
    </w:p>
    <w:p w14:paraId="379D1175" w14:textId="714A55BB" w:rsidR="00F0579C" w:rsidRPr="00E774F4" w:rsidRDefault="00F0579C" w:rsidP="00941045">
      <w:pPr>
        <w:spacing w:line="24" w:lineRule="atLeast"/>
        <w:rPr>
          <w:sz w:val="20"/>
          <w:lang w:val="es-ES"/>
        </w:rPr>
      </w:pPr>
    </w:p>
    <w:p w14:paraId="5A948A12" w14:textId="06B9DC14" w:rsidR="00F0579C" w:rsidRPr="00E774F4" w:rsidRDefault="00F0579C" w:rsidP="00941045">
      <w:pPr>
        <w:spacing w:line="24" w:lineRule="atLeast"/>
        <w:rPr>
          <w:sz w:val="20"/>
          <w:lang w:val="es-ES"/>
        </w:rPr>
      </w:pPr>
    </w:p>
    <w:p w14:paraId="5C23DD65" w14:textId="56CED2F7" w:rsidR="00F0579C" w:rsidRPr="00E774F4" w:rsidRDefault="00F0579C" w:rsidP="00941045">
      <w:pPr>
        <w:spacing w:line="24" w:lineRule="atLeast"/>
        <w:rPr>
          <w:sz w:val="20"/>
          <w:lang w:val="es-ES"/>
        </w:rPr>
      </w:pPr>
    </w:p>
    <w:p w14:paraId="2CFD681D" w14:textId="434CA991" w:rsidR="00F0579C" w:rsidRPr="00E774F4" w:rsidRDefault="00F0579C" w:rsidP="00941045">
      <w:pPr>
        <w:spacing w:line="24" w:lineRule="atLeast"/>
        <w:rPr>
          <w:sz w:val="20"/>
          <w:lang w:val="es-ES"/>
        </w:rPr>
      </w:pPr>
    </w:p>
    <w:p w14:paraId="4A058D62" w14:textId="77777777" w:rsidR="00644E61" w:rsidRPr="00E774F4" w:rsidRDefault="00644E61" w:rsidP="00941045">
      <w:pPr>
        <w:spacing w:line="24" w:lineRule="atLeast"/>
        <w:rPr>
          <w:sz w:val="20"/>
          <w:lang w:val="es-ES"/>
        </w:rPr>
      </w:pPr>
    </w:p>
    <w:p w14:paraId="77A97B09" w14:textId="77777777" w:rsidR="00644E61" w:rsidRPr="00E774F4" w:rsidRDefault="00644E61" w:rsidP="00941045">
      <w:pPr>
        <w:spacing w:line="24" w:lineRule="atLeast"/>
        <w:rPr>
          <w:sz w:val="20"/>
          <w:lang w:val="es-ES"/>
        </w:rPr>
      </w:pPr>
    </w:p>
    <w:p w14:paraId="678611A2" w14:textId="77777777" w:rsidR="00644E61" w:rsidRPr="00E774F4" w:rsidRDefault="00644E61" w:rsidP="00941045">
      <w:pPr>
        <w:spacing w:line="24" w:lineRule="atLeast"/>
        <w:rPr>
          <w:sz w:val="20"/>
          <w:lang w:val="es-ES"/>
        </w:rPr>
      </w:pPr>
    </w:p>
    <w:p w14:paraId="6F1CCF7A" w14:textId="77777777" w:rsidR="00644E61" w:rsidRPr="00E774F4" w:rsidRDefault="00644E61" w:rsidP="00941045">
      <w:pPr>
        <w:spacing w:line="24" w:lineRule="atLeast"/>
        <w:rPr>
          <w:sz w:val="20"/>
          <w:lang w:val="es-ES"/>
        </w:rPr>
      </w:pPr>
    </w:p>
    <w:p w14:paraId="08D42C94" w14:textId="77777777" w:rsidR="00644E61" w:rsidRPr="00E774F4" w:rsidRDefault="00644E61" w:rsidP="00941045">
      <w:pPr>
        <w:spacing w:line="24" w:lineRule="atLeast"/>
        <w:rPr>
          <w:sz w:val="20"/>
          <w:lang w:val="es-ES"/>
        </w:rPr>
      </w:pPr>
    </w:p>
    <w:p w14:paraId="0A688EA4" w14:textId="77777777" w:rsidR="00644E61" w:rsidRPr="00E774F4" w:rsidRDefault="00644E61" w:rsidP="00941045">
      <w:pPr>
        <w:spacing w:line="24" w:lineRule="atLeast"/>
        <w:rPr>
          <w:sz w:val="20"/>
          <w:lang w:val="es-ES"/>
        </w:rPr>
      </w:pPr>
    </w:p>
    <w:p w14:paraId="4E171F02" w14:textId="77777777" w:rsidR="00644E61" w:rsidRPr="00E774F4" w:rsidRDefault="00644E61" w:rsidP="00941045">
      <w:pPr>
        <w:spacing w:line="24" w:lineRule="atLeast"/>
        <w:rPr>
          <w:sz w:val="20"/>
          <w:lang w:val="es-ES"/>
        </w:rPr>
      </w:pPr>
    </w:p>
    <w:p w14:paraId="67833B3B" w14:textId="77777777" w:rsidR="00644E61" w:rsidRPr="00E774F4" w:rsidRDefault="00644E61" w:rsidP="00941045">
      <w:pPr>
        <w:spacing w:line="24" w:lineRule="atLeast"/>
        <w:rPr>
          <w:sz w:val="20"/>
          <w:lang w:val="es-ES"/>
        </w:rPr>
      </w:pPr>
    </w:p>
    <w:p w14:paraId="5B66261B" w14:textId="77777777" w:rsidR="00644E61" w:rsidRPr="00E774F4" w:rsidRDefault="00644E61" w:rsidP="00941045">
      <w:pPr>
        <w:spacing w:line="24" w:lineRule="atLeast"/>
        <w:rPr>
          <w:sz w:val="20"/>
          <w:lang w:val="es-ES"/>
        </w:rPr>
      </w:pPr>
    </w:p>
    <w:p w14:paraId="7929DD3E" w14:textId="77777777" w:rsidR="00644E61" w:rsidRPr="00E774F4" w:rsidRDefault="00644E61" w:rsidP="00941045">
      <w:pPr>
        <w:spacing w:line="24" w:lineRule="atLeast"/>
        <w:rPr>
          <w:sz w:val="20"/>
          <w:lang w:val="es-ES"/>
        </w:rPr>
      </w:pPr>
    </w:p>
    <w:p w14:paraId="2B98F719" w14:textId="77777777" w:rsidR="00644E61" w:rsidRPr="00E774F4" w:rsidRDefault="00644E61" w:rsidP="00941045">
      <w:pPr>
        <w:spacing w:line="24" w:lineRule="atLeast"/>
        <w:rPr>
          <w:sz w:val="20"/>
          <w:lang w:val="es-ES"/>
        </w:rPr>
      </w:pPr>
    </w:p>
    <w:p w14:paraId="57B847DD" w14:textId="77777777" w:rsidR="00644E61" w:rsidRPr="00E774F4" w:rsidRDefault="00644E61" w:rsidP="00941045">
      <w:pPr>
        <w:spacing w:line="24" w:lineRule="atLeast"/>
        <w:rPr>
          <w:sz w:val="20"/>
          <w:lang w:val="es-ES"/>
        </w:rPr>
      </w:pPr>
    </w:p>
    <w:p w14:paraId="3580F3D6" w14:textId="77777777" w:rsidR="00644E61" w:rsidRPr="00E774F4" w:rsidRDefault="00644E61" w:rsidP="00941045">
      <w:pPr>
        <w:spacing w:line="24" w:lineRule="atLeast"/>
        <w:rPr>
          <w:sz w:val="20"/>
          <w:lang w:val="es-ES"/>
        </w:rPr>
      </w:pPr>
    </w:p>
    <w:p w14:paraId="2821AE1F" w14:textId="77777777" w:rsidR="00644E61" w:rsidRPr="00E774F4" w:rsidRDefault="00644E61" w:rsidP="00941045">
      <w:pPr>
        <w:spacing w:line="24" w:lineRule="atLeast"/>
        <w:rPr>
          <w:sz w:val="20"/>
          <w:lang w:val="es-ES"/>
        </w:rPr>
      </w:pPr>
    </w:p>
    <w:p w14:paraId="38D4B326" w14:textId="77777777" w:rsidR="00644E61" w:rsidRPr="00E774F4" w:rsidRDefault="00644E61" w:rsidP="00941045">
      <w:pPr>
        <w:spacing w:line="24" w:lineRule="atLeast"/>
        <w:rPr>
          <w:sz w:val="20"/>
          <w:lang w:val="es-ES"/>
        </w:rPr>
      </w:pPr>
    </w:p>
    <w:p w14:paraId="62729ABA" w14:textId="77777777" w:rsidR="00644E61" w:rsidRPr="00E774F4" w:rsidRDefault="00644E61" w:rsidP="00941045">
      <w:pPr>
        <w:spacing w:line="24" w:lineRule="atLeast"/>
        <w:rPr>
          <w:sz w:val="20"/>
          <w:lang w:val="es-ES"/>
        </w:rPr>
      </w:pPr>
    </w:p>
    <w:p w14:paraId="56BF16A1" w14:textId="77777777" w:rsidR="00644E61" w:rsidRPr="00E774F4" w:rsidRDefault="00644E61" w:rsidP="00941045">
      <w:pPr>
        <w:spacing w:line="24" w:lineRule="atLeast"/>
        <w:rPr>
          <w:sz w:val="20"/>
          <w:lang w:val="es-ES"/>
        </w:rPr>
      </w:pPr>
    </w:p>
    <w:p w14:paraId="0DCAE19D" w14:textId="77777777" w:rsidR="00644E61" w:rsidRPr="00E774F4" w:rsidRDefault="00644E61" w:rsidP="00941045">
      <w:pPr>
        <w:spacing w:line="24" w:lineRule="atLeast"/>
        <w:rPr>
          <w:sz w:val="20"/>
          <w:lang w:val="es-ES"/>
        </w:rPr>
      </w:pPr>
    </w:p>
    <w:p w14:paraId="544A22E1" w14:textId="77777777" w:rsidR="00644E61" w:rsidRPr="00E774F4" w:rsidRDefault="00644E61" w:rsidP="00941045">
      <w:pPr>
        <w:spacing w:line="24" w:lineRule="atLeast"/>
        <w:rPr>
          <w:sz w:val="20"/>
          <w:lang w:val="es-ES"/>
        </w:rPr>
      </w:pPr>
    </w:p>
    <w:p w14:paraId="2EF5FB01" w14:textId="77777777" w:rsidR="00644E61" w:rsidRPr="00E774F4" w:rsidRDefault="00644E61" w:rsidP="00941045">
      <w:pPr>
        <w:spacing w:line="24" w:lineRule="atLeast"/>
        <w:rPr>
          <w:sz w:val="20"/>
          <w:lang w:val="es-ES"/>
        </w:rPr>
      </w:pPr>
    </w:p>
    <w:p w14:paraId="18AF4D0D" w14:textId="77777777" w:rsidR="00644E61" w:rsidRPr="00E774F4" w:rsidRDefault="00644E61" w:rsidP="00941045">
      <w:pPr>
        <w:spacing w:line="24" w:lineRule="atLeast"/>
        <w:rPr>
          <w:sz w:val="20"/>
          <w:lang w:val="es-ES"/>
        </w:rPr>
      </w:pPr>
    </w:p>
    <w:p w14:paraId="5F4A5962" w14:textId="77777777" w:rsidR="00644E61" w:rsidRPr="00E774F4" w:rsidRDefault="00644E61" w:rsidP="00941045">
      <w:pPr>
        <w:spacing w:line="24" w:lineRule="atLeast"/>
        <w:rPr>
          <w:sz w:val="20"/>
          <w:lang w:val="es-ES"/>
        </w:rPr>
      </w:pPr>
    </w:p>
    <w:p w14:paraId="29C5417A" w14:textId="77777777" w:rsidR="00644E61" w:rsidRPr="00E774F4" w:rsidRDefault="00644E61" w:rsidP="00941045">
      <w:pPr>
        <w:spacing w:line="24" w:lineRule="atLeast"/>
        <w:rPr>
          <w:sz w:val="20"/>
          <w:lang w:val="es-ES"/>
        </w:rPr>
      </w:pPr>
    </w:p>
    <w:p w14:paraId="00961635" w14:textId="77777777" w:rsidR="00644E61" w:rsidRPr="00E774F4" w:rsidRDefault="00644E61" w:rsidP="00941045">
      <w:pPr>
        <w:spacing w:line="24" w:lineRule="atLeast"/>
        <w:rPr>
          <w:sz w:val="20"/>
          <w:lang w:val="es-ES"/>
        </w:rPr>
      </w:pPr>
    </w:p>
    <w:p w14:paraId="313524AD" w14:textId="77777777" w:rsidR="00644E61" w:rsidRPr="00E774F4" w:rsidRDefault="00644E61" w:rsidP="00941045">
      <w:pPr>
        <w:spacing w:line="24" w:lineRule="atLeast"/>
        <w:rPr>
          <w:sz w:val="20"/>
          <w:lang w:val="es-ES"/>
        </w:rPr>
      </w:pPr>
    </w:p>
    <w:p w14:paraId="715211AD" w14:textId="77777777" w:rsidR="00644E61" w:rsidRPr="00E774F4" w:rsidRDefault="00644E61" w:rsidP="00941045">
      <w:pPr>
        <w:spacing w:line="24" w:lineRule="atLeast"/>
        <w:rPr>
          <w:sz w:val="20"/>
          <w:lang w:val="es-ES"/>
        </w:rPr>
      </w:pPr>
    </w:p>
    <w:p w14:paraId="7B46B9F5" w14:textId="77777777" w:rsidR="00644E61" w:rsidRPr="00E774F4" w:rsidRDefault="00644E61" w:rsidP="00941045">
      <w:pPr>
        <w:spacing w:line="24" w:lineRule="atLeast"/>
        <w:rPr>
          <w:sz w:val="20"/>
          <w:lang w:val="es-ES"/>
        </w:rPr>
      </w:pPr>
    </w:p>
    <w:p w14:paraId="62B89E09" w14:textId="77777777" w:rsidR="00644E61" w:rsidRPr="00E774F4" w:rsidRDefault="00644E61" w:rsidP="00941045">
      <w:pPr>
        <w:spacing w:line="24" w:lineRule="atLeast"/>
        <w:rPr>
          <w:sz w:val="20"/>
          <w:lang w:val="es-ES"/>
        </w:rPr>
      </w:pPr>
    </w:p>
    <w:p w14:paraId="41DD79DD" w14:textId="77777777" w:rsidR="00644E61" w:rsidRPr="00E774F4" w:rsidRDefault="00644E61" w:rsidP="00941045">
      <w:pPr>
        <w:spacing w:line="24" w:lineRule="atLeast"/>
        <w:rPr>
          <w:sz w:val="20"/>
          <w:lang w:val="es-ES"/>
        </w:rPr>
      </w:pPr>
    </w:p>
    <w:p w14:paraId="4BEDABE5" w14:textId="77777777" w:rsidR="00644E61" w:rsidRPr="00E774F4" w:rsidRDefault="00644E61" w:rsidP="00941045">
      <w:pPr>
        <w:spacing w:line="24" w:lineRule="atLeast"/>
        <w:rPr>
          <w:sz w:val="20"/>
          <w:lang w:val="es-ES"/>
        </w:rPr>
      </w:pPr>
    </w:p>
    <w:p w14:paraId="25028B5D" w14:textId="77777777" w:rsidR="00644E61" w:rsidRPr="00E774F4" w:rsidRDefault="00644E61" w:rsidP="00941045">
      <w:pPr>
        <w:spacing w:line="24" w:lineRule="atLeast"/>
        <w:rPr>
          <w:sz w:val="20"/>
          <w:lang w:val="es-ES"/>
        </w:rPr>
      </w:pPr>
    </w:p>
    <w:p w14:paraId="12203621" w14:textId="77777777" w:rsidR="00644E61" w:rsidRPr="00E774F4" w:rsidRDefault="00644E61" w:rsidP="00941045">
      <w:pPr>
        <w:spacing w:line="24" w:lineRule="atLeast"/>
        <w:rPr>
          <w:sz w:val="20"/>
          <w:lang w:val="es-ES"/>
        </w:rPr>
      </w:pPr>
    </w:p>
    <w:p w14:paraId="5BBB0313" w14:textId="77777777" w:rsidR="00644E61" w:rsidRPr="00E774F4" w:rsidRDefault="00644E61" w:rsidP="00941045">
      <w:pPr>
        <w:spacing w:line="24" w:lineRule="atLeast"/>
        <w:rPr>
          <w:sz w:val="20"/>
          <w:lang w:val="es-ES"/>
        </w:rPr>
      </w:pPr>
    </w:p>
    <w:p w14:paraId="7F1DF00E" w14:textId="77777777" w:rsidR="00644E61" w:rsidRPr="00E774F4" w:rsidRDefault="00644E61" w:rsidP="00941045">
      <w:pPr>
        <w:spacing w:line="24" w:lineRule="atLeast"/>
        <w:rPr>
          <w:sz w:val="20"/>
          <w:lang w:val="es-ES"/>
        </w:rPr>
      </w:pPr>
    </w:p>
    <w:p w14:paraId="061F1024" w14:textId="77777777" w:rsidR="00644E61" w:rsidRPr="00E774F4" w:rsidRDefault="00644E61" w:rsidP="00941045">
      <w:pPr>
        <w:spacing w:line="24" w:lineRule="atLeast"/>
        <w:rPr>
          <w:sz w:val="20"/>
          <w:lang w:val="es-ES"/>
        </w:rPr>
      </w:pPr>
    </w:p>
    <w:p w14:paraId="329E8471" w14:textId="77777777" w:rsidR="00644E61" w:rsidRPr="00E774F4" w:rsidRDefault="00644E61" w:rsidP="00941045">
      <w:pPr>
        <w:spacing w:line="24" w:lineRule="atLeast"/>
        <w:rPr>
          <w:sz w:val="20"/>
          <w:lang w:val="es-ES"/>
        </w:rPr>
      </w:pPr>
    </w:p>
    <w:p w14:paraId="65ABF32B" w14:textId="77777777" w:rsidR="00644E61" w:rsidRPr="00E774F4" w:rsidRDefault="00644E61" w:rsidP="00941045">
      <w:pPr>
        <w:spacing w:line="24" w:lineRule="atLeast"/>
        <w:rPr>
          <w:sz w:val="20"/>
          <w:lang w:val="es-ES"/>
        </w:rPr>
      </w:pPr>
    </w:p>
    <w:p w14:paraId="799BFF94" w14:textId="77777777" w:rsidR="00644E61" w:rsidRPr="00E774F4" w:rsidRDefault="00644E61" w:rsidP="00941045">
      <w:pPr>
        <w:spacing w:line="24" w:lineRule="atLeast"/>
        <w:rPr>
          <w:sz w:val="20"/>
          <w:lang w:val="es-ES"/>
        </w:rPr>
      </w:pPr>
    </w:p>
    <w:p w14:paraId="7A773E24" w14:textId="77777777" w:rsidR="00644E61" w:rsidRPr="00E774F4" w:rsidRDefault="00644E61" w:rsidP="00941045">
      <w:pPr>
        <w:spacing w:line="24" w:lineRule="atLeast"/>
        <w:rPr>
          <w:sz w:val="20"/>
          <w:lang w:val="es-ES"/>
        </w:rPr>
      </w:pPr>
    </w:p>
    <w:p w14:paraId="2DECC958" w14:textId="77777777" w:rsidR="00644E61" w:rsidRPr="00E774F4" w:rsidRDefault="00644E61" w:rsidP="00941045">
      <w:pPr>
        <w:spacing w:line="24" w:lineRule="atLeast"/>
        <w:rPr>
          <w:sz w:val="20"/>
          <w:lang w:val="es-ES"/>
        </w:rPr>
      </w:pPr>
    </w:p>
    <w:p w14:paraId="6BCC2CDA" w14:textId="77777777" w:rsidR="00644E61" w:rsidRPr="00E774F4" w:rsidRDefault="00644E61" w:rsidP="00941045">
      <w:pPr>
        <w:spacing w:line="24" w:lineRule="atLeast"/>
        <w:rPr>
          <w:sz w:val="20"/>
          <w:lang w:val="es-ES"/>
        </w:rPr>
      </w:pPr>
    </w:p>
    <w:p w14:paraId="2C71C549" w14:textId="77777777" w:rsidR="00644E61" w:rsidRPr="00E774F4" w:rsidRDefault="00644E61" w:rsidP="00941045">
      <w:pPr>
        <w:spacing w:line="24" w:lineRule="atLeast"/>
        <w:rPr>
          <w:sz w:val="20"/>
          <w:lang w:val="es-ES"/>
        </w:rPr>
      </w:pPr>
    </w:p>
    <w:p w14:paraId="7FD9B6D6" w14:textId="77777777" w:rsidR="00644E61" w:rsidRPr="00E774F4" w:rsidRDefault="00644E61" w:rsidP="00941045">
      <w:pPr>
        <w:spacing w:line="24" w:lineRule="atLeast"/>
        <w:rPr>
          <w:sz w:val="20"/>
          <w:lang w:val="es-ES"/>
        </w:rPr>
      </w:pPr>
    </w:p>
    <w:p w14:paraId="047932DE" w14:textId="77777777" w:rsidR="00644E61" w:rsidRPr="00E774F4" w:rsidRDefault="00644E61" w:rsidP="00941045">
      <w:pPr>
        <w:spacing w:line="24" w:lineRule="atLeast"/>
        <w:rPr>
          <w:sz w:val="20"/>
          <w:lang w:val="es-ES"/>
        </w:rPr>
      </w:pPr>
    </w:p>
    <w:p w14:paraId="4686AC8B" w14:textId="77777777" w:rsidR="00644E61" w:rsidRPr="00E774F4" w:rsidRDefault="00644E61" w:rsidP="00941045">
      <w:pPr>
        <w:spacing w:line="24" w:lineRule="atLeast"/>
        <w:rPr>
          <w:sz w:val="20"/>
          <w:lang w:val="es-ES"/>
        </w:rPr>
      </w:pPr>
    </w:p>
    <w:p w14:paraId="04FADD73" w14:textId="77777777" w:rsidR="00644E61" w:rsidRPr="00E774F4" w:rsidRDefault="00644E61" w:rsidP="00941045">
      <w:pPr>
        <w:spacing w:line="24" w:lineRule="atLeast"/>
        <w:rPr>
          <w:sz w:val="20"/>
          <w:lang w:val="es-ES"/>
        </w:rPr>
      </w:pPr>
    </w:p>
    <w:p w14:paraId="67995977" w14:textId="77777777" w:rsidR="00644E61" w:rsidRPr="00E774F4" w:rsidRDefault="00644E61" w:rsidP="00941045">
      <w:pPr>
        <w:spacing w:line="24" w:lineRule="atLeast"/>
        <w:rPr>
          <w:sz w:val="20"/>
          <w:lang w:val="es-ES"/>
        </w:rPr>
      </w:pPr>
    </w:p>
    <w:p w14:paraId="2DD8E11C" w14:textId="77777777" w:rsidR="00644E61" w:rsidRPr="00E774F4" w:rsidRDefault="00644E61" w:rsidP="00941045">
      <w:pPr>
        <w:spacing w:line="24" w:lineRule="atLeast"/>
        <w:rPr>
          <w:sz w:val="20"/>
          <w:lang w:val="es-ES"/>
        </w:rPr>
      </w:pPr>
    </w:p>
    <w:p w14:paraId="3BA7DB50" w14:textId="77777777" w:rsidR="00644E61" w:rsidRPr="00E774F4" w:rsidRDefault="00644E61" w:rsidP="00941045">
      <w:pPr>
        <w:spacing w:line="24" w:lineRule="atLeast"/>
        <w:rPr>
          <w:sz w:val="20"/>
          <w:lang w:val="es-ES"/>
        </w:rPr>
      </w:pPr>
    </w:p>
    <w:p w14:paraId="66B309B6" w14:textId="77777777" w:rsidR="00644E61" w:rsidRPr="00E774F4" w:rsidRDefault="00644E61" w:rsidP="00941045">
      <w:pPr>
        <w:spacing w:line="24" w:lineRule="atLeast"/>
        <w:rPr>
          <w:sz w:val="20"/>
          <w:lang w:val="es-ES"/>
        </w:rPr>
      </w:pPr>
    </w:p>
    <w:p w14:paraId="358BCAC0" w14:textId="77777777" w:rsidR="00644E61" w:rsidRPr="00E774F4" w:rsidRDefault="00644E61" w:rsidP="00941045">
      <w:pPr>
        <w:spacing w:line="24" w:lineRule="atLeast"/>
        <w:rPr>
          <w:sz w:val="20"/>
          <w:lang w:val="es-ES"/>
        </w:rPr>
      </w:pPr>
    </w:p>
    <w:p w14:paraId="28AA1392" w14:textId="1ADAF262" w:rsidR="00F0579C" w:rsidRPr="00E774F4" w:rsidRDefault="00F0579C" w:rsidP="00941045">
      <w:pPr>
        <w:spacing w:line="24" w:lineRule="atLeast"/>
        <w:rPr>
          <w:sz w:val="20"/>
          <w:lang w:val="es-ES"/>
        </w:rPr>
      </w:pPr>
    </w:p>
    <w:p w14:paraId="75ACB4D8" w14:textId="193F4A99" w:rsidR="00F0579C" w:rsidRPr="00E774F4" w:rsidRDefault="00F0579C" w:rsidP="00941045">
      <w:pPr>
        <w:spacing w:line="24" w:lineRule="atLeast"/>
        <w:rPr>
          <w:sz w:val="20"/>
          <w:lang w:val="es-ES"/>
        </w:rPr>
      </w:pPr>
    </w:p>
    <w:p w14:paraId="54F78EB8" w14:textId="58AF1636" w:rsidR="00CC568B" w:rsidRPr="00E774F4" w:rsidRDefault="00CC568B" w:rsidP="00CC568B">
      <w:pPr>
        <w:pStyle w:val="Heading3"/>
        <w:widowControl/>
        <w:pBdr>
          <w:bottom w:val="single" w:sz="24" w:space="1" w:color="9A7248"/>
        </w:pBdr>
        <w:spacing w:line="240" w:lineRule="auto"/>
        <w:ind w:left="0"/>
        <w:jc w:val="both"/>
        <w:rPr>
          <w:u w:val="none"/>
          <w:lang w:val="en-US"/>
        </w:rPr>
      </w:pPr>
      <w:bookmarkStart w:id="388" w:name="_Toc169600419"/>
      <w:r w:rsidRPr="00E774F4">
        <w:rPr>
          <w:u w:val="none"/>
          <w:lang w:val="en-US"/>
        </w:rPr>
        <w:t>Glosario</w:t>
      </w:r>
      <w:bookmarkEnd w:id="388"/>
      <w:r w:rsidRPr="00E774F4">
        <w:rPr>
          <w:u w:val="none"/>
          <w:lang w:val="en-US"/>
        </w:rPr>
        <w:t xml:space="preserve">                                           </w:t>
      </w:r>
    </w:p>
    <w:p w14:paraId="7E44F446" w14:textId="0CD2ECC6" w:rsidR="00F0579C" w:rsidRDefault="00F0579C" w:rsidP="00941045">
      <w:pPr>
        <w:spacing w:line="24" w:lineRule="atLeast"/>
        <w:rPr>
          <w:sz w:val="20"/>
          <w:lang w:val="en-US"/>
        </w:rPr>
      </w:pPr>
    </w:p>
    <w:p w14:paraId="1DAEC4A0" w14:textId="2D7EF2CC" w:rsidR="00F0579C" w:rsidRDefault="00F0579C" w:rsidP="00941045">
      <w:pPr>
        <w:spacing w:line="24" w:lineRule="atLeast"/>
        <w:rPr>
          <w:sz w:val="20"/>
          <w:lang w:val="en-US"/>
        </w:rPr>
      </w:pPr>
    </w:p>
    <w:p w14:paraId="7E82EF67" w14:textId="02D94FF2" w:rsidR="00F0579C" w:rsidRDefault="00F0579C" w:rsidP="00941045">
      <w:pPr>
        <w:spacing w:line="24" w:lineRule="atLeast"/>
        <w:rPr>
          <w:sz w:val="20"/>
          <w:lang w:val="en-US"/>
        </w:rPr>
      </w:pPr>
    </w:p>
    <w:p w14:paraId="7A0903FA" w14:textId="5CF4681B" w:rsidR="00F0579C" w:rsidRDefault="00F0579C" w:rsidP="00A37F96">
      <w:pPr>
        <w:spacing w:line="24" w:lineRule="atLeast"/>
        <w:ind w:left="567" w:hanging="567"/>
        <w:rPr>
          <w:sz w:val="20"/>
          <w:lang w:val="en-US"/>
        </w:rPr>
      </w:pPr>
    </w:p>
    <w:p w14:paraId="43837E77" w14:textId="77777777" w:rsidR="007A014D" w:rsidRPr="00E774F4" w:rsidRDefault="007A014D" w:rsidP="00A37F96">
      <w:pPr>
        <w:spacing w:line="24" w:lineRule="atLeast"/>
        <w:ind w:left="567" w:hanging="567"/>
        <w:rPr>
          <w:i/>
          <w:iCs/>
          <w:sz w:val="24"/>
          <w:szCs w:val="24"/>
          <w:lang w:val="en-US"/>
        </w:rPr>
      </w:pPr>
      <w:r w:rsidRPr="007A014D">
        <w:rPr>
          <w:b/>
          <w:bCs/>
          <w:sz w:val="24"/>
          <w:szCs w:val="24"/>
          <w:lang w:val="en-US"/>
        </w:rPr>
        <w:t xml:space="preserve">DBSCAN </w:t>
      </w:r>
      <w:r w:rsidRPr="00E774F4">
        <w:rPr>
          <w:i/>
          <w:iCs/>
          <w:sz w:val="24"/>
          <w:szCs w:val="24"/>
          <w:lang w:val="en-US"/>
        </w:rPr>
        <w:t>Density-Based Spatial Clustering of Applications with Noise</w:t>
      </w:r>
    </w:p>
    <w:p w14:paraId="3A5B594A" w14:textId="77777777" w:rsidR="007A014D" w:rsidRPr="007A014D" w:rsidRDefault="007A014D" w:rsidP="00A37F96">
      <w:pPr>
        <w:spacing w:line="24" w:lineRule="atLeast"/>
        <w:ind w:left="567" w:hanging="567"/>
        <w:rPr>
          <w:i/>
          <w:iCs/>
          <w:sz w:val="24"/>
          <w:szCs w:val="24"/>
          <w:lang w:val="en-US"/>
        </w:rPr>
      </w:pPr>
    </w:p>
    <w:p w14:paraId="4E6C5D63" w14:textId="38C95859" w:rsidR="007A014D" w:rsidRPr="007A014D" w:rsidRDefault="007A014D" w:rsidP="00A37F96">
      <w:pPr>
        <w:spacing w:line="24" w:lineRule="atLeast"/>
        <w:ind w:left="567" w:hanging="567"/>
        <w:rPr>
          <w:i/>
          <w:iCs/>
          <w:sz w:val="24"/>
          <w:szCs w:val="24"/>
          <w:lang w:val="en-US"/>
        </w:rPr>
      </w:pPr>
      <w:r w:rsidRPr="007A014D">
        <w:rPr>
          <w:b/>
          <w:bCs/>
          <w:sz w:val="24"/>
          <w:szCs w:val="24"/>
          <w:lang w:val="en-US"/>
        </w:rPr>
        <w:t xml:space="preserve">FPCA </w:t>
      </w:r>
      <w:r w:rsidRPr="007A014D">
        <w:rPr>
          <w:i/>
          <w:iCs/>
          <w:sz w:val="24"/>
          <w:szCs w:val="24"/>
          <w:lang w:val="en-US"/>
        </w:rPr>
        <w:t>Functional Principal Component Analysis</w:t>
      </w:r>
    </w:p>
    <w:p w14:paraId="098D2A82" w14:textId="77777777" w:rsidR="007A014D" w:rsidRDefault="007A014D" w:rsidP="00A37F96">
      <w:pPr>
        <w:spacing w:line="24" w:lineRule="atLeast"/>
        <w:ind w:left="567" w:hanging="567"/>
        <w:rPr>
          <w:b/>
          <w:bCs/>
          <w:sz w:val="24"/>
          <w:szCs w:val="24"/>
          <w:lang w:val="en-US"/>
        </w:rPr>
      </w:pPr>
    </w:p>
    <w:p w14:paraId="10EBC4CE" w14:textId="2E478A30" w:rsidR="007A014D" w:rsidRPr="007A014D" w:rsidRDefault="007A014D" w:rsidP="00A37F96">
      <w:pPr>
        <w:spacing w:line="24" w:lineRule="atLeast"/>
        <w:ind w:left="567" w:hanging="567"/>
        <w:rPr>
          <w:i/>
          <w:iCs/>
          <w:sz w:val="24"/>
          <w:szCs w:val="24"/>
          <w:lang w:val="en-US"/>
        </w:rPr>
      </w:pPr>
      <w:r w:rsidRPr="007A014D">
        <w:rPr>
          <w:b/>
          <w:bCs/>
          <w:sz w:val="24"/>
          <w:szCs w:val="24"/>
          <w:lang w:val="en-US"/>
        </w:rPr>
        <w:t xml:space="preserve">HPCN </w:t>
      </w:r>
      <w:r w:rsidRPr="00E774F4">
        <w:rPr>
          <w:i/>
          <w:iCs/>
          <w:sz w:val="24"/>
          <w:szCs w:val="24"/>
          <w:lang w:val="en-US"/>
        </w:rPr>
        <w:t>High Processing Computing and Networking</w:t>
      </w:r>
    </w:p>
    <w:p w14:paraId="09F33400" w14:textId="77777777" w:rsidR="007A014D" w:rsidRDefault="007A014D" w:rsidP="00A37F96">
      <w:pPr>
        <w:spacing w:line="24" w:lineRule="atLeast"/>
        <w:ind w:left="567" w:hanging="567"/>
        <w:rPr>
          <w:b/>
          <w:bCs/>
          <w:sz w:val="24"/>
          <w:szCs w:val="24"/>
          <w:lang w:val="en-US"/>
        </w:rPr>
      </w:pPr>
    </w:p>
    <w:p w14:paraId="2C40DFCE" w14:textId="3FE9DDEA" w:rsidR="00F0579C" w:rsidRDefault="005517A4" w:rsidP="00A37F96">
      <w:pPr>
        <w:spacing w:line="24" w:lineRule="atLeast"/>
        <w:ind w:left="567" w:hanging="567"/>
        <w:rPr>
          <w:i/>
          <w:iCs/>
          <w:sz w:val="24"/>
          <w:szCs w:val="24"/>
          <w:lang w:val="en-US"/>
        </w:rPr>
      </w:pPr>
      <w:r w:rsidRPr="007A014D">
        <w:rPr>
          <w:b/>
          <w:bCs/>
          <w:sz w:val="24"/>
          <w:szCs w:val="24"/>
          <w:lang w:val="en-US"/>
        </w:rPr>
        <w:t>IP</w:t>
      </w:r>
      <w:r w:rsidR="006127E2" w:rsidRPr="007A014D">
        <w:rPr>
          <w:b/>
          <w:bCs/>
          <w:sz w:val="24"/>
          <w:szCs w:val="24"/>
          <w:lang w:val="en-US"/>
        </w:rPr>
        <w:t xml:space="preserve"> </w:t>
      </w:r>
      <w:r w:rsidR="006127E2" w:rsidRPr="007A014D">
        <w:rPr>
          <w:i/>
          <w:iCs/>
          <w:sz w:val="24"/>
          <w:szCs w:val="24"/>
          <w:lang w:val="en-US"/>
        </w:rPr>
        <w:t>Internet Protocol</w:t>
      </w:r>
    </w:p>
    <w:p w14:paraId="530DEA8B" w14:textId="77777777" w:rsidR="007A014D" w:rsidRDefault="007A014D" w:rsidP="00A37F96">
      <w:pPr>
        <w:spacing w:line="24" w:lineRule="atLeast"/>
        <w:ind w:left="567" w:hanging="567"/>
        <w:rPr>
          <w:i/>
          <w:iCs/>
          <w:sz w:val="24"/>
          <w:szCs w:val="24"/>
          <w:lang w:val="en-US"/>
        </w:rPr>
      </w:pPr>
    </w:p>
    <w:p w14:paraId="0845E001" w14:textId="076C7A73" w:rsidR="007A014D" w:rsidRPr="007A014D" w:rsidRDefault="007A014D" w:rsidP="00A37F96">
      <w:pPr>
        <w:spacing w:line="24" w:lineRule="atLeast"/>
        <w:ind w:left="567" w:hanging="567"/>
        <w:rPr>
          <w:i/>
          <w:iCs/>
          <w:sz w:val="24"/>
          <w:szCs w:val="24"/>
          <w:lang w:val="en-US"/>
        </w:rPr>
      </w:pPr>
      <w:r w:rsidRPr="007A014D">
        <w:rPr>
          <w:b/>
          <w:bCs/>
          <w:sz w:val="24"/>
          <w:szCs w:val="24"/>
          <w:lang w:val="en-US"/>
        </w:rPr>
        <w:t xml:space="preserve">LSTM </w:t>
      </w:r>
      <w:r w:rsidRPr="007A014D">
        <w:rPr>
          <w:i/>
          <w:iCs/>
          <w:sz w:val="24"/>
          <w:szCs w:val="24"/>
          <w:lang w:val="en-US"/>
        </w:rPr>
        <w:t>Long Short-Term Memory</w:t>
      </w:r>
    </w:p>
    <w:p w14:paraId="55732D94" w14:textId="77777777" w:rsidR="006127E2" w:rsidRPr="007A014D" w:rsidRDefault="006127E2" w:rsidP="00A37F96">
      <w:pPr>
        <w:spacing w:line="24" w:lineRule="atLeast"/>
        <w:ind w:left="567" w:hanging="567"/>
        <w:rPr>
          <w:i/>
          <w:iCs/>
          <w:sz w:val="24"/>
          <w:szCs w:val="24"/>
          <w:lang w:val="en-US"/>
        </w:rPr>
      </w:pPr>
    </w:p>
    <w:p w14:paraId="1891DEC0" w14:textId="54C72BA8" w:rsidR="00C47BCD" w:rsidRDefault="00C47BCD" w:rsidP="00A37F96">
      <w:pPr>
        <w:spacing w:line="24" w:lineRule="atLeast"/>
        <w:ind w:left="567" w:hanging="567"/>
        <w:rPr>
          <w:i/>
          <w:iCs/>
          <w:sz w:val="24"/>
          <w:szCs w:val="24"/>
          <w:lang w:val="en-US"/>
        </w:rPr>
      </w:pPr>
      <w:r w:rsidRPr="007A014D">
        <w:rPr>
          <w:b/>
          <w:bCs/>
          <w:sz w:val="24"/>
          <w:szCs w:val="24"/>
          <w:lang w:val="en-US"/>
        </w:rPr>
        <w:t xml:space="preserve">PCA </w:t>
      </w:r>
      <w:r w:rsidRPr="007A014D">
        <w:rPr>
          <w:i/>
          <w:iCs/>
          <w:sz w:val="24"/>
          <w:szCs w:val="24"/>
          <w:lang w:val="en-US"/>
        </w:rPr>
        <w:t>Principal Component Analysis</w:t>
      </w:r>
    </w:p>
    <w:p w14:paraId="711DFEF3" w14:textId="77777777" w:rsidR="007A014D" w:rsidRDefault="007A014D" w:rsidP="00A37F96">
      <w:pPr>
        <w:spacing w:line="24" w:lineRule="atLeast"/>
        <w:ind w:left="567" w:hanging="567"/>
        <w:rPr>
          <w:i/>
          <w:iCs/>
          <w:sz w:val="24"/>
          <w:szCs w:val="24"/>
          <w:lang w:val="en-US"/>
        </w:rPr>
      </w:pPr>
    </w:p>
    <w:p w14:paraId="41569480" w14:textId="77777777" w:rsidR="007A014D" w:rsidRPr="007A014D" w:rsidRDefault="007A014D" w:rsidP="00A37F96">
      <w:pPr>
        <w:spacing w:line="24" w:lineRule="atLeast"/>
        <w:ind w:left="567" w:hanging="567"/>
        <w:rPr>
          <w:i/>
          <w:iCs/>
          <w:sz w:val="24"/>
          <w:szCs w:val="24"/>
          <w:lang w:val="en-US"/>
        </w:rPr>
      </w:pPr>
      <w:r w:rsidRPr="007A014D">
        <w:rPr>
          <w:b/>
          <w:bCs/>
          <w:sz w:val="24"/>
          <w:szCs w:val="24"/>
          <w:lang w:val="en-US"/>
        </w:rPr>
        <w:t xml:space="preserve">STFT </w:t>
      </w:r>
      <w:r w:rsidRPr="007A014D">
        <w:rPr>
          <w:i/>
          <w:iCs/>
          <w:sz w:val="24"/>
          <w:szCs w:val="24"/>
          <w:lang w:val="en-US"/>
        </w:rPr>
        <w:t>Short-Time Fourier Transform</w:t>
      </w:r>
    </w:p>
    <w:p w14:paraId="4737C392" w14:textId="77777777" w:rsidR="007A014D" w:rsidRPr="007A014D" w:rsidRDefault="007A014D" w:rsidP="00A37F96">
      <w:pPr>
        <w:spacing w:line="24" w:lineRule="atLeast"/>
        <w:ind w:left="567" w:hanging="567"/>
        <w:rPr>
          <w:i/>
          <w:iCs/>
          <w:sz w:val="24"/>
          <w:szCs w:val="24"/>
          <w:lang w:val="en-US"/>
        </w:rPr>
      </w:pPr>
    </w:p>
    <w:p w14:paraId="5662D58F" w14:textId="2E2486E3" w:rsidR="00C47BCD" w:rsidRDefault="007A014D" w:rsidP="00A37F96">
      <w:pPr>
        <w:spacing w:line="24" w:lineRule="atLeast"/>
        <w:ind w:left="567" w:hanging="567"/>
        <w:rPr>
          <w:b/>
          <w:bCs/>
          <w:sz w:val="24"/>
          <w:szCs w:val="24"/>
          <w:lang w:val="en-US"/>
        </w:rPr>
      </w:pPr>
      <w:r w:rsidRPr="007A014D">
        <w:rPr>
          <w:b/>
          <w:bCs/>
          <w:sz w:val="24"/>
          <w:szCs w:val="24"/>
          <w:lang w:val="en-US"/>
        </w:rPr>
        <w:t>t-SNE</w:t>
      </w:r>
      <w:r w:rsidRPr="007A014D">
        <w:rPr>
          <w:b/>
          <w:bCs/>
          <w:i/>
          <w:iCs/>
          <w:sz w:val="24"/>
          <w:szCs w:val="24"/>
          <w:lang w:val="en-US"/>
        </w:rPr>
        <w:t xml:space="preserve"> </w:t>
      </w:r>
      <w:r w:rsidRPr="00E774F4">
        <w:rPr>
          <w:i/>
          <w:iCs/>
          <w:sz w:val="24"/>
          <w:szCs w:val="24"/>
          <w:lang w:val="en-US"/>
        </w:rPr>
        <w:t>t-Distributed Stochastic Neighbor Embedding</w:t>
      </w:r>
    </w:p>
    <w:p w14:paraId="029AC45D" w14:textId="77777777" w:rsidR="007A014D" w:rsidRPr="007A014D" w:rsidRDefault="007A014D" w:rsidP="00A37F96">
      <w:pPr>
        <w:spacing w:line="24" w:lineRule="atLeast"/>
        <w:ind w:left="567" w:hanging="567"/>
        <w:rPr>
          <w:b/>
          <w:bCs/>
          <w:sz w:val="24"/>
          <w:szCs w:val="24"/>
          <w:lang w:val="en-US"/>
        </w:rPr>
      </w:pPr>
    </w:p>
    <w:p w14:paraId="44816DDB" w14:textId="4ED77C5C" w:rsidR="00C47BCD" w:rsidRPr="007A014D" w:rsidRDefault="00C47BCD" w:rsidP="00A37F96">
      <w:pPr>
        <w:spacing w:line="24" w:lineRule="atLeast"/>
        <w:ind w:left="567" w:hanging="567"/>
        <w:rPr>
          <w:b/>
          <w:bCs/>
          <w:sz w:val="24"/>
          <w:szCs w:val="24"/>
          <w:lang w:val="en-US"/>
        </w:rPr>
      </w:pPr>
      <w:r w:rsidRPr="007A014D">
        <w:rPr>
          <w:b/>
          <w:bCs/>
          <w:sz w:val="24"/>
          <w:szCs w:val="24"/>
          <w:lang w:val="en-US"/>
        </w:rPr>
        <w:t>UMAP</w:t>
      </w:r>
      <w:r w:rsidR="001116AB" w:rsidRPr="007A014D">
        <w:rPr>
          <w:b/>
          <w:bCs/>
          <w:sz w:val="24"/>
          <w:szCs w:val="24"/>
          <w:lang w:val="en-US"/>
        </w:rPr>
        <w:t xml:space="preserve"> </w:t>
      </w:r>
      <w:r w:rsidR="001116AB" w:rsidRPr="00E774F4">
        <w:rPr>
          <w:i/>
          <w:iCs/>
          <w:sz w:val="24"/>
          <w:szCs w:val="24"/>
          <w:lang w:val="en-US"/>
        </w:rPr>
        <w:t>Uniform Manifold Approximation and Projection</w:t>
      </w:r>
    </w:p>
    <w:p w14:paraId="787DF4F6" w14:textId="3469E59E" w:rsidR="00F0579C" w:rsidRDefault="00F0579C" w:rsidP="00941045">
      <w:pPr>
        <w:spacing w:line="24" w:lineRule="atLeast"/>
        <w:rPr>
          <w:sz w:val="20"/>
          <w:lang w:val="en-US"/>
        </w:rPr>
      </w:pPr>
    </w:p>
    <w:p w14:paraId="05A98024" w14:textId="4499FFB9" w:rsidR="00F0579C" w:rsidRDefault="00F0579C" w:rsidP="00941045">
      <w:pPr>
        <w:spacing w:line="24" w:lineRule="atLeast"/>
        <w:rPr>
          <w:sz w:val="20"/>
          <w:lang w:val="en-US"/>
        </w:rPr>
      </w:pPr>
    </w:p>
    <w:p w14:paraId="33BB09B4" w14:textId="6D3480A6" w:rsidR="00F0579C" w:rsidRDefault="00F0579C" w:rsidP="00941045">
      <w:pPr>
        <w:spacing w:line="24" w:lineRule="atLeast"/>
        <w:rPr>
          <w:sz w:val="20"/>
          <w:lang w:val="en-US"/>
        </w:rPr>
      </w:pPr>
    </w:p>
    <w:p w14:paraId="484AF00D" w14:textId="2CC46DE1" w:rsidR="00F0579C" w:rsidRDefault="00F0579C" w:rsidP="00941045">
      <w:pPr>
        <w:spacing w:line="24" w:lineRule="atLeast"/>
        <w:rPr>
          <w:sz w:val="20"/>
          <w:lang w:val="en-US"/>
        </w:rPr>
      </w:pPr>
    </w:p>
    <w:p w14:paraId="47B71326" w14:textId="3CEE022D" w:rsidR="00F0579C" w:rsidRDefault="00F0579C" w:rsidP="00941045">
      <w:pPr>
        <w:spacing w:line="24" w:lineRule="atLeast"/>
        <w:rPr>
          <w:sz w:val="20"/>
          <w:lang w:val="en-US"/>
        </w:rPr>
      </w:pPr>
    </w:p>
    <w:p w14:paraId="5609B875" w14:textId="24B7CE30" w:rsidR="00F0579C" w:rsidRDefault="00F0579C" w:rsidP="00941045">
      <w:pPr>
        <w:spacing w:line="24" w:lineRule="atLeast"/>
        <w:rPr>
          <w:sz w:val="20"/>
          <w:lang w:val="en-US"/>
        </w:rPr>
      </w:pPr>
    </w:p>
    <w:p w14:paraId="7C2E7C5C" w14:textId="4D6A14C0" w:rsidR="00F0579C" w:rsidRDefault="00F0579C" w:rsidP="00941045">
      <w:pPr>
        <w:spacing w:line="24" w:lineRule="atLeast"/>
        <w:rPr>
          <w:sz w:val="20"/>
          <w:lang w:val="en-US"/>
        </w:rPr>
      </w:pPr>
    </w:p>
    <w:p w14:paraId="41C183E4" w14:textId="34B7F3D3" w:rsidR="00F0579C" w:rsidRDefault="00F0579C" w:rsidP="00941045">
      <w:pPr>
        <w:spacing w:line="24" w:lineRule="atLeast"/>
        <w:rPr>
          <w:sz w:val="20"/>
          <w:lang w:val="en-US"/>
        </w:rPr>
      </w:pPr>
    </w:p>
    <w:p w14:paraId="33260D86" w14:textId="1F097C00" w:rsidR="00F0579C" w:rsidRDefault="00F0579C" w:rsidP="00941045">
      <w:pPr>
        <w:spacing w:line="24" w:lineRule="atLeast"/>
        <w:rPr>
          <w:sz w:val="20"/>
          <w:lang w:val="en-US"/>
        </w:rPr>
      </w:pPr>
    </w:p>
    <w:p w14:paraId="4CCA8C27" w14:textId="233291B7" w:rsidR="00F0579C" w:rsidRDefault="00F0579C" w:rsidP="00941045">
      <w:pPr>
        <w:spacing w:line="24" w:lineRule="atLeast"/>
        <w:rPr>
          <w:sz w:val="20"/>
          <w:lang w:val="en-US"/>
        </w:rPr>
      </w:pPr>
    </w:p>
    <w:p w14:paraId="7F65975F" w14:textId="1AD1E1CC" w:rsidR="00F0579C" w:rsidRDefault="00F0579C" w:rsidP="00941045">
      <w:pPr>
        <w:spacing w:line="24" w:lineRule="atLeast"/>
        <w:rPr>
          <w:sz w:val="20"/>
          <w:lang w:val="en-US"/>
        </w:rPr>
      </w:pPr>
    </w:p>
    <w:p w14:paraId="2C175D21" w14:textId="70415C6C" w:rsidR="00F0579C" w:rsidRDefault="00F0579C" w:rsidP="00941045">
      <w:pPr>
        <w:spacing w:line="24" w:lineRule="atLeast"/>
        <w:rPr>
          <w:sz w:val="20"/>
          <w:lang w:val="en-US"/>
        </w:rPr>
      </w:pPr>
    </w:p>
    <w:p w14:paraId="50A795A9" w14:textId="15E9883A" w:rsidR="00F0579C" w:rsidRDefault="00F0579C" w:rsidP="00941045">
      <w:pPr>
        <w:spacing w:line="24" w:lineRule="atLeast"/>
        <w:rPr>
          <w:sz w:val="20"/>
          <w:lang w:val="en-US"/>
        </w:rPr>
      </w:pPr>
    </w:p>
    <w:p w14:paraId="5A0EE747" w14:textId="46E88FD9" w:rsidR="00F0579C" w:rsidRDefault="00F0579C" w:rsidP="00941045">
      <w:pPr>
        <w:spacing w:line="24" w:lineRule="atLeast"/>
        <w:rPr>
          <w:sz w:val="20"/>
          <w:lang w:val="en-US"/>
        </w:rPr>
      </w:pPr>
    </w:p>
    <w:p w14:paraId="014E3FF0" w14:textId="1044D936" w:rsidR="00F0579C" w:rsidRDefault="00F0579C" w:rsidP="00941045">
      <w:pPr>
        <w:spacing w:line="24" w:lineRule="atLeast"/>
        <w:rPr>
          <w:sz w:val="20"/>
          <w:lang w:val="en-US"/>
        </w:rPr>
      </w:pPr>
    </w:p>
    <w:p w14:paraId="0089C9DE" w14:textId="694B3FF0" w:rsidR="00F0579C" w:rsidRDefault="00F0579C" w:rsidP="00941045">
      <w:pPr>
        <w:spacing w:line="24" w:lineRule="atLeast"/>
        <w:rPr>
          <w:sz w:val="20"/>
          <w:lang w:val="en-US"/>
        </w:rPr>
      </w:pPr>
    </w:p>
    <w:p w14:paraId="2EE314CE" w14:textId="65696C7C" w:rsidR="00F0579C" w:rsidRDefault="00F0579C" w:rsidP="00941045">
      <w:pPr>
        <w:spacing w:line="24" w:lineRule="atLeast"/>
        <w:rPr>
          <w:sz w:val="20"/>
          <w:lang w:val="en-US"/>
        </w:rPr>
      </w:pPr>
    </w:p>
    <w:p w14:paraId="1DAB136D" w14:textId="7991D3DB" w:rsidR="00F0579C" w:rsidRDefault="00F0579C" w:rsidP="00941045">
      <w:pPr>
        <w:spacing w:line="24" w:lineRule="atLeast"/>
        <w:rPr>
          <w:sz w:val="20"/>
          <w:lang w:val="en-US"/>
        </w:rPr>
      </w:pPr>
    </w:p>
    <w:p w14:paraId="09537A31" w14:textId="5FD52740" w:rsidR="00F0579C" w:rsidRDefault="00F0579C" w:rsidP="00941045">
      <w:pPr>
        <w:spacing w:line="24" w:lineRule="atLeast"/>
        <w:rPr>
          <w:sz w:val="20"/>
          <w:lang w:val="en-US"/>
        </w:rPr>
      </w:pPr>
    </w:p>
    <w:p w14:paraId="5539FAA1" w14:textId="10763D51" w:rsidR="00F0579C" w:rsidRDefault="00F0579C" w:rsidP="00941045">
      <w:pPr>
        <w:spacing w:line="24" w:lineRule="atLeast"/>
        <w:rPr>
          <w:sz w:val="20"/>
          <w:lang w:val="en-US"/>
        </w:rPr>
      </w:pPr>
    </w:p>
    <w:p w14:paraId="3270C78D" w14:textId="7C035858" w:rsidR="00F0579C" w:rsidRDefault="00F0579C" w:rsidP="00941045">
      <w:pPr>
        <w:spacing w:line="24" w:lineRule="atLeast"/>
        <w:rPr>
          <w:sz w:val="20"/>
          <w:lang w:val="en-US"/>
        </w:rPr>
      </w:pPr>
    </w:p>
    <w:p w14:paraId="56DEB3F8" w14:textId="373CE82B" w:rsidR="00F0579C" w:rsidRDefault="00F0579C" w:rsidP="00941045">
      <w:pPr>
        <w:spacing w:line="24" w:lineRule="atLeast"/>
        <w:rPr>
          <w:sz w:val="20"/>
          <w:lang w:val="en-US"/>
        </w:rPr>
      </w:pPr>
    </w:p>
    <w:p w14:paraId="14EC0335" w14:textId="798475E3" w:rsidR="00F0579C" w:rsidRDefault="00F0579C" w:rsidP="00941045">
      <w:pPr>
        <w:spacing w:line="24" w:lineRule="atLeast"/>
        <w:rPr>
          <w:sz w:val="20"/>
          <w:lang w:val="en-US"/>
        </w:rPr>
      </w:pPr>
    </w:p>
    <w:p w14:paraId="6A074C4B" w14:textId="18004859" w:rsidR="00F0579C" w:rsidRDefault="00F0579C" w:rsidP="00941045">
      <w:pPr>
        <w:spacing w:line="24" w:lineRule="atLeast"/>
        <w:rPr>
          <w:sz w:val="20"/>
          <w:lang w:val="en-US"/>
        </w:rPr>
      </w:pPr>
    </w:p>
    <w:p w14:paraId="612D3554" w14:textId="11332747" w:rsidR="00F0579C" w:rsidRDefault="00F0579C" w:rsidP="00941045">
      <w:pPr>
        <w:spacing w:line="24" w:lineRule="atLeast"/>
        <w:rPr>
          <w:sz w:val="20"/>
          <w:lang w:val="en-US"/>
        </w:rPr>
      </w:pPr>
    </w:p>
    <w:p w14:paraId="7574953D" w14:textId="26DD28A2" w:rsidR="00F0579C" w:rsidRDefault="00F0579C" w:rsidP="00941045">
      <w:pPr>
        <w:spacing w:line="24" w:lineRule="atLeast"/>
        <w:rPr>
          <w:sz w:val="20"/>
          <w:lang w:val="en-US"/>
        </w:rPr>
      </w:pPr>
    </w:p>
    <w:p w14:paraId="313B9035" w14:textId="3D69721F" w:rsidR="00F0579C" w:rsidRDefault="00F0579C" w:rsidP="00941045">
      <w:pPr>
        <w:spacing w:line="24" w:lineRule="atLeast"/>
        <w:rPr>
          <w:sz w:val="20"/>
          <w:lang w:val="en-US"/>
        </w:rPr>
      </w:pPr>
    </w:p>
    <w:p w14:paraId="14704BF6" w14:textId="03CC31C9" w:rsidR="00F0579C" w:rsidRDefault="00F0579C" w:rsidP="00941045">
      <w:pPr>
        <w:spacing w:line="24" w:lineRule="atLeast"/>
        <w:rPr>
          <w:sz w:val="20"/>
          <w:lang w:val="en-US"/>
        </w:rPr>
      </w:pPr>
    </w:p>
    <w:p w14:paraId="400A03CA" w14:textId="3310E8A7" w:rsidR="00F0579C" w:rsidRDefault="00F0579C" w:rsidP="00941045">
      <w:pPr>
        <w:spacing w:line="24" w:lineRule="atLeast"/>
        <w:rPr>
          <w:sz w:val="20"/>
          <w:lang w:val="en-US"/>
        </w:rPr>
      </w:pPr>
    </w:p>
    <w:p w14:paraId="46B279CE" w14:textId="7E27AC4C" w:rsidR="00F0579C" w:rsidRDefault="00F0579C" w:rsidP="00941045">
      <w:pPr>
        <w:spacing w:line="24" w:lineRule="atLeast"/>
        <w:rPr>
          <w:sz w:val="20"/>
          <w:lang w:val="en-US"/>
        </w:rPr>
      </w:pPr>
    </w:p>
    <w:p w14:paraId="0455B172" w14:textId="23A186A5" w:rsidR="00F0579C" w:rsidRDefault="00F0579C" w:rsidP="00941045">
      <w:pPr>
        <w:spacing w:line="24" w:lineRule="atLeast"/>
        <w:rPr>
          <w:sz w:val="20"/>
          <w:lang w:val="en-US"/>
        </w:rPr>
      </w:pPr>
    </w:p>
    <w:p w14:paraId="1A4C8183" w14:textId="7F5DB234" w:rsidR="00F0579C" w:rsidRDefault="00F0579C" w:rsidP="00941045">
      <w:pPr>
        <w:spacing w:line="24" w:lineRule="atLeast"/>
        <w:rPr>
          <w:sz w:val="20"/>
          <w:lang w:val="en-US"/>
        </w:rPr>
      </w:pPr>
    </w:p>
    <w:p w14:paraId="248F12C5" w14:textId="2E0FB07E" w:rsidR="00F0579C" w:rsidRDefault="00F0579C" w:rsidP="00941045">
      <w:pPr>
        <w:spacing w:line="24" w:lineRule="atLeast"/>
        <w:rPr>
          <w:sz w:val="20"/>
          <w:lang w:val="en-US"/>
        </w:rPr>
      </w:pPr>
    </w:p>
    <w:p w14:paraId="033A8EFD" w14:textId="20221B16" w:rsidR="00F0579C" w:rsidRDefault="00F0579C" w:rsidP="00941045">
      <w:pPr>
        <w:spacing w:line="24" w:lineRule="atLeast"/>
        <w:rPr>
          <w:sz w:val="20"/>
          <w:lang w:val="en-US"/>
        </w:rPr>
      </w:pPr>
    </w:p>
    <w:p w14:paraId="4EF78256" w14:textId="5ACBF8A2" w:rsidR="00F0579C" w:rsidRDefault="00F0579C" w:rsidP="00941045">
      <w:pPr>
        <w:spacing w:line="24" w:lineRule="atLeast"/>
        <w:rPr>
          <w:sz w:val="20"/>
          <w:lang w:val="en-US"/>
        </w:rPr>
      </w:pPr>
    </w:p>
    <w:p w14:paraId="26B3E2DE" w14:textId="77777777" w:rsidR="00F0579C" w:rsidRPr="00D93170" w:rsidRDefault="00F0579C" w:rsidP="00941045">
      <w:pPr>
        <w:spacing w:line="24" w:lineRule="atLeast"/>
        <w:rPr>
          <w:sz w:val="20"/>
          <w:lang w:val="en-US"/>
        </w:rPr>
      </w:pPr>
    </w:p>
    <w:sectPr w:rsidR="00F0579C" w:rsidRPr="00D93170" w:rsidSect="008A0229">
      <w:headerReference w:type="even" r:id="rId83"/>
      <w:headerReference w:type="default" r:id="rId84"/>
      <w:footerReference w:type="even" r:id="rId85"/>
      <w:footerReference w:type="default" r:id="rId86"/>
      <w:pgSz w:w="11906" w:h="16838"/>
      <w:pgMar w:top="1134" w:right="680" w:bottom="1134" w:left="1758" w:header="0" w:footer="442"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B8EC1" w14:textId="77777777" w:rsidR="0041074B" w:rsidRDefault="0041074B">
      <w:r>
        <w:separator/>
      </w:r>
    </w:p>
  </w:endnote>
  <w:endnote w:type="continuationSeparator" w:id="0">
    <w:p w14:paraId="3B8A98A1" w14:textId="77777777" w:rsidR="0041074B" w:rsidRDefault="0041074B">
      <w:r>
        <w:continuationSeparator/>
      </w:r>
    </w:p>
  </w:endnote>
  <w:endnote w:type="continuationNotice" w:id="1">
    <w:p w14:paraId="6CA269B9" w14:textId="77777777" w:rsidR="0041074B" w:rsidRDefault="004107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charset w:val="00"/>
    <w:family w:val="roman"/>
    <w:pitch w:val="variable"/>
    <w:sig w:usb0="000002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0200E" w14:textId="77777777" w:rsidR="0093622B" w:rsidRDefault="0093622B">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CF96" w14:textId="43F385F1" w:rsidR="00423948" w:rsidRDefault="00423948" w:rsidP="00423948">
    <w:pPr>
      <w:pStyle w:val="Footer"/>
      <w:tabs>
        <w:tab w:val="left" w:pos="4627"/>
        <w:tab w:val="left" w:pos="5467"/>
        <w:tab w:val="center" w:pos="5785"/>
      </w:tabs>
      <w:jc w:val="center"/>
      <w:rPr>
        <w:caps/>
        <w:color w:val="9A7248"/>
      </w:rPr>
    </w:pPr>
  </w:p>
  <w:p w14:paraId="40351C39" w14:textId="77777777" w:rsidR="0093622B" w:rsidRDefault="0093622B">
    <w:pPr>
      <w:pStyle w:val="Footer"/>
      <w:rPr>
        <w:b/>
        <w:bCs/>
        <w:sz w:val="2"/>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4E596" w14:textId="77777777" w:rsidR="0093622B" w:rsidRDefault="009F486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50F87273" w14:textId="77777777" w:rsidR="0093622B" w:rsidRDefault="0093622B">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89B1D" w14:textId="77777777" w:rsidR="00EF50C8" w:rsidRDefault="00EF50C8" w:rsidP="00EF50C8">
    <w:pPr>
      <w:pStyle w:val="Footer"/>
    </w:pPr>
    <w:r>
      <w:rPr>
        <w:noProof/>
      </w:rPr>
      <mc:AlternateContent>
        <mc:Choice Requires="wps">
          <w:drawing>
            <wp:anchor distT="0" distB="0" distL="0" distR="0" simplePos="0" relativeHeight="251658251" behindDoc="1" locked="0" layoutInCell="1" allowOverlap="1" wp14:anchorId="1F936BA6" wp14:editId="7595770C">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00933457">
            <v:line id="Line 144" style="position:absolute;z-index:-251658229;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0,797.35pt" to="470.3pt,797.4pt" w14:anchorId="4899BE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">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31376091"/>
      </w:sdtPr>
      <w:sdtContent>
        <w:r>
          <w:rPr>
            <w:rFonts w:eastAsiaTheme="majorEastAsia"/>
            <w:color w:val="9A7248"/>
          </w:rPr>
          <w:t>Plantilla Memoria TFG</w:t>
        </w:r>
      </w:sdtContent>
    </w:sdt>
  </w:p>
  <w:p w14:paraId="138FDF80" w14:textId="46080D07" w:rsidR="0093622B" w:rsidRPr="00EF50C8" w:rsidRDefault="0093622B" w:rsidP="00EF50C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67FAA" w14:textId="3AF702BF" w:rsidR="004B0D96" w:rsidRDefault="009020AB" w:rsidP="004B0D96">
    <w:pPr>
      <w:pStyle w:val="Footer"/>
      <w:tabs>
        <w:tab w:val="left" w:pos="3048"/>
      </w:tabs>
      <w:ind w:right="162"/>
      <w:rPr>
        <w:color w:val="9A7248"/>
        <w:lang w:val="es-ES"/>
      </w:rPr>
    </w:pPr>
    <w:sdt>
      <w:sdtPr>
        <w:alias w:val="Autor"/>
        <w:id w:val="-569109128"/>
      </w:sdtPr>
      <w:sdtContent>
        <w:r w:rsidR="001F22B8">
          <w:rPr>
            <w:noProof/>
          </w:rPr>
          <mc:AlternateContent>
            <mc:Choice Requires="wps">
              <w:drawing>
                <wp:anchor distT="0" distB="0" distL="0" distR="0" simplePos="0" relativeHeight="251658250" behindDoc="1" locked="0" layoutInCell="1" allowOverlap="1" wp14:anchorId="31313AB8" wp14:editId="48A67CCF">
                  <wp:simplePos x="0" y="0"/>
                  <wp:positionH relativeFrom="margin">
                    <wp:posOffset>0</wp:posOffset>
                  </wp:positionH>
                  <wp:positionV relativeFrom="page">
                    <wp:posOffset>10090150</wp:posOffset>
                  </wp:positionV>
                  <wp:extent cx="5972810" cy="635"/>
                  <wp:effectExtent l="0" t="0" r="0" b="0"/>
                  <wp:wrapNone/>
                  <wp:docPr id="30947610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0BBEE0D3">
                <v:line id="Line 144" style="position:absolute;z-index:-251658230;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0,794.5pt" to="470.3pt,794.55pt" w14:anchorId="0385BA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">
                  <w10:wrap anchorx="margin" anchory="page"/>
                </v:line>
              </w:pict>
            </mc:Fallback>
          </mc:AlternateContent>
        </w:r>
        <w:r w:rsidR="004B0D96">
          <w:rPr>
            <w:color w:val="9A7248"/>
            <w:lang w:val="es-ES"/>
          </w:rPr>
          <w:t>Álvaro Delgado Sancho</w:t>
        </w:r>
      </w:sdtContent>
    </w:sdt>
    <w:r w:rsidR="004B0D96" w:rsidRPr="6AB274FA">
      <w:rPr>
        <w:color w:val="9A7248"/>
        <w:lang w:val="es-ES"/>
      </w:rPr>
      <w:t xml:space="preserve">  </w:t>
    </w:r>
    <w:r w:rsidR="004B0D96">
      <w:rPr>
        <w:color w:val="9A7248"/>
      </w:rPr>
      <w:tab/>
    </w:r>
    <w:r w:rsidR="004B0D96">
      <w:rPr>
        <w:color w:val="9A7248"/>
      </w:rPr>
      <w:tab/>
    </w:r>
    <w:r w:rsidR="004B0D96">
      <w:rPr>
        <w:color w:val="9A7248"/>
      </w:rPr>
      <w:tab/>
    </w:r>
    <w:r w:rsidR="004B0D96" w:rsidRPr="6AB274FA">
      <w:rPr>
        <w:color w:val="9A7248"/>
        <w:lang w:val="es-ES"/>
      </w:rPr>
      <w:fldChar w:fldCharType="begin"/>
    </w:r>
    <w:r w:rsidR="004B0D96">
      <w:rPr>
        <w:color w:val="9A7248"/>
      </w:rPr>
      <w:instrText>PAGE</w:instrText>
    </w:r>
    <w:r w:rsidR="004B0D96" w:rsidRPr="6AB274FA">
      <w:rPr>
        <w:color w:val="9A7248"/>
      </w:rPr>
      <w:fldChar w:fldCharType="separate"/>
    </w:r>
    <w:r w:rsidR="004B0D96">
      <w:rPr>
        <w:color w:val="9A7248"/>
      </w:rPr>
      <w:t>11</w:t>
    </w:r>
    <w:r w:rsidR="004B0D96" w:rsidRPr="6AB274FA">
      <w:rPr>
        <w:color w:val="9A7248"/>
        <w:lang w:val="es-ES"/>
      </w:rPr>
      <w:fldChar w:fldCharType="end"/>
    </w:r>
  </w:p>
  <w:p w14:paraId="5D4FBAE3" w14:textId="77777777" w:rsidR="0093622B" w:rsidRDefault="0093622B">
    <w:pPr>
      <w:pStyle w:val="Footer"/>
      <w:tabs>
        <w:tab w:val="clear" w:pos="4252"/>
        <w:tab w:val="clear" w:pos="8504"/>
        <w:tab w:val="left" w:pos="3792"/>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1C89" w14:textId="77777777" w:rsidR="00BD67F7" w:rsidRDefault="00BD67F7" w:rsidP="00BD67F7">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p w14:paraId="5AF798B7" w14:textId="7101C4DC" w:rsidR="0093622B" w:rsidRPr="00BD67F7" w:rsidRDefault="0093622B" w:rsidP="00BD67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736BB" w14:textId="53AB530B" w:rsidR="0093622B" w:rsidRDefault="009F4868">
    <w:pPr>
      <w:pStyle w:val="Footer"/>
    </w:pPr>
    <w:r>
      <w:rPr>
        <w:noProof/>
      </w:rPr>
      <mc:AlternateContent>
        <mc:Choice Requires="wps">
          <w:drawing>
            <wp:anchor distT="0" distB="0" distL="0" distR="0" simplePos="0" relativeHeight="251658247" behindDoc="1" locked="0" layoutInCell="1" allowOverlap="1" wp14:anchorId="52FBF6CA" wp14:editId="27379580">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64789971">
            <v:line id="Line 144_1" style="position:absolute;z-index:-251658232;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0,797.35pt" to="470.3pt,797.4pt" w14:anchorId="3F29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">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sdt>
      <w:sdtPr>
        <w:alias w:val="Título"/>
        <w:id w:val="386999117"/>
      </w:sdtPr>
      <w:sdtContent>
        <w:sdt>
          <w:sdtPr>
            <w:alias w:val="Título"/>
            <w:id w:val="-2078356082"/>
          </w:sdtPr>
          <w:sdtContent>
            <w:r w:rsidR="003A3DD4">
              <w:rPr>
                <w:rFonts w:eastAsiaTheme="majorEastAsia"/>
                <w:color w:val="9A7248"/>
              </w:rPr>
              <w:t>Caracterización de series temporales de tráfico de red mediante la transformada Wavelet</w:t>
            </w:r>
          </w:sdtContent>
        </w:sdt>
      </w:sdtContent>
    </w:sdt>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14A0A" w14:textId="52D497C6" w:rsidR="0093622B" w:rsidRDefault="009F4868">
    <w:pPr>
      <w:pStyle w:val="Footer"/>
      <w:tabs>
        <w:tab w:val="left" w:pos="3048"/>
      </w:tabs>
      <w:ind w:right="162"/>
      <w:rPr>
        <w:color w:val="9A7248"/>
        <w:lang w:val="es-ES"/>
      </w:rPr>
    </w:pPr>
    <w:r>
      <w:rPr>
        <w:noProof/>
      </w:rPr>
      <mc:AlternateContent>
        <mc:Choice Requires="wps">
          <w:drawing>
            <wp:anchor distT="0" distB="0" distL="0" distR="0" simplePos="0" relativeHeight="251658242" behindDoc="1" locked="0" layoutInCell="1" allowOverlap="1" wp14:anchorId="1A6F1B7B" wp14:editId="337DF834">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15F53512">
            <v:line id="Line 144" style="position:absolute;z-index:-251658237;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1.2pt,796.9pt" to="469.1pt,796.95pt" w14:anchorId="4B709D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">
              <w10:wrap anchorx="margin" anchory="page"/>
            </v:line>
          </w:pict>
        </mc:Fallback>
      </mc:AlternateContent>
    </w:r>
    <w:sdt>
      <w:sdtPr>
        <w:alias w:val="Autor"/>
        <w:id w:val="-1746173308"/>
      </w:sdtPr>
      <w:sdtContent>
        <w:r w:rsidR="003A3DD4">
          <w:rPr>
            <w:color w:val="9A7248"/>
            <w:lang w:val="es-ES"/>
          </w:rPr>
          <w:t>Álvaro Delgado Sancho</w:t>
        </w:r>
      </w:sdtContent>
    </w:sdt>
    <w:r w:rsidRPr="6AB274FA">
      <w:rPr>
        <w:color w:val="9A7248"/>
        <w:lang w:val="es-ES"/>
      </w:rPr>
      <w:t xml:space="preserve">  </w:t>
    </w:r>
    <w:r>
      <w:rPr>
        <w:color w:val="9A7248"/>
      </w:rPr>
      <w:tab/>
    </w:r>
    <w:r>
      <w:rPr>
        <w:color w:val="9A7248"/>
      </w:rPr>
      <w:tab/>
    </w:r>
    <w:r>
      <w:rPr>
        <w:color w:val="9A7248"/>
      </w:rPr>
      <w:tab/>
    </w:r>
    <w:r w:rsidRPr="6AB274FA">
      <w:rPr>
        <w:color w:val="9A7248"/>
        <w:lang w:val="es-ES"/>
      </w:rPr>
      <w:fldChar w:fldCharType="begin"/>
    </w:r>
    <w:r>
      <w:rPr>
        <w:color w:val="9A7248"/>
      </w:rPr>
      <w:instrText>PAGE</w:instrText>
    </w:r>
    <w:r w:rsidRPr="6AB274FA">
      <w:rPr>
        <w:color w:val="9A7248"/>
      </w:rPr>
      <w:fldChar w:fldCharType="separate"/>
    </w:r>
    <w:r w:rsidRPr="6AB274FA">
      <w:rPr>
        <w:color w:val="9A7248"/>
        <w:lang w:val="es-ES"/>
      </w:rPr>
      <w:t>5</w:t>
    </w:r>
    <w:r w:rsidRPr="6AB274FA">
      <w:rPr>
        <w:color w:val="9A7248"/>
        <w:lang w:val="es-ES"/>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D88E8" w14:textId="72CE5B68" w:rsidR="0093622B" w:rsidRDefault="0093622B">
    <w:pPr>
      <w:pStyle w:val="Footer"/>
      <w:tabs>
        <w:tab w:val="left" w:pos="3144"/>
        <w:tab w:val="left" w:pos="4488"/>
        <w:tab w:val="left" w:pos="4656"/>
        <w:tab w:val="center" w:pos="4736"/>
      </w:tabs>
      <w:jc w:val="center"/>
      <w:rPr>
        <w:caps/>
        <w:color w:val="9A724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9DA80" w14:textId="77777777" w:rsidR="00D9689C" w:rsidRDefault="00D9689C" w:rsidP="00D9689C">
    <w:pPr>
      <w:pStyle w:val="Footer"/>
    </w:pPr>
    <w:r>
      <w:rPr>
        <w:noProof/>
      </w:rPr>
      <mc:AlternateContent>
        <mc:Choice Requires="wps">
          <w:drawing>
            <wp:anchor distT="0" distB="0" distL="0" distR="0" simplePos="0" relativeHeight="251658252" behindDoc="1" locked="0" layoutInCell="1" allowOverlap="1" wp14:anchorId="7B403AB6" wp14:editId="6A194CA1">
              <wp:simplePos x="0" y="0"/>
              <wp:positionH relativeFrom="margin">
                <wp:posOffset>0</wp:posOffset>
              </wp:positionH>
              <wp:positionV relativeFrom="page">
                <wp:posOffset>10126345</wp:posOffset>
              </wp:positionV>
              <wp:extent cx="5972810" cy="635"/>
              <wp:effectExtent l="0" t="0" r="0" b="0"/>
              <wp:wrapNone/>
              <wp:docPr id="1868672770"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52F92FF1">
            <v:line id="Line 144_1" style="position:absolute;z-index:-251658228;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0,797.35pt" to="470.3pt,797.4pt" w14:anchorId="509CF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">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22</w:t>
    </w:r>
    <w:r>
      <w:rPr>
        <w:color w:val="9A7248"/>
      </w:rPr>
      <w:fldChar w:fldCharType="end"/>
    </w:r>
    <w:r>
      <w:rPr>
        <w:rFonts w:eastAsiaTheme="majorEastAsia"/>
        <w:color w:val="9A7248"/>
      </w:rPr>
      <w:t xml:space="preserve">   </w:t>
    </w:r>
    <w:r>
      <w:rPr>
        <w:rFonts w:eastAsiaTheme="majorEastAsia"/>
        <w:color w:val="9A7248"/>
      </w:rPr>
      <w:tab/>
    </w:r>
    <w:sdt>
      <w:sdtPr>
        <w:alias w:val="Título"/>
        <w:id w:val="1197817568"/>
      </w:sdtPr>
      <w:sdtContent>
        <w:sdt>
          <w:sdtPr>
            <w:alias w:val="Título"/>
            <w:id w:val="1465010483"/>
          </w:sdtPr>
          <w:sdtContent>
            <w:r>
              <w:rPr>
                <w:rFonts w:eastAsiaTheme="majorEastAsia"/>
                <w:color w:val="9A7248"/>
              </w:rPr>
              <w:t>Caracterización de series temporales de tráfico de red mediante la transformada Wavelet</w:t>
            </w:r>
          </w:sdtContent>
        </w:sdt>
      </w:sdtContent>
    </w:sdt>
  </w:p>
  <w:p w14:paraId="2F910450" w14:textId="77777777" w:rsidR="0093622B" w:rsidRDefault="0093622B">
    <w:pPr>
      <w:pStyle w:val="Footer"/>
    </w:pPr>
  </w:p>
  <w:p w14:paraId="695F3CD0" w14:textId="77777777" w:rsidR="0093622B" w:rsidRDefault="0093622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1B401" w14:textId="404CBBCC" w:rsidR="00DD47F8" w:rsidRDefault="00DD47F8" w:rsidP="00DD47F8">
    <w:pPr>
      <w:pStyle w:val="Footer"/>
      <w:tabs>
        <w:tab w:val="left" w:pos="3048"/>
      </w:tabs>
      <w:ind w:right="162"/>
      <w:rPr>
        <w:color w:val="9A7248"/>
        <w:lang w:val="es-ES"/>
      </w:rPr>
    </w:pPr>
    <w:r>
      <w:rPr>
        <w:noProof/>
      </w:rPr>
      <mc:AlternateContent>
        <mc:Choice Requires="wps">
          <w:drawing>
            <wp:anchor distT="0" distB="0" distL="0" distR="0" simplePos="0" relativeHeight="251658253" behindDoc="1" locked="0" layoutInCell="1" allowOverlap="1" wp14:anchorId="1D9E4C43" wp14:editId="423DAA40">
              <wp:simplePos x="0" y="0"/>
              <wp:positionH relativeFrom="margin">
                <wp:posOffset>36195</wp:posOffset>
              </wp:positionH>
              <wp:positionV relativeFrom="page">
                <wp:posOffset>10137965</wp:posOffset>
              </wp:positionV>
              <wp:extent cx="5972810" cy="635"/>
              <wp:effectExtent l="0" t="0" r="27940" b="37465"/>
              <wp:wrapNone/>
              <wp:docPr id="343178503" name="Line 144"/>
              <wp:cNvGraphicFramePr/>
              <a:graphic xmlns:a="http://schemas.openxmlformats.org/drawingml/2006/main">
                <a:graphicData uri="http://schemas.microsoft.com/office/word/2010/wordprocessingShape">
                  <wps:wsp>
                    <wps:cNvCnPr/>
                    <wps:spPr>
                      <a:xfrm>
                        <a:off x="0" y="0"/>
                        <a:ext cx="5972810" cy="635"/>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2CCB57F8">
            <v:line id="Line 144" style="position:absolute;z-index:-251658227;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2.85pt,798.25pt" to="473.15pt,798.3pt" w14:anchorId="599B5C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">
              <w10:wrap anchorx="margin" anchory="page"/>
            </v:line>
          </w:pict>
        </mc:Fallback>
      </mc:AlternateContent>
    </w:r>
    <w:r w:rsidRPr="00DD47F8">
      <w:t xml:space="preserve"> </w:t>
    </w:r>
    <w:sdt>
      <w:sdtPr>
        <w:alias w:val="Autor"/>
        <w:id w:val="-2033721744"/>
      </w:sdtPr>
      <w:sdtContent>
        <w:r>
          <w:rPr>
            <w:color w:val="9A7248"/>
            <w:lang w:val="es-ES"/>
          </w:rPr>
          <w:t>Álvaro Delgado Sancho</w:t>
        </w:r>
      </w:sdtContent>
    </w:sdt>
    <w:r w:rsidRPr="6AB274FA">
      <w:rPr>
        <w:color w:val="9A7248"/>
        <w:lang w:val="es-ES"/>
      </w:rPr>
      <w:t xml:space="preserve">  </w:t>
    </w:r>
    <w:r>
      <w:rPr>
        <w:color w:val="9A7248"/>
      </w:rPr>
      <w:tab/>
    </w:r>
    <w:r>
      <w:rPr>
        <w:color w:val="9A7248"/>
      </w:rPr>
      <w:tab/>
    </w:r>
    <w:r>
      <w:rPr>
        <w:color w:val="9A7248"/>
      </w:rPr>
      <w:tab/>
    </w:r>
    <w:r w:rsidRPr="6AB274FA">
      <w:rPr>
        <w:color w:val="9A7248"/>
        <w:lang w:val="es-ES"/>
      </w:rPr>
      <w:fldChar w:fldCharType="begin"/>
    </w:r>
    <w:r>
      <w:rPr>
        <w:color w:val="9A7248"/>
      </w:rPr>
      <w:instrText>PAGE</w:instrText>
    </w:r>
    <w:r w:rsidRPr="6AB274FA">
      <w:rPr>
        <w:color w:val="9A7248"/>
      </w:rPr>
      <w:fldChar w:fldCharType="separate"/>
    </w:r>
    <w:r>
      <w:rPr>
        <w:color w:val="9A7248"/>
      </w:rPr>
      <w:t>21</w:t>
    </w:r>
    <w:r w:rsidRPr="6AB274FA">
      <w:rPr>
        <w:color w:val="9A7248"/>
        <w:lang w:val="es-ES"/>
      </w:rPr>
      <w:fldChar w:fldCharType="end"/>
    </w:r>
  </w:p>
  <w:p w14:paraId="7BE843FD" w14:textId="77777777" w:rsidR="0093622B" w:rsidRDefault="0093622B">
    <w:pPr>
      <w:pStyle w:val="Footer"/>
    </w:pPr>
  </w:p>
  <w:p w14:paraId="18853CEB" w14:textId="77777777" w:rsidR="0093622B" w:rsidRDefault="009362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7683D" w14:textId="77777777" w:rsidR="0093622B" w:rsidRDefault="0093622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1983A" w14:textId="77777777" w:rsidR="0093622B" w:rsidRDefault="0093622B">
    <w:pPr>
      <w:pStyle w:val="Footer"/>
      <w:jc w:val="center"/>
      <w:rPr>
        <w:caps/>
        <w:color w:val="9A7248"/>
      </w:rPr>
    </w:pPr>
  </w:p>
  <w:p w14:paraId="4269B473" w14:textId="77777777" w:rsidR="0093622B" w:rsidRDefault="009F4868">
    <w:pPr>
      <w:pStyle w:val="Footer"/>
      <w:jc w:val="center"/>
      <w:rPr>
        <w:caps/>
        <w:color w:val="9A7248"/>
      </w:rPr>
    </w:pPr>
    <w:r>
      <w:fldChar w:fldCharType="begin"/>
    </w:r>
    <w:r>
      <w:instrText>PAGE</w:instrText>
    </w:r>
    <w:r>
      <w:fldChar w:fldCharType="separate"/>
    </w:r>
    <w:r>
      <w:t>12</w:t>
    </w:r>
    <w:r>
      <w:fldChar w:fldCharType="end"/>
    </w:r>
  </w:p>
  <w:p w14:paraId="6C3C6F46" w14:textId="77777777" w:rsidR="0093622B" w:rsidRDefault="0093622B">
    <w:pPr>
      <w:pStyle w:val="Footer"/>
    </w:pPr>
  </w:p>
  <w:p w14:paraId="6585C5EA" w14:textId="77777777" w:rsidR="0093622B" w:rsidRDefault="0093622B">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5CFB5" w14:textId="77777777" w:rsidR="0093622B" w:rsidRDefault="0093622B">
    <w:pPr>
      <w:pStyle w:val="Footer"/>
      <w:jc w:val="center"/>
      <w:rPr>
        <w:caps/>
        <w:color w:val="9A7248"/>
      </w:rPr>
    </w:pPr>
  </w:p>
  <w:p w14:paraId="12AE11C6" w14:textId="77777777" w:rsidR="0093622B" w:rsidRDefault="009F486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3AEC8331" w14:textId="77777777" w:rsidR="0093622B" w:rsidRDefault="0093622B">
    <w:pPr>
      <w:pStyle w:val="Footer"/>
    </w:pPr>
  </w:p>
  <w:p w14:paraId="1E71B35D" w14:textId="77777777" w:rsidR="0093622B" w:rsidRDefault="0093622B">
    <w:pPr>
      <w:pStyle w:val="Footer"/>
    </w:pPr>
  </w:p>
  <w:p w14:paraId="0AFAB1FB" w14:textId="77777777" w:rsidR="0093622B" w:rsidRDefault="0093622B">
    <w:pPr>
      <w:pStyle w:val="BodyText"/>
      <w:spacing w:line="12"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213FD" w14:textId="77777777" w:rsidR="008A0229" w:rsidRDefault="008A0229" w:rsidP="008A0229">
    <w:pPr>
      <w:pStyle w:val="Footer"/>
      <w:jc w:val="center"/>
      <w:rPr>
        <w:caps/>
        <w:color w:val="9A7248"/>
      </w:rPr>
    </w:pPr>
    <w:r>
      <w:fldChar w:fldCharType="begin"/>
    </w:r>
    <w:r>
      <w:instrText>PAGE</w:instrText>
    </w:r>
    <w:r>
      <w:fldChar w:fldCharType="separate"/>
    </w:r>
    <w:r>
      <w:t>44</w:t>
    </w:r>
    <w:r>
      <w:fldChar w:fldCharType="end"/>
    </w:r>
  </w:p>
  <w:p w14:paraId="5854130A" w14:textId="77777777" w:rsidR="0093622B" w:rsidRDefault="0093622B">
    <w:pPr>
      <w:pStyle w:val="BodyText"/>
      <w:spacing w:line="12"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DC2B0" w14:textId="756B2D00" w:rsidR="0093622B" w:rsidRDefault="008A0229" w:rsidP="008A0229">
    <w:pPr>
      <w:pStyle w:val="Footer"/>
      <w:jc w:val="center"/>
      <w:rPr>
        <w:caps/>
        <w:color w:val="9A7248"/>
      </w:rPr>
    </w:pPr>
    <w:r>
      <w:fldChar w:fldCharType="begin"/>
    </w:r>
    <w:r>
      <w:instrText>PAGE</w:instrText>
    </w:r>
    <w:r>
      <w:fldChar w:fldCharType="separate"/>
    </w:r>
    <w:r>
      <w:t>44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A432E" w14:textId="77777777" w:rsidR="0093622B" w:rsidRDefault="0093622B">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B281A" w14:textId="77777777" w:rsidR="0093622B" w:rsidRDefault="009362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635BE" w14:textId="77777777" w:rsidR="00133A8F" w:rsidRDefault="00133A8F" w:rsidP="00133A8F">
    <w:pPr>
      <w:pStyle w:val="Footer"/>
      <w:tabs>
        <w:tab w:val="left" w:pos="4627"/>
        <w:tab w:val="left" w:pos="5467"/>
        <w:tab w:val="center" w:pos="5785"/>
      </w:tabs>
      <w:jc w:val="center"/>
      <w:rPr>
        <w:caps/>
        <w:color w:val="9A7248"/>
      </w:rPr>
    </w:pPr>
    <w:r>
      <w:fldChar w:fldCharType="begin"/>
    </w:r>
    <w:r>
      <w:instrText>PAGE</w:instrText>
    </w:r>
    <w:r>
      <w:fldChar w:fldCharType="separate"/>
    </w:r>
    <w:r>
      <w:t>V</w:t>
    </w:r>
    <w:r>
      <w:fldChar w:fldCharType="end"/>
    </w:r>
  </w:p>
  <w:p w14:paraId="4ACEDEFC" w14:textId="77777777" w:rsidR="0093622B" w:rsidRDefault="0093622B">
    <w:pPr>
      <w:pStyle w:val="Footer"/>
      <w:tabs>
        <w:tab w:val="clear" w:pos="4252"/>
        <w:tab w:val="clear" w:pos="8504"/>
        <w:tab w:val="left" w:pos="379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35AC2" w14:textId="77777777" w:rsidR="0093622B" w:rsidRDefault="0093622B">
    <w:pPr>
      <w:pStyle w:val="BodyText"/>
      <w:spacing w:line="12"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E4762" w14:textId="77777777" w:rsidR="0093622B" w:rsidRDefault="0093622B">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33B1" w14:textId="77777777" w:rsidR="0093622B" w:rsidRDefault="0093622B">
    <w:pPr>
      <w:pStyle w:val="BodyText"/>
      <w:spacing w:line="12"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38B67" w14:textId="77777777" w:rsidR="00273D74" w:rsidRDefault="00273D74" w:rsidP="00273D74">
    <w:pPr>
      <w:pStyle w:val="Footer"/>
      <w:tabs>
        <w:tab w:val="left" w:pos="4627"/>
        <w:tab w:val="left" w:pos="5467"/>
        <w:tab w:val="center" w:pos="5785"/>
      </w:tabs>
      <w:jc w:val="center"/>
      <w:rPr>
        <w:caps/>
        <w:color w:val="9A7248"/>
      </w:rPr>
    </w:pPr>
    <w:r>
      <w:fldChar w:fldCharType="begin"/>
    </w:r>
    <w:r>
      <w:instrText>PAGE</w:instrText>
    </w:r>
    <w:r>
      <w:fldChar w:fldCharType="separate"/>
    </w:r>
    <w:r>
      <w:t>VI</w:t>
    </w:r>
    <w:r>
      <w:fldChar w:fldCharType="end"/>
    </w:r>
  </w:p>
  <w:p w14:paraId="51D6A524" w14:textId="6D3DA192" w:rsidR="0093622B" w:rsidRDefault="0093622B">
    <w:pPr>
      <w:pStyle w:val="Footer"/>
      <w:tabs>
        <w:tab w:val="left" w:pos="4627"/>
        <w:tab w:val="left" w:pos="5467"/>
        <w:tab w:val="center" w:pos="5785"/>
      </w:tabs>
      <w:jc w:val="center"/>
      <w:rPr>
        <w:caps/>
        <w:color w:val="9A724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BFC7D" w14:textId="77777777" w:rsidR="0041074B" w:rsidRDefault="0041074B">
      <w:r>
        <w:separator/>
      </w:r>
    </w:p>
  </w:footnote>
  <w:footnote w:type="continuationSeparator" w:id="0">
    <w:p w14:paraId="0BB467FF" w14:textId="77777777" w:rsidR="0041074B" w:rsidRDefault="0041074B">
      <w:r>
        <w:continuationSeparator/>
      </w:r>
    </w:p>
  </w:footnote>
  <w:footnote w:type="continuationNotice" w:id="1">
    <w:p w14:paraId="434CDE9B" w14:textId="77777777" w:rsidR="0041074B" w:rsidRDefault="004107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8E800" w14:textId="77777777" w:rsidR="0093622B" w:rsidRDefault="0093622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5F446" w14:textId="7298A60F" w:rsidR="0093622B" w:rsidRDefault="005426A2">
    <w:pPr>
      <w:pStyle w:val="Header"/>
    </w:pPr>
    <w:r>
      <w:rPr>
        <w:noProof/>
        <w:sz w:val="2"/>
      </w:rPr>
      <mc:AlternateContent>
        <mc:Choice Requires="wps">
          <w:drawing>
            <wp:anchor distT="0" distB="0" distL="0" distR="0" simplePos="0" relativeHeight="251668493" behindDoc="1" locked="0" layoutInCell="1" allowOverlap="1" wp14:anchorId="2D5F6F2A" wp14:editId="0B8FEDFB">
              <wp:simplePos x="0" y="0"/>
              <wp:positionH relativeFrom="margin">
                <wp:posOffset>4092575</wp:posOffset>
              </wp:positionH>
              <wp:positionV relativeFrom="page">
                <wp:posOffset>203513</wp:posOffset>
              </wp:positionV>
              <wp:extent cx="1748155" cy="222250"/>
              <wp:effectExtent l="0" t="0" r="4445" b="6350"/>
              <wp:wrapNone/>
              <wp:docPr id="1307084745" name="docshape27"/>
              <wp:cNvGraphicFramePr/>
              <a:graphic xmlns:a="http://schemas.openxmlformats.org/drawingml/2006/main">
                <a:graphicData uri="http://schemas.microsoft.com/office/word/2010/wordprocessingShape">
                  <wps:wsp>
                    <wps:cNvSpPr/>
                    <wps:spPr>
                      <a:xfrm>
                        <a:off x="0" y="0"/>
                        <a:ext cx="1748155" cy="222250"/>
                      </a:xfrm>
                      <a:prstGeom prst="rect">
                        <a:avLst/>
                      </a:prstGeom>
                      <a:noFill/>
                      <a:ln>
                        <a:noFill/>
                      </a:ln>
                    </wps:spPr>
                    <wps:style>
                      <a:lnRef idx="0">
                        <a:scrgbClr r="0" g="0" b="0"/>
                      </a:lnRef>
                      <a:fillRef idx="0">
                        <a:scrgbClr r="0" g="0" b="0"/>
                      </a:fillRef>
                      <a:effectRef idx="0">
                        <a:scrgbClr r="0" g="0" b="0"/>
                      </a:effectRef>
                      <a:fontRef idx="minor"/>
                    </wps:style>
                    <wps:txbx>
                      <w:txbxContent>
                        <w:p w14:paraId="4CAC2F87" w14:textId="6873680B" w:rsidR="0003290C" w:rsidRDefault="0003290C" w:rsidP="0003290C">
                          <w:pPr>
                            <w:pStyle w:val="BodyText"/>
                            <w:spacing w:before="18"/>
                            <w:ind w:left="20"/>
                            <w:jc w:val="right"/>
                            <w:rPr>
                              <w:color w:val="9A7248"/>
                              <w:sz w:val="22"/>
                              <w:szCs w:val="22"/>
                            </w:rPr>
                          </w:pPr>
                          <w:fldSimple w:instr="STYLEREF  &quot;Título 4&quot;  \* MERGEFORMAT">
                            <w:r w:rsidR="00EC6736">
                              <w:rPr>
                                <w:noProof/>
                              </w:rPr>
                              <w:t>Métodos preliminares</w:t>
                            </w:r>
                          </w:fldSimple>
                        </w:p>
                      </w:txbxContent>
                    </wps:txbx>
                    <wps:bodyPr lIns="0" tIns="0" rIns="0" bIns="0">
                      <a:noAutofit/>
                    </wps:bodyPr>
                  </wps:wsp>
                </a:graphicData>
              </a:graphic>
            </wp:anchor>
          </w:drawing>
        </mc:Choice>
        <mc:Fallback xmlns:a="http://schemas.openxmlformats.org/drawingml/2006/main" xmlns:arto="http://schemas.microsoft.com/office/word/2006/arto">
          <w:pict w14:anchorId="3D5AD67A">
            <v:rect id="docshape27" style="position:absolute;margin-left:322.25pt;margin-top:16pt;width:137.65pt;height:17.5pt;z-index:-251647987;visibility:visible;mso-wrap-style:square;mso-wrap-distance-left:0;mso-wrap-distance-top:0;mso-wrap-distance-right:0;mso-wrap-distance-bottom:0;mso-position-horizontal:absolute;mso-position-horizontal-relative:margin;mso-position-vertical:absolute;mso-position-vertical-relative:page;v-text-anchor:top" o:spid="_x0000_s1027" filled="f" stroked="f" w14:anchorId="2D5F6F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">
              <v:textbox inset="0,0,0,0">
                <w:txbxContent>
                  <w:p w:rsidR="0003290C" w:rsidP="0003290C" w:rsidRDefault="0003290C" w14:paraId="77E36DF1" w14:textId="6873680B">
                    <w:pPr>
                      <w:pStyle w:val="BodyText"/>
                      <w:spacing w:before="18"/>
                      <w:ind w:left="20"/>
                      <w:jc w:val="right"/>
                      <w:rPr>
                        <w:color w:val="9A7248"/>
                        <w:sz w:val="22"/>
                        <w:szCs w:val="22"/>
                      </w:rPr>
                    </w:pPr>
                    <w:r>
                      <w:fldChar w:fldCharType="begin"/>
                    </w:r>
                    <w:r>
                      <w:instrText>STYLEREF  "Título 4"  \* MERGEFORMAT</w:instrText>
                    </w:r>
                    <w:r>
                      <w:fldChar w:fldCharType="separate"/>
                    </w:r>
                    <w:r w:rsidR="00EC6736">
                      <w:rPr>
                        <w:noProof/>
                      </w:rPr>
                      <w:t>Métodos preliminares</w:t>
                    </w:r>
                    <w:r>
                      <w:fldChar w:fldCharType="end"/>
                    </w:r>
                  </w:p>
                </w:txbxContent>
              </v:textbox>
              <w10:wrap anchorx="margin" anchory="page"/>
            </v:rect>
          </w:pict>
        </mc:Fallback>
      </mc:AlternateContent>
    </w:r>
    <w:r w:rsidR="0006123B">
      <w:rPr>
        <w:noProof/>
        <w:sz w:val="2"/>
      </w:rPr>
      <mc:AlternateContent>
        <mc:Choice Requires="wps">
          <w:drawing>
            <wp:anchor distT="0" distB="0" distL="0" distR="0" simplePos="0" relativeHeight="251670541" behindDoc="1" locked="0" layoutInCell="1" allowOverlap="1" wp14:anchorId="22AE074B" wp14:editId="04713A59">
              <wp:simplePos x="0" y="0"/>
              <wp:positionH relativeFrom="page">
                <wp:posOffset>1080135</wp:posOffset>
              </wp:positionH>
              <wp:positionV relativeFrom="page">
                <wp:posOffset>491177</wp:posOffset>
              </wp:positionV>
              <wp:extent cx="5972810" cy="635"/>
              <wp:effectExtent l="0" t="0" r="27940" b="37465"/>
              <wp:wrapNone/>
              <wp:docPr id="1709252404" name="Line 144"/>
              <wp:cNvGraphicFramePr/>
              <a:graphic xmlns:a="http://schemas.openxmlformats.org/drawingml/2006/main">
                <a:graphicData uri="http://schemas.microsoft.com/office/word/2010/wordprocessingShape">
                  <wps:wsp>
                    <wps:cNvCnPr/>
                    <wps:spPr>
                      <a:xfrm>
                        <a:off x="0" y="0"/>
                        <a:ext cx="5972810" cy="635"/>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53B5931F">
            <v:line id="Line 144" style="position:absolute;z-index:-251645939;visibility:visible;mso-wrap-style:square;mso-wrap-distance-left:0;mso-wrap-distance-top:0;mso-wrap-distance-right:0;mso-wrap-distance-bottom:0;mso-position-horizontal:absolute;mso-position-horizontal-relative:page;mso-position-vertical:absolute;mso-position-vertical-relative:page" o:spid="_x0000_s1026" strokecolor="#9a7248" strokeweight=".34mm" from="85.05pt,38.7pt" to="555.35pt,38.75pt" w14:anchorId="3A4E0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">
              <w10:wrap anchorx="page" anchory="page"/>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26F4" w14:textId="77777777" w:rsidR="0093622B" w:rsidRDefault="0093622B">
    <w:pPr>
      <w:pStyle w:val="BodyText"/>
      <w:spacing w:line="12" w:lineRule="auto"/>
      <w:rPr>
        <w:sz w:val="24"/>
        <w:szCs w:val="24"/>
      </w:rPr>
    </w:pPr>
  </w:p>
  <w:p w14:paraId="418510D8" w14:textId="77777777" w:rsidR="0093622B" w:rsidRDefault="009F4868">
    <w:r>
      <w:rPr>
        <w:noProof/>
      </w:rPr>
      <mc:AlternateContent>
        <mc:Choice Requires="wps">
          <w:drawing>
            <wp:anchor distT="45720" distB="45720" distL="114300" distR="114300" simplePos="0" relativeHeight="251658245" behindDoc="1" locked="0" layoutInCell="1" allowOverlap="1" wp14:anchorId="49BEA928" wp14:editId="326C4C95">
              <wp:simplePos x="0" y="0"/>
              <wp:positionH relativeFrom="margin">
                <wp:posOffset>65405</wp:posOffset>
              </wp:positionH>
              <wp:positionV relativeFrom="paragraph">
                <wp:posOffset>255905</wp:posOffset>
              </wp:positionV>
              <wp:extent cx="5852795" cy="342900"/>
              <wp:effectExtent l="0" t="0" r="0" b="5715"/>
              <wp:wrapSquare wrapText="bothSides"/>
              <wp:docPr id="12" name="Cuadro de texto 2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4D77BA4" w14:textId="34B0952D" w:rsidR="0093622B" w:rsidRPr="00B91E3C" w:rsidRDefault="005D620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Desarrollo</w:t>
                          </w:r>
                          <w:r>
                            <w:rPr>
                              <w:color w:val="9A7248"/>
                            </w:rPr>
                            <w:fldChar w:fldCharType="end"/>
                          </w:r>
                        </w:p>
                      </w:txbxContent>
                    </wps:txbx>
                    <wps:bodyPr>
                      <a:spAutoFit/>
                    </wps:bodyPr>
                  </wps:wsp>
                </a:graphicData>
              </a:graphic>
            </wp:anchor>
          </w:drawing>
        </mc:Choice>
        <mc:Fallback xmlns:a="http://schemas.openxmlformats.org/drawingml/2006/main" xmlns:arto="http://schemas.microsoft.com/office/word/2006/arto">
          <w:pict w14:anchorId="2F2BBE0A">
            <v:rect id="Cuadro de texto 2_0" style="position:absolute;margin-left:5.15pt;margin-top:20.15pt;width:460.85pt;height:27pt;z-index:-251658235;visibility:visible;mso-wrap-style:square;mso-wrap-distance-left:9pt;mso-wrap-distance-top:3.6pt;mso-wrap-distance-right:9pt;mso-wrap-distance-bottom:3.6pt;mso-position-horizontal:absolute;mso-position-horizontal-relative:margin;mso-position-vertical:absolute;mso-position-vertical-relative:text;v-text-anchor:top" o:spid="_x0000_s1028" filled="f" stroked="f" strokeweight=".26mm" w14:anchorId="49BEA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">
              <v:textbox style="mso-fit-shape-to-text:t">
                <w:txbxContent>
                  <w:p w:rsidRPr="00B91E3C" w:rsidR="0093622B" w:rsidRDefault="005D620A" w14:paraId="48FDD68B" w14:textId="34B0952D">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Desarrollo</w:t>
                    </w:r>
                    <w:r>
                      <w:rPr>
                        <w:color w:val="9A7248"/>
                      </w:rPr>
                      <w:fldChar w:fldCharType="end"/>
                    </w:r>
                  </w:p>
                </w:txbxContent>
              </v:textbox>
              <w10:wrap type="square" anchorx="margin"/>
            </v:rect>
          </w:pict>
        </mc:Fallback>
      </mc:AlternateContent>
    </w:r>
    <w:r>
      <w:rPr>
        <w:noProof/>
      </w:rPr>
      <mc:AlternateContent>
        <mc:Choice Requires="wps">
          <w:drawing>
            <wp:anchor distT="0" distB="0" distL="0" distR="0" simplePos="0" relativeHeight="251658246" behindDoc="1" locked="0" layoutInCell="1" allowOverlap="1" wp14:anchorId="7FC2BCED" wp14:editId="6CD6D744">
              <wp:simplePos x="0" y="0"/>
              <wp:positionH relativeFrom="margin">
                <wp:posOffset>39370</wp:posOffset>
              </wp:positionH>
              <wp:positionV relativeFrom="page">
                <wp:posOffset>585470</wp:posOffset>
              </wp:positionV>
              <wp:extent cx="5972810" cy="635"/>
              <wp:effectExtent l="0" t="0" r="0" b="0"/>
              <wp:wrapNone/>
              <wp:docPr id="14" name="Line 144_0"/>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7E43C0CF">
            <v:line id="Line 144_0" style="position:absolute;z-index:-251658233;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3.1pt,46.1pt" to="473.4pt,46.15pt" w14:anchorId="7619DE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">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4E449" w14:textId="77777777" w:rsidR="0093622B" w:rsidRDefault="0093622B">
    <w:pPr>
      <w:pStyle w:val="BodyText"/>
      <w:spacing w:line="12" w:lineRule="auto"/>
      <w:rPr>
        <w:sz w:val="20"/>
      </w:rPr>
    </w:pPr>
  </w:p>
  <w:p w14:paraId="3296B2BD" w14:textId="77777777" w:rsidR="0093622B" w:rsidRDefault="009F4868">
    <w:pPr>
      <w:pStyle w:val="BodyText"/>
      <w:spacing w:line="12" w:lineRule="auto"/>
      <w:rPr>
        <w:sz w:val="2"/>
      </w:rPr>
    </w:pPr>
    <w:r>
      <w:rPr>
        <w:noProof/>
        <w:sz w:val="2"/>
      </w:rPr>
      <mc:AlternateContent>
        <mc:Choice Requires="wps">
          <w:drawing>
            <wp:anchor distT="0" distB="0" distL="0" distR="0" simplePos="0" relativeHeight="251658243" behindDoc="1" locked="0" layoutInCell="1" allowOverlap="1" wp14:anchorId="090D3F9F" wp14:editId="5C4E6A3C">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2B898F8A">
            <v:line id="Line 144" style="position:absolute;z-index:-251658236;visibility:visible;mso-wrap-style:square;mso-wrap-distance-left:0;mso-wrap-distance-top:0;mso-wrap-distance-right:0;mso-wrap-distance-bottom:0;mso-position-horizontal:absolute;mso-position-horizontal-relative:page;mso-position-vertical:absolute;mso-position-vertical-relative:page" o:spid="_x0000_s1026" strokecolor="#9a7248" strokeweight=".34mm" from="85.45pt,38.95pt" to="555.75pt,39pt" w14:anchorId="7AC00A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">
              <w10:wrap anchorx="page" anchory="page"/>
            </v:line>
          </w:pict>
        </mc:Fallback>
      </mc:AlternateContent>
    </w:r>
    <w:r>
      <w:rPr>
        <w:noProof/>
        <w:sz w:val="2"/>
      </w:rPr>
      <mc:AlternateContent>
        <mc:Choice Requires="wps">
          <w:drawing>
            <wp:anchor distT="0" distB="0" distL="0" distR="0" simplePos="0" relativeHeight="251658244" behindDoc="1" locked="0" layoutInCell="1" allowOverlap="1" wp14:anchorId="474E77D5" wp14:editId="2857FFC5">
              <wp:simplePos x="0" y="0"/>
              <wp:positionH relativeFrom="margin">
                <wp:posOffset>4094480</wp:posOffset>
              </wp:positionH>
              <wp:positionV relativeFrom="page">
                <wp:posOffset>213360</wp:posOffset>
              </wp:positionV>
              <wp:extent cx="1748155" cy="222250"/>
              <wp:effectExtent l="0" t="0" r="5080" b="6985"/>
              <wp:wrapNone/>
              <wp:docPr id="16" name="docshape27"/>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281C8905" w14:textId="0EC12F1C" w:rsidR="0093622B" w:rsidRDefault="00EC6736">
                          <w:pPr>
                            <w:pStyle w:val="BodyText"/>
                            <w:spacing w:before="18"/>
                            <w:ind w:left="20"/>
                            <w:jc w:val="right"/>
                            <w:rPr>
                              <w:color w:val="9A7248"/>
                              <w:sz w:val="22"/>
                              <w:szCs w:val="22"/>
                            </w:rPr>
                          </w:pPr>
                          <w:fldSimple w:instr="STYLEREF  &quot;Título 4&quot;  \* MERGEFORMAT">
                            <w:r>
                              <w:rPr>
                                <w:noProof/>
                              </w:rPr>
                              <w:t>Clustering</w:t>
                            </w:r>
                          </w:fldSimple>
                        </w:p>
                      </w:txbxContent>
                    </wps:txbx>
                    <wps:bodyPr lIns="0" tIns="0" rIns="0" bIns="0">
                      <a:noAutofit/>
                    </wps:bodyPr>
                  </wps:wsp>
                </a:graphicData>
              </a:graphic>
            </wp:anchor>
          </w:drawing>
        </mc:Choice>
        <mc:Fallback xmlns:a="http://schemas.openxmlformats.org/drawingml/2006/main" xmlns:arto="http://schemas.microsoft.com/office/word/2006/arto">
          <w:pict w14:anchorId="4FE99A93">
            <v:rect id="_x0000_s1029" style="position:absolute;margin-left:322.4pt;margin-top:16.8pt;width:137.65pt;height:17.5pt;z-index:-251658236;visibility:visible;mso-wrap-style:square;mso-wrap-distance-left:0;mso-wrap-distance-top:0;mso-wrap-distance-right:0;mso-wrap-distance-bottom:0;mso-position-horizontal:absolute;mso-position-horizontal-relative:margin;mso-position-vertical:absolute;mso-position-vertical-relative:page;v-text-anchor:top" filled="f" stroked="f" w14:anchorId="474E77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">
              <v:textbox inset="0,0,0,0">
                <w:txbxContent>
                  <w:p w:rsidR="0093622B" w:rsidRDefault="00EC6736" w14:paraId="5AE38645" w14:textId="0EC12F1C">
                    <w:pPr>
                      <w:pStyle w:val="BodyText"/>
                      <w:spacing w:before="18"/>
                      <w:ind w:left="20"/>
                      <w:jc w:val="right"/>
                      <w:rPr>
                        <w:color w:val="9A7248"/>
                        <w:sz w:val="22"/>
                        <w:szCs w:val="22"/>
                      </w:rPr>
                    </w:pPr>
                    <w:r>
                      <w:fldChar w:fldCharType="begin"/>
                    </w:r>
                    <w:r>
                      <w:instrText>STYLEREF  "Título 4"  \* MERGEFORMAT</w:instrText>
                    </w:r>
                    <w:r>
                      <w:fldChar w:fldCharType="separate"/>
                    </w:r>
                    <w:r>
                      <w:rPr>
                        <w:noProof/>
                      </w:rPr>
                      <w:t>Clustering</w:t>
                    </w:r>
                    <w:r>
                      <w:fldChar w:fldCharType="end"/>
                    </w:r>
                  </w:p>
                </w:txbxContent>
              </v:textbox>
              <w10:wrap anchorx="margin" anchory="page"/>
            </v:rect>
          </w:pict>
        </mc:Fallback>
      </mc:AlternateContent>
    </w:r>
  </w:p>
  <w:p w14:paraId="5A53DDEA" w14:textId="77777777" w:rsidR="0093622B" w:rsidRDefault="0093622B">
    <w:pPr>
      <w:pStyle w:val="Header"/>
    </w:pPr>
  </w:p>
  <w:p w14:paraId="5E75515E" w14:textId="77777777" w:rsidR="0093622B" w:rsidRDefault="0093622B"/>
  <w:p w14:paraId="55BF6A8C" w14:textId="77777777" w:rsidR="0093622B" w:rsidRDefault="0093622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E02D" w14:textId="0EB07578" w:rsidR="0093622B" w:rsidRDefault="00217D90">
    <w:pPr>
      <w:pStyle w:val="Header"/>
      <w:tabs>
        <w:tab w:val="clear" w:pos="4252"/>
        <w:tab w:val="clear" w:pos="8504"/>
        <w:tab w:val="left" w:pos="3060"/>
      </w:tabs>
    </w:pPr>
    <w:r>
      <w:rPr>
        <w:noProof/>
      </w:rPr>
      <mc:AlternateContent>
        <mc:Choice Requires="wps">
          <w:drawing>
            <wp:anchor distT="45720" distB="45720" distL="114300" distR="114300" simplePos="0" relativeHeight="251664397" behindDoc="1" locked="0" layoutInCell="1" allowOverlap="1" wp14:anchorId="7A4E6F49" wp14:editId="0011755B">
              <wp:simplePos x="0" y="0"/>
              <wp:positionH relativeFrom="margin">
                <wp:posOffset>0</wp:posOffset>
              </wp:positionH>
              <wp:positionV relativeFrom="paragraph">
                <wp:posOffset>303975</wp:posOffset>
              </wp:positionV>
              <wp:extent cx="5852795" cy="342900"/>
              <wp:effectExtent l="0" t="0" r="0" b="5715"/>
              <wp:wrapSquare wrapText="bothSides"/>
              <wp:docPr id="1262969358" name="Cuadro de texto 2_0"/>
              <wp:cNvGraphicFramePr/>
              <a:graphic xmlns:a="http://schemas.openxmlformats.org/drawingml/2006/main">
                <a:graphicData uri="http://schemas.microsoft.com/office/word/2010/wordprocessingShape">
                  <wps:wsp>
                    <wps:cNvSpPr/>
                    <wps:spPr>
                      <a:xfrm>
                        <a:off x="0" y="0"/>
                        <a:ext cx="5852795" cy="342900"/>
                      </a:xfrm>
                      <a:prstGeom prst="rect">
                        <a:avLst/>
                      </a:prstGeom>
                      <a:noFill/>
                      <a:ln w="9360">
                        <a:noFill/>
                      </a:ln>
                    </wps:spPr>
                    <wps:style>
                      <a:lnRef idx="0">
                        <a:scrgbClr r="0" g="0" b="0"/>
                      </a:lnRef>
                      <a:fillRef idx="0">
                        <a:scrgbClr r="0" g="0" b="0"/>
                      </a:fillRef>
                      <a:effectRef idx="0">
                        <a:scrgbClr r="0" g="0" b="0"/>
                      </a:effectRef>
                      <a:fontRef idx="minor"/>
                    </wps:style>
                    <wps:txbx>
                      <w:txbxContent>
                        <w:p w14:paraId="23823EF0" w14:textId="2B77CA10" w:rsidR="00217D90" w:rsidRPr="00B91E3C" w:rsidRDefault="00217D90" w:rsidP="00217D90">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Conclusiones</w:t>
                          </w:r>
                          <w:r>
                            <w:rPr>
                              <w:color w:val="9A7248"/>
                            </w:rPr>
                            <w:fldChar w:fldCharType="end"/>
                          </w:r>
                        </w:p>
                      </w:txbxContent>
                    </wps:txbx>
                    <wps:bodyPr>
                      <a:spAutoFit/>
                    </wps:bodyPr>
                  </wps:wsp>
                </a:graphicData>
              </a:graphic>
            </wp:anchor>
          </w:drawing>
        </mc:Choice>
        <mc:Fallback xmlns:a="http://schemas.openxmlformats.org/drawingml/2006/main" xmlns:arto="http://schemas.microsoft.com/office/word/2006/arto">
          <w:pict w14:anchorId="340BB1AA">
            <v:rect id="_x0000_s1030" style="position:absolute;margin-left:0;margin-top:23.95pt;width:460.85pt;height:27pt;z-index:-251652083;visibility:visible;mso-wrap-style:square;mso-wrap-distance-left:9pt;mso-wrap-distance-top:3.6pt;mso-wrap-distance-right:9pt;mso-wrap-distance-bottom:3.6pt;mso-position-horizontal:absolute;mso-position-horizontal-relative:margin;mso-position-vertical:absolute;mso-position-vertical-relative:text;v-text-anchor:top" filled="f" stroked="f" strokeweight=".26mm" w14:anchorId="7A4E6F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">
              <v:textbox style="mso-fit-shape-to-text:t">
                <w:txbxContent>
                  <w:p w:rsidRPr="00B91E3C" w:rsidR="00217D90" w:rsidP="00217D90" w:rsidRDefault="00217D90" w14:paraId="49CB3BE4" w14:textId="2B77CA10">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Conclusiones</w:t>
                    </w:r>
                    <w:r>
                      <w:rPr>
                        <w:color w:val="9A7248"/>
                      </w:rPr>
                      <w:fldChar w:fldCharType="end"/>
                    </w:r>
                  </w:p>
                </w:txbxContent>
              </v:textbox>
              <w10:wrap type="square" anchorx="margin"/>
            </v:rect>
          </w:pict>
        </mc:Fallback>
      </mc:AlternateContent>
    </w:r>
    <w:r>
      <w:rPr>
        <w:noProof/>
      </w:rPr>
      <mc:AlternateContent>
        <mc:Choice Requires="wps">
          <w:drawing>
            <wp:anchor distT="0" distB="0" distL="0" distR="0" simplePos="0" relativeHeight="251666445" behindDoc="1" locked="0" layoutInCell="1" allowOverlap="1" wp14:anchorId="6C61E334" wp14:editId="46026BB2">
              <wp:simplePos x="0" y="0"/>
              <wp:positionH relativeFrom="margin">
                <wp:posOffset>0</wp:posOffset>
              </wp:positionH>
              <wp:positionV relativeFrom="page">
                <wp:posOffset>618045</wp:posOffset>
              </wp:positionV>
              <wp:extent cx="5972810" cy="635"/>
              <wp:effectExtent l="0" t="0" r="27940" b="37465"/>
              <wp:wrapNone/>
              <wp:docPr id="228882405" name="Line 144_0"/>
              <wp:cNvGraphicFramePr/>
              <a:graphic xmlns:a="http://schemas.openxmlformats.org/drawingml/2006/main">
                <a:graphicData uri="http://schemas.microsoft.com/office/word/2010/wordprocessingShape">
                  <wps:wsp>
                    <wps:cNvCnPr/>
                    <wps:spPr>
                      <a:xfrm>
                        <a:off x="0" y="0"/>
                        <a:ext cx="5972810" cy="635"/>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60971780">
            <v:line id="Line 144_0" style="position:absolute;z-index:-251650035;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0,48.65pt" to="470.3pt,48.7pt" w14:anchorId="264DDC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">
              <w10:wrap anchorx="margin" anchory="page"/>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11BD" w14:textId="34BFEDE4" w:rsidR="0093622B" w:rsidRDefault="00CE6F01">
    <w:pPr>
      <w:pStyle w:val="Header"/>
    </w:pPr>
    <w:r>
      <w:rPr>
        <w:noProof/>
        <w:sz w:val="2"/>
      </w:rPr>
      <mc:AlternateContent>
        <mc:Choice Requires="wps">
          <w:drawing>
            <wp:anchor distT="0" distB="0" distL="0" distR="0" simplePos="0" relativeHeight="251660301" behindDoc="1" locked="0" layoutInCell="1" allowOverlap="1" wp14:anchorId="72D6411F" wp14:editId="684536C9">
              <wp:simplePos x="0" y="0"/>
              <wp:positionH relativeFrom="margin">
                <wp:posOffset>4108005</wp:posOffset>
              </wp:positionH>
              <wp:positionV relativeFrom="page">
                <wp:posOffset>212090</wp:posOffset>
              </wp:positionV>
              <wp:extent cx="1748155" cy="222250"/>
              <wp:effectExtent l="0" t="0" r="4445" b="6350"/>
              <wp:wrapNone/>
              <wp:docPr id="1781168819" name="docshape27"/>
              <wp:cNvGraphicFramePr/>
              <a:graphic xmlns:a="http://schemas.openxmlformats.org/drawingml/2006/main">
                <a:graphicData uri="http://schemas.microsoft.com/office/word/2010/wordprocessingShape">
                  <wps:wsp>
                    <wps:cNvSpPr/>
                    <wps:spPr>
                      <a:xfrm>
                        <a:off x="0" y="0"/>
                        <a:ext cx="1748155" cy="222250"/>
                      </a:xfrm>
                      <a:prstGeom prst="rect">
                        <a:avLst/>
                      </a:prstGeom>
                      <a:noFill/>
                      <a:ln>
                        <a:noFill/>
                      </a:ln>
                    </wps:spPr>
                    <wps:style>
                      <a:lnRef idx="0">
                        <a:scrgbClr r="0" g="0" b="0"/>
                      </a:lnRef>
                      <a:fillRef idx="0">
                        <a:scrgbClr r="0" g="0" b="0"/>
                      </a:fillRef>
                      <a:effectRef idx="0">
                        <a:scrgbClr r="0" g="0" b="0"/>
                      </a:effectRef>
                      <a:fontRef idx="minor"/>
                    </wps:style>
                    <wps:txbx>
                      <w:txbxContent>
                        <w:p w14:paraId="14FB8E20" w14:textId="76FD7A95" w:rsidR="00CE6F01" w:rsidRDefault="00CE6F01" w:rsidP="00CE6F01">
                          <w:pPr>
                            <w:pStyle w:val="BodyText"/>
                            <w:spacing w:before="18"/>
                            <w:ind w:left="20"/>
                            <w:jc w:val="right"/>
                            <w:rPr>
                              <w:color w:val="9A7248"/>
                              <w:sz w:val="22"/>
                              <w:szCs w:val="22"/>
                            </w:rPr>
                          </w:pPr>
                          <w:fldSimple w:instr="STYLEREF  &quot;Título 4&quot;  \* MERGEFORMAT">
                            <w:r w:rsidR="00EC6736">
                              <w:rPr>
                                <w:noProof/>
                              </w:rPr>
                              <w:t>Trabajo futuro</w:t>
                            </w:r>
                          </w:fldSimple>
                        </w:p>
                      </w:txbxContent>
                    </wps:txbx>
                    <wps:bodyPr lIns="0" tIns="0" rIns="0" bIns="0">
                      <a:noAutofit/>
                    </wps:bodyPr>
                  </wps:wsp>
                </a:graphicData>
              </a:graphic>
            </wp:anchor>
          </w:drawing>
        </mc:Choice>
        <mc:Fallback xmlns:a="http://schemas.openxmlformats.org/drawingml/2006/main" xmlns:arto="http://schemas.microsoft.com/office/word/2006/arto">
          <w:pict w14:anchorId="684B4764">
            <v:rect id="_x0000_s1031" style="position:absolute;margin-left:323.45pt;margin-top:16.7pt;width:137.65pt;height:17.5pt;z-index:-251656179;visibility:visible;mso-wrap-style:square;mso-wrap-distance-left:0;mso-wrap-distance-top:0;mso-wrap-distance-right:0;mso-wrap-distance-bottom:0;mso-position-horizontal:absolute;mso-position-horizontal-relative:margin;mso-position-vertical:absolute;mso-position-vertical-relative:page;v-text-anchor:top" filled="f" stroked="f" w14:anchorId="72D64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">
              <v:textbox inset="0,0,0,0">
                <w:txbxContent>
                  <w:p w:rsidR="00CE6F01" w:rsidP="00CE6F01" w:rsidRDefault="00CE6F01" w14:paraId="5AF1BCA8" w14:textId="76FD7A95">
                    <w:pPr>
                      <w:pStyle w:val="BodyText"/>
                      <w:spacing w:before="18"/>
                      <w:ind w:left="20"/>
                      <w:jc w:val="right"/>
                      <w:rPr>
                        <w:color w:val="9A7248"/>
                        <w:sz w:val="22"/>
                        <w:szCs w:val="22"/>
                      </w:rPr>
                    </w:pPr>
                    <w:r>
                      <w:fldChar w:fldCharType="begin"/>
                    </w:r>
                    <w:r>
                      <w:instrText>STYLEREF  "Título 4"  \* MERGEFORMAT</w:instrText>
                    </w:r>
                    <w:r>
                      <w:fldChar w:fldCharType="separate"/>
                    </w:r>
                    <w:r w:rsidR="00EC6736">
                      <w:rPr>
                        <w:noProof/>
                      </w:rPr>
                      <w:t>Trabajo futuro</w:t>
                    </w:r>
                    <w:r>
                      <w:fldChar w:fldCharType="end"/>
                    </w:r>
                  </w:p>
                </w:txbxContent>
              </v:textbox>
              <w10:wrap anchorx="margin" anchory="page"/>
            </v:rect>
          </w:pict>
        </mc:Fallback>
      </mc:AlternateContent>
    </w:r>
    <w:r>
      <w:rPr>
        <w:noProof/>
        <w:sz w:val="2"/>
      </w:rPr>
      <mc:AlternateContent>
        <mc:Choice Requires="wps">
          <w:drawing>
            <wp:anchor distT="0" distB="0" distL="0" distR="0" simplePos="0" relativeHeight="251662349" behindDoc="1" locked="0" layoutInCell="1" allowOverlap="1" wp14:anchorId="06761258" wp14:editId="1358FADC">
              <wp:simplePos x="0" y="0"/>
              <wp:positionH relativeFrom="page">
                <wp:posOffset>1116330</wp:posOffset>
              </wp:positionH>
              <wp:positionV relativeFrom="page">
                <wp:posOffset>526225</wp:posOffset>
              </wp:positionV>
              <wp:extent cx="5972810" cy="635"/>
              <wp:effectExtent l="0" t="0" r="27940" b="37465"/>
              <wp:wrapNone/>
              <wp:docPr id="2013979662" name="Line 144"/>
              <wp:cNvGraphicFramePr/>
              <a:graphic xmlns:a="http://schemas.openxmlformats.org/drawingml/2006/main">
                <a:graphicData uri="http://schemas.microsoft.com/office/word/2010/wordprocessingShape">
                  <wps:wsp>
                    <wps:cNvCnPr/>
                    <wps:spPr>
                      <a:xfrm>
                        <a:off x="0" y="0"/>
                        <a:ext cx="5972810" cy="635"/>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arto="http://schemas.microsoft.com/office/word/2006/arto">
          <w:pict w14:anchorId="7CB01C3B">
            <v:line id="Line 144" style="position:absolute;z-index:-251654131;visibility:visible;mso-wrap-style:square;mso-wrap-distance-left:0;mso-wrap-distance-top:0;mso-wrap-distance-right:0;mso-wrap-distance-bottom:0;mso-position-horizontal:absolute;mso-position-horizontal-relative:page;mso-position-vertical:absolute;mso-position-vertical-relative:page" o:spid="_x0000_s1026" strokecolor="#9a7248" strokeweight=".34mm" from="87.9pt,41.45pt" to="558.2pt,41.5pt" w14:anchorId="4E006E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">
              <w10:wrap anchorx="page" anchory="page"/>
            </v:lin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5CBA2" w14:textId="77777777" w:rsidR="0093622B" w:rsidRDefault="0093622B">
    <w:pPr>
      <w:pStyle w:val="Header"/>
      <w:tabs>
        <w:tab w:val="clear" w:pos="4252"/>
        <w:tab w:val="clear" w:pos="8504"/>
        <w:tab w:val="left" w:pos="3060"/>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E55FD" w14:textId="77777777" w:rsidR="0093622B" w:rsidRDefault="0093622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E460" w14:textId="77777777" w:rsidR="0093622B" w:rsidRDefault="0093622B">
    <w:pPr>
      <w:pStyle w:val="BodyText"/>
      <w:spacing w:line="12"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023E2" w14:textId="0D0211ED" w:rsidR="0093622B" w:rsidRDefault="0093622B">
    <w:pPr>
      <w:pStyle w:val="BodyText"/>
      <w:spacing w:line="12" w:lineRule="auto"/>
      <w:rPr>
        <w:sz w:val="20"/>
      </w:rPr>
    </w:pPr>
  </w:p>
  <w:p w14:paraId="7D1D4A13" w14:textId="23767403" w:rsidR="0093622B" w:rsidRDefault="008B0739">
    <w:pPr>
      <w:pStyle w:val="BodyText"/>
      <w:spacing w:line="12" w:lineRule="auto"/>
    </w:pPr>
    <w:r>
      <w:rPr>
        <w:noProof/>
        <w:sz w:val="20"/>
      </w:rPr>
      <mc:AlternateContent>
        <mc:Choice Requires="wps">
          <w:drawing>
            <wp:anchor distT="45720" distB="45720" distL="114300" distR="114300" simplePos="0" relativeHeight="251658249" behindDoc="1" locked="0" layoutInCell="1" allowOverlap="1" wp14:anchorId="5C7B3496" wp14:editId="1A2A97FE">
              <wp:simplePos x="0" y="0"/>
              <wp:positionH relativeFrom="margin">
                <wp:posOffset>0</wp:posOffset>
              </wp:positionH>
              <wp:positionV relativeFrom="paragraph">
                <wp:posOffset>141927</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795" cy="342900"/>
                      </a:xfrm>
                      <a:prstGeom prst="rect">
                        <a:avLst/>
                      </a:prstGeom>
                      <a:noFill/>
                      <a:ln w="9360">
                        <a:noFill/>
                      </a:ln>
                    </wps:spPr>
                    <wps:style>
                      <a:lnRef idx="0">
                        <a:scrgbClr r="0" g="0" b="0"/>
                      </a:lnRef>
                      <a:fillRef idx="0">
                        <a:scrgbClr r="0" g="0" b="0"/>
                      </a:fillRef>
                      <a:effectRef idx="0">
                        <a:scrgbClr r="0" g="0" b="0"/>
                      </a:effectRef>
                      <a:fontRef idx="minor"/>
                    </wps:style>
                    <wps:txbx>
                      <w:txbxContent>
                        <w:p w14:paraId="621954B5" w14:textId="4DB76928" w:rsidR="0093622B" w:rsidRDefault="00EC6736">
                          <w:pPr>
                            <w:pStyle w:val="Contenidodelmarco"/>
                            <w:jc w:val="right"/>
                            <w:rPr>
                              <w:color w:val="9A7248"/>
                            </w:rPr>
                          </w:pPr>
                          <w:fldSimple w:instr="STYLEREF  &quot;Título 3&quot;  \* MERGEFORMAT">
                            <w:r>
                              <w:rPr>
                                <w:noProof/>
                              </w:rPr>
                              <w:t>Glosario</w:t>
                            </w:r>
                          </w:fldSimple>
                        </w:p>
                      </w:txbxContent>
                    </wps:txbx>
                    <wps:bodyPr>
                      <a:spAutoFit/>
                    </wps:bodyPr>
                  </wps:wsp>
                </a:graphicData>
              </a:graphic>
            </wp:anchor>
          </w:drawing>
        </mc:Choice>
        <mc:Fallback xmlns:a="http://schemas.openxmlformats.org/drawingml/2006/main" xmlns:arto="http://schemas.microsoft.com/office/word/2006/arto">
          <w:pict w14:anchorId="4C15E523">
            <v:rect id="Cuadro de texto 36_0" style="position:absolute;margin-left:0;margin-top:11.2pt;width:460.85pt;height:27pt;z-index:-251658231;visibility:visible;mso-wrap-style:square;mso-wrap-distance-left:9pt;mso-wrap-distance-top:3.6pt;mso-wrap-distance-right:9pt;mso-wrap-distance-bottom:3.6pt;mso-position-horizontal:absolute;mso-position-horizontal-relative:margin;mso-position-vertical:absolute;mso-position-vertical-relative:text;v-text-anchor:top" o:spid="_x0000_s1032" filled="f" stroked="f" strokeweight=".26mm" w14:anchorId="5C7B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">
              <v:textbox style="mso-fit-shape-to-text:t">
                <w:txbxContent>
                  <w:p w:rsidR="0093622B" w:rsidRDefault="00EC6736" w14:paraId="28860CB7" w14:textId="4DB76928">
                    <w:pPr>
                      <w:pStyle w:val="Contenidodelmarco"/>
                      <w:jc w:val="right"/>
                      <w:rPr>
                        <w:color w:val="9A7248"/>
                      </w:rPr>
                    </w:pPr>
                    <w:r>
                      <w:fldChar w:fldCharType="begin"/>
                    </w:r>
                    <w:r>
                      <w:instrText>STYLEREF  "Título 3"  \* MERGEFORMAT</w:instrText>
                    </w:r>
                    <w:r>
                      <w:fldChar w:fldCharType="separate"/>
                    </w:r>
                    <w:r>
                      <w:rPr>
                        <w:noProof/>
                      </w:rPr>
                      <w:t>Glosario</w:t>
                    </w:r>
                    <w:r>
                      <w:fldChar w:fldCharType="end"/>
                    </w:r>
                  </w:p>
                </w:txbxContent>
              </v:textbox>
              <w10:wrap type="square" anchorx="margin"/>
            </v:rect>
          </w:pict>
        </mc:Fallback>
      </mc:AlternateContent>
    </w:r>
    <w:r w:rsidR="009F4868">
      <w:rPr>
        <w:noProof/>
      </w:rPr>
      <mc:AlternateContent>
        <mc:Choice Requires="wps">
          <w:drawing>
            <wp:anchor distT="0" distB="0" distL="0" distR="0" simplePos="0" relativeHeight="251658248" behindDoc="1" locked="0" layoutInCell="1" allowOverlap="1" wp14:anchorId="14391E89" wp14:editId="6E552DD5">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378FEB7A">
            <v:line id="Line 144_3" style="position:absolute;z-index:-251658231;visibility:visible;mso-wrap-style:square;mso-wrap-distance-left:0;mso-wrap-distance-top:0;mso-wrap-distance-right:0;mso-wrap-distance-bottom:0;mso-position-horizontal:absolute;mso-position-horizontal-relative:page;mso-position-vertical:absolute;mso-position-vertical-relative:page" o:spid="_x0000_s1026" strokecolor="#9a7248" strokeweight=".34mm" from="85.45pt,38.95pt" to="555.75pt,39pt" w14:anchorId="7EFD7B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">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BBE2F" w14:textId="77777777" w:rsidR="0093622B" w:rsidRDefault="009362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8243" w14:textId="77777777" w:rsidR="0093622B" w:rsidRDefault="009362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ADE98" w14:textId="77777777" w:rsidR="0093622B" w:rsidRDefault="009362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53D6F" w14:textId="77777777" w:rsidR="0093622B" w:rsidRDefault="0093622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C9C02" w14:textId="77777777" w:rsidR="0093622B" w:rsidRDefault="0093622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FB62" w14:textId="77777777" w:rsidR="0093622B" w:rsidRDefault="0093622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1C553" w14:textId="77777777" w:rsidR="0093622B" w:rsidRDefault="0093622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FC129" w14:textId="77777777" w:rsidR="0093622B" w:rsidRDefault="0093622B">
    <w:pPr>
      <w:pStyle w:val="BodyText"/>
      <w:spacing w:line="12" w:lineRule="auto"/>
      <w:rPr>
        <w:sz w:val="24"/>
        <w:szCs w:val="24"/>
      </w:rPr>
    </w:pPr>
  </w:p>
  <w:p w14:paraId="35224B2A" w14:textId="77777777" w:rsidR="0093622B" w:rsidRDefault="009F4868">
    <w:r>
      <w:rPr>
        <w:noProof/>
      </w:rPr>
      <mc:AlternateContent>
        <mc:Choice Requires="wps">
          <w:drawing>
            <wp:anchor distT="45720" distB="45720" distL="114300" distR="114300" simplePos="0" relativeHeight="251658240" behindDoc="1" locked="0" layoutInCell="1" allowOverlap="1" wp14:anchorId="12C2D5D3" wp14:editId="5791BDEB">
              <wp:simplePos x="0" y="0"/>
              <wp:positionH relativeFrom="margin">
                <wp:posOffset>65405</wp:posOffset>
              </wp:positionH>
              <wp:positionV relativeFrom="paragraph">
                <wp:posOffset>268605</wp:posOffset>
              </wp:positionV>
              <wp:extent cx="5852795" cy="344170"/>
              <wp:effectExtent l="0" t="0" r="0" b="5715"/>
              <wp:wrapSquare wrapText="bothSides"/>
              <wp:docPr id="6" name="Cuadro de texto 2"/>
              <wp:cNvGraphicFramePr/>
              <a:graphic xmlns:a="http://schemas.openxmlformats.org/drawingml/2006/main">
                <a:graphicData uri="http://schemas.microsoft.com/office/word/2010/wordprocessingShape">
                  <wps:wsp>
                    <wps:cNvSpPr/>
                    <wps:spPr>
                      <a:xfrm>
                        <a:off x="0" y="0"/>
                        <a:ext cx="585216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4CC29D5" w14:textId="7E1B9A5D" w:rsidR="0093622B" w:rsidRPr="00664796" w:rsidRDefault="001E30D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Estado del Arte</w:t>
                          </w:r>
                          <w:r>
                            <w:rPr>
                              <w:color w:val="9A7248"/>
                            </w:rPr>
                            <w:fldChar w:fldCharType="end"/>
                          </w:r>
                        </w:p>
                      </w:txbxContent>
                    </wps:txbx>
                    <wps:bodyPr>
                      <a:spAutoFit/>
                    </wps:bodyPr>
                  </wps:wsp>
                </a:graphicData>
              </a:graphic>
              <wp14:sizeRelV relativeFrom="margin">
                <wp14:pctHeight>20000</wp14:pctHeight>
              </wp14:sizeRelV>
            </wp:anchor>
          </w:drawing>
        </mc:Choice>
        <mc:Fallback xmlns:a="http://schemas.openxmlformats.org/drawingml/2006/main" xmlns:arto="http://schemas.microsoft.com/office/word/2006/arto">
          <w:pict w14:anchorId="5F745BF6">
            <v:rect id="Cuadro de texto 2" style="position:absolute;margin-left:5.15pt;margin-top:21.15pt;width:460.85pt;height:27.1pt;z-index:-251658240;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spid="_x0000_s1026" filled="f" stroked="f" strokeweight=".26mm" w14:anchorId="12C2D5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">
              <v:textbox style="mso-fit-shape-to-text:t">
                <w:txbxContent>
                  <w:p w:rsidRPr="00664796" w:rsidR="0093622B" w:rsidRDefault="001E30DA" w14:paraId="70EF2E1F" w14:textId="7E1B9A5D">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EC6736">
                      <w:rPr>
                        <w:noProof/>
                        <w:color w:val="9A7248"/>
                      </w:rPr>
                      <w:t>Estado del Arte</w:t>
                    </w:r>
                    <w:r>
                      <w:rPr>
                        <w:color w:val="9A7248"/>
                      </w:rPr>
                      <w:fldChar w:fldCharType="end"/>
                    </w:r>
                  </w:p>
                </w:txbxContent>
              </v:textbox>
              <w10:wrap type="square" anchorx="margin"/>
            </v:rect>
          </w:pict>
        </mc:Fallback>
      </mc:AlternateContent>
    </w:r>
    <w:r>
      <w:rPr>
        <w:noProof/>
      </w:rPr>
      <mc:AlternateContent>
        <mc:Choice Requires="wps">
          <w:drawing>
            <wp:anchor distT="0" distB="0" distL="0" distR="0" simplePos="0" relativeHeight="251658241" behindDoc="1" locked="0" layoutInCell="1" allowOverlap="1" wp14:anchorId="0D2FB80A" wp14:editId="7AB41F09">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a="http://schemas.openxmlformats.org/drawingml/2006/main">
          <w:pict w14:anchorId="4F45FAF6">
            <v:line id="Line 144" style="position:absolute;z-index:-251658238;visibility:visible;mso-wrap-style:square;mso-wrap-distance-left:0;mso-wrap-distance-top:0;mso-wrap-distance-right:0;mso-wrap-distance-bottom:0;mso-position-horizontal:absolute;mso-position-horizontal-relative:margin;mso-position-vertical:absolute;mso-position-vertical-relative:page" o:spid="_x0000_s1026" strokecolor="#9a7248" strokeweight=".34mm" from="3.1pt,46.1pt" to="473.4pt,46.15pt" w14:anchorId="0492BF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">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43"/>
    <w:multiLevelType w:val="hybridMultilevel"/>
    <w:tmpl w:val="B5E830F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74976DD"/>
    <w:multiLevelType w:val="multilevel"/>
    <w:tmpl w:val="77CC56EE"/>
    <w:lvl w:ilvl="0">
      <w:start w:val="1"/>
      <w:numFmt w:val="bullet"/>
      <w:lvlText w:val=""/>
      <w:lvlJc w:val="left"/>
      <w:pPr>
        <w:tabs>
          <w:tab w:val="num" w:pos="9209"/>
        </w:tabs>
        <w:ind w:left="11796" w:hanging="360"/>
      </w:pPr>
      <w:rPr>
        <w:rFonts w:ascii="Symbol" w:hAnsi="Symbol" w:cs="Symbol" w:hint="default"/>
      </w:rPr>
    </w:lvl>
    <w:lvl w:ilvl="1">
      <w:start w:val="1"/>
      <w:numFmt w:val="bullet"/>
      <w:lvlText w:val="o"/>
      <w:lvlJc w:val="left"/>
      <w:pPr>
        <w:tabs>
          <w:tab w:val="num" w:pos="9209"/>
        </w:tabs>
        <w:ind w:left="12516" w:hanging="360"/>
      </w:pPr>
      <w:rPr>
        <w:rFonts w:ascii="Courier New" w:hAnsi="Courier New" w:cs="Courier New" w:hint="default"/>
      </w:rPr>
    </w:lvl>
    <w:lvl w:ilvl="2">
      <w:start w:val="1"/>
      <w:numFmt w:val="bullet"/>
      <w:lvlText w:val=""/>
      <w:lvlJc w:val="left"/>
      <w:pPr>
        <w:tabs>
          <w:tab w:val="num" w:pos="9209"/>
        </w:tabs>
        <w:ind w:left="13236" w:hanging="360"/>
      </w:pPr>
      <w:rPr>
        <w:rFonts w:ascii="Wingdings" w:hAnsi="Wingdings" w:cs="Wingdings" w:hint="default"/>
      </w:rPr>
    </w:lvl>
    <w:lvl w:ilvl="3">
      <w:start w:val="1"/>
      <w:numFmt w:val="bullet"/>
      <w:lvlText w:val=""/>
      <w:lvlJc w:val="left"/>
      <w:pPr>
        <w:tabs>
          <w:tab w:val="num" w:pos="9209"/>
        </w:tabs>
        <w:ind w:left="13956" w:hanging="360"/>
      </w:pPr>
      <w:rPr>
        <w:rFonts w:ascii="Symbol" w:hAnsi="Symbol" w:cs="Symbol" w:hint="default"/>
      </w:rPr>
    </w:lvl>
    <w:lvl w:ilvl="4">
      <w:start w:val="1"/>
      <w:numFmt w:val="bullet"/>
      <w:lvlText w:val="o"/>
      <w:lvlJc w:val="left"/>
      <w:pPr>
        <w:tabs>
          <w:tab w:val="num" w:pos="9209"/>
        </w:tabs>
        <w:ind w:left="14676" w:hanging="360"/>
      </w:pPr>
      <w:rPr>
        <w:rFonts w:ascii="Courier New" w:hAnsi="Courier New" w:cs="Courier New" w:hint="default"/>
      </w:rPr>
    </w:lvl>
    <w:lvl w:ilvl="5">
      <w:start w:val="1"/>
      <w:numFmt w:val="bullet"/>
      <w:lvlText w:val=""/>
      <w:lvlJc w:val="left"/>
      <w:pPr>
        <w:tabs>
          <w:tab w:val="num" w:pos="9209"/>
        </w:tabs>
        <w:ind w:left="15396" w:hanging="360"/>
      </w:pPr>
      <w:rPr>
        <w:rFonts w:ascii="Wingdings" w:hAnsi="Wingdings" w:cs="Wingdings" w:hint="default"/>
      </w:rPr>
    </w:lvl>
    <w:lvl w:ilvl="6">
      <w:start w:val="1"/>
      <w:numFmt w:val="bullet"/>
      <w:lvlText w:val=""/>
      <w:lvlJc w:val="left"/>
      <w:pPr>
        <w:tabs>
          <w:tab w:val="num" w:pos="9209"/>
        </w:tabs>
        <w:ind w:left="16116" w:hanging="360"/>
      </w:pPr>
      <w:rPr>
        <w:rFonts w:ascii="Symbol" w:hAnsi="Symbol" w:cs="Symbol" w:hint="default"/>
      </w:rPr>
    </w:lvl>
    <w:lvl w:ilvl="7">
      <w:start w:val="1"/>
      <w:numFmt w:val="bullet"/>
      <w:lvlText w:val="o"/>
      <w:lvlJc w:val="left"/>
      <w:pPr>
        <w:tabs>
          <w:tab w:val="num" w:pos="9209"/>
        </w:tabs>
        <w:ind w:left="16836" w:hanging="360"/>
      </w:pPr>
      <w:rPr>
        <w:rFonts w:ascii="Courier New" w:hAnsi="Courier New" w:cs="Courier New" w:hint="default"/>
      </w:rPr>
    </w:lvl>
    <w:lvl w:ilvl="8">
      <w:start w:val="1"/>
      <w:numFmt w:val="bullet"/>
      <w:lvlText w:val=""/>
      <w:lvlJc w:val="left"/>
      <w:pPr>
        <w:tabs>
          <w:tab w:val="num" w:pos="9209"/>
        </w:tabs>
        <w:ind w:left="17556" w:hanging="360"/>
      </w:pPr>
      <w:rPr>
        <w:rFonts w:ascii="Wingdings" w:hAnsi="Wingdings" w:cs="Wingdings" w:hint="default"/>
      </w:rPr>
    </w:lvl>
  </w:abstractNum>
  <w:abstractNum w:abstractNumId="2" w15:restartNumberingAfterBreak="0">
    <w:nsid w:val="1FDE2FC7"/>
    <w:multiLevelType w:val="multilevel"/>
    <w:tmpl w:val="42B80F48"/>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3" w15:restartNumberingAfterBreak="0">
    <w:nsid w:val="2D3034BE"/>
    <w:multiLevelType w:val="hybridMultilevel"/>
    <w:tmpl w:val="9EE4074A"/>
    <w:lvl w:ilvl="0" w:tplc="15DE3A0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1431A0"/>
    <w:multiLevelType w:val="multilevel"/>
    <w:tmpl w:val="FADAFE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68C623C"/>
    <w:multiLevelType w:val="multilevel"/>
    <w:tmpl w:val="A50A0F06"/>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6" w15:restartNumberingAfterBreak="0">
    <w:nsid w:val="46027D5C"/>
    <w:multiLevelType w:val="multilevel"/>
    <w:tmpl w:val="1856DDE4"/>
    <w:lvl w:ilvl="0">
      <w:start w:val="1"/>
      <w:numFmt w:val="decimal"/>
      <w:suff w:val="space"/>
      <w:lvlText w:val="%1"/>
      <w:lvlJc w:val="right"/>
      <w:pPr>
        <w:ind w:left="8501" w:firstLine="288"/>
      </w:pPr>
      <w:rPr>
        <w:rFonts w:ascii="Arial" w:hAnsi="Arial" w:hint="default"/>
        <w:b w:val="0"/>
        <w:bCs/>
        <w:i w:val="0"/>
        <w:color w:val="9A7248"/>
        <w:sz w:val="144"/>
      </w:rPr>
    </w:lvl>
    <w:lvl w:ilvl="1">
      <w:start w:val="1"/>
      <w:numFmt w:val="none"/>
      <w:suff w:val="nothing"/>
      <w:lvlText w:val=""/>
      <w:lvlJc w:val="left"/>
      <w:pPr>
        <w:ind w:left="8501" w:firstLine="0"/>
      </w:pPr>
      <w:rPr>
        <w:rFonts w:hint="default"/>
      </w:rPr>
    </w:lvl>
    <w:lvl w:ilvl="2">
      <w:start w:val="1"/>
      <w:numFmt w:val="none"/>
      <w:suff w:val="nothing"/>
      <w:lvlText w:val=""/>
      <w:lvlJc w:val="left"/>
      <w:pPr>
        <w:ind w:left="8501" w:firstLine="0"/>
      </w:pPr>
      <w:rPr>
        <w:rFonts w:hint="default"/>
      </w:rPr>
    </w:lvl>
    <w:lvl w:ilvl="3">
      <w:start w:val="1"/>
      <w:numFmt w:val="none"/>
      <w:suff w:val="nothing"/>
      <w:lvlText w:val=""/>
      <w:lvlJc w:val="left"/>
      <w:pPr>
        <w:ind w:left="8501" w:firstLine="0"/>
      </w:pPr>
      <w:rPr>
        <w:rFonts w:hint="default"/>
      </w:rPr>
    </w:lvl>
    <w:lvl w:ilvl="4">
      <w:start w:val="1"/>
      <w:numFmt w:val="none"/>
      <w:suff w:val="nothing"/>
      <w:lvlText w:val=""/>
      <w:lvlJc w:val="left"/>
      <w:pPr>
        <w:ind w:left="8501" w:firstLine="0"/>
      </w:pPr>
      <w:rPr>
        <w:rFonts w:hint="default"/>
      </w:rPr>
    </w:lvl>
    <w:lvl w:ilvl="5">
      <w:start w:val="1"/>
      <w:numFmt w:val="none"/>
      <w:suff w:val="nothing"/>
      <w:lvlText w:val=""/>
      <w:lvlJc w:val="left"/>
      <w:pPr>
        <w:ind w:left="8501" w:firstLine="0"/>
      </w:pPr>
      <w:rPr>
        <w:rFonts w:hint="default"/>
      </w:rPr>
    </w:lvl>
    <w:lvl w:ilvl="6">
      <w:start w:val="1"/>
      <w:numFmt w:val="none"/>
      <w:suff w:val="nothing"/>
      <w:lvlText w:val=""/>
      <w:lvlJc w:val="left"/>
      <w:pPr>
        <w:ind w:left="8501" w:firstLine="0"/>
      </w:pPr>
      <w:rPr>
        <w:rFonts w:hint="default"/>
      </w:rPr>
    </w:lvl>
    <w:lvl w:ilvl="7">
      <w:start w:val="1"/>
      <w:numFmt w:val="none"/>
      <w:suff w:val="nothing"/>
      <w:lvlText w:val=""/>
      <w:lvlJc w:val="left"/>
      <w:pPr>
        <w:ind w:left="8501" w:firstLine="0"/>
      </w:pPr>
      <w:rPr>
        <w:rFonts w:hint="default"/>
      </w:rPr>
    </w:lvl>
    <w:lvl w:ilvl="8">
      <w:start w:val="1"/>
      <w:numFmt w:val="none"/>
      <w:suff w:val="nothing"/>
      <w:lvlText w:val=""/>
      <w:lvlJc w:val="left"/>
      <w:pPr>
        <w:ind w:left="8501" w:firstLine="0"/>
      </w:pPr>
      <w:rPr>
        <w:rFonts w:hint="default"/>
      </w:rPr>
    </w:lvl>
  </w:abstractNum>
  <w:abstractNum w:abstractNumId="7" w15:restartNumberingAfterBreak="0">
    <w:nsid w:val="58852B88"/>
    <w:multiLevelType w:val="multilevel"/>
    <w:tmpl w:val="D20E0702"/>
    <w:lvl w:ilvl="0">
      <w:start w:val="1"/>
      <w:numFmt w:val="decimal"/>
      <w:pStyle w:val="Heading1"/>
      <w:lvlText w:val="%1"/>
      <w:lvlJc w:val="left"/>
      <w:pPr>
        <w:ind w:left="0" w:firstLine="850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8" w15:restartNumberingAfterBreak="0">
    <w:nsid w:val="608D4A6C"/>
    <w:multiLevelType w:val="multilevel"/>
    <w:tmpl w:val="CF5CA4CA"/>
    <w:lvl w:ilvl="0">
      <w:start w:val="1"/>
      <w:numFmt w:val="decimal"/>
      <w:lvlText w:val="%1"/>
      <w:lvlJc w:val="left"/>
      <w:pPr>
        <w:ind w:left="927" w:firstLine="814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9" w15:restartNumberingAfterBreak="0">
    <w:nsid w:val="67073D0D"/>
    <w:multiLevelType w:val="multilevel"/>
    <w:tmpl w:val="9E2C67F0"/>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0" w15:restartNumberingAfterBreak="0">
    <w:nsid w:val="7CE52547"/>
    <w:multiLevelType w:val="hybridMultilevel"/>
    <w:tmpl w:val="E79C0F84"/>
    <w:lvl w:ilvl="0" w:tplc="812295F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48512554">
    <w:abstractNumId w:val="4"/>
  </w:num>
  <w:num w:numId="2" w16cid:durableId="950428935">
    <w:abstractNumId w:val="5"/>
  </w:num>
  <w:num w:numId="3" w16cid:durableId="194735164">
    <w:abstractNumId w:val="9"/>
  </w:num>
  <w:num w:numId="4" w16cid:durableId="1188909693">
    <w:abstractNumId w:val="1"/>
  </w:num>
  <w:num w:numId="5" w16cid:durableId="823010578">
    <w:abstractNumId w:val="2"/>
  </w:num>
  <w:num w:numId="6" w16cid:durableId="2097287030">
    <w:abstractNumId w:val="6"/>
  </w:num>
  <w:num w:numId="7" w16cid:durableId="1415322103">
    <w:abstractNumId w:val="7"/>
  </w:num>
  <w:num w:numId="8" w16cid:durableId="1120107429">
    <w:abstractNumId w:val="8"/>
  </w:num>
  <w:num w:numId="9" w16cid:durableId="5317260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35517036">
    <w:abstractNumId w:val="0"/>
  </w:num>
  <w:num w:numId="11" w16cid:durableId="1135485982">
    <w:abstractNumId w:val="10"/>
  </w:num>
  <w:num w:numId="12" w16cid:durableId="800073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mirrorMargins/>
  <w:defaultTabStop w:val="720"/>
  <w:autoHyphenation/>
  <w:hyphenationZone w:val="425"/>
  <w:evenAndOddHeaders/>
  <w:characterSpacingControl w:val="doNotCompress"/>
  <w:hdrShapeDefaults>
    <o:shapedefaults v:ext="edit" spidmax="2050">
      <o:colormru v:ext="edit" colors="#9a7248"/>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22B"/>
    <w:rsid w:val="000008E9"/>
    <w:rsid w:val="00000E3A"/>
    <w:rsid w:val="00000FCD"/>
    <w:rsid w:val="00003E67"/>
    <w:rsid w:val="00004C9A"/>
    <w:rsid w:val="00005F43"/>
    <w:rsid w:val="00006926"/>
    <w:rsid w:val="00006CDD"/>
    <w:rsid w:val="000076B8"/>
    <w:rsid w:val="00007887"/>
    <w:rsid w:val="00011546"/>
    <w:rsid w:val="0001184D"/>
    <w:rsid w:val="00013AA0"/>
    <w:rsid w:val="00014418"/>
    <w:rsid w:val="000151E6"/>
    <w:rsid w:val="00016920"/>
    <w:rsid w:val="00016BF9"/>
    <w:rsid w:val="00016F55"/>
    <w:rsid w:val="000178A3"/>
    <w:rsid w:val="00017A07"/>
    <w:rsid w:val="00020195"/>
    <w:rsid w:val="00021910"/>
    <w:rsid w:val="0002220A"/>
    <w:rsid w:val="0002466C"/>
    <w:rsid w:val="000250EF"/>
    <w:rsid w:val="000255B4"/>
    <w:rsid w:val="000266EA"/>
    <w:rsid w:val="000301A8"/>
    <w:rsid w:val="00030B49"/>
    <w:rsid w:val="0003156F"/>
    <w:rsid w:val="00031CDD"/>
    <w:rsid w:val="0003203A"/>
    <w:rsid w:val="0003290C"/>
    <w:rsid w:val="00032ED7"/>
    <w:rsid w:val="00033CE4"/>
    <w:rsid w:val="00033DCD"/>
    <w:rsid w:val="00034A70"/>
    <w:rsid w:val="00034FAA"/>
    <w:rsid w:val="00035126"/>
    <w:rsid w:val="0003539C"/>
    <w:rsid w:val="00035CA9"/>
    <w:rsid w:val="00036263"/>
    <w:rsid w:val="00036354"/>
    <w:rsid w:val="000378D2"/>
    <w:rsid w:val="000444BC"/>
    <w:rsid w:val="000456CF"/>
    <w:rsid w:val="00046A7C"/>
    <w:rsid w:val="00047328"/>
    <w:rsid w:val="00051074"/>
    <w:rsid w:val="00051360"/>
    <w:rsid w:val="00053FA6"/>
    <w:rsid w:val="00054F87"/>
    <w:rsid w:val="0005687C"/>
    <w:rsid w:val="0006030E"/>
    <w:rsid w:val="0006123B"/>
    <w:rsid w:val="000613A7"/>
    <w:rsid w:val="00062120"/>
    <w:rsid w:val="000630BF"/>
    <w:rsid w:val="0006401B"/>
    <w:rsid w:val="000650F0"/>
    <w:rsid w:val="00066356"/>
    <w:rsid w:val="00067F5D"/>
    <w:rsid w:val="00071002"/>
    <w:rsid w:val="000710FF"/>
    <w:rsid w:val="00071B62"/>
    <w:rsid w:val="00072940"/>
    <w:rsid w:val="00073E29"/>
    <w:rsid w:val="0007424C"/>
    <w:rsid w:val="00075514"/>
    <w:rsid w:val="00075832"/>
    <w:rsid w:val="000761BC"/>
    <w:rsid w:val="0007624B"/>
    <w:rsid w:val="00076C84"/>
    <w:rsid w:val="000772A0"/>
    <w:rsid w:val="00077AEF"/>
    <w:rsid w:val="00080E4C"/>
    <w:rsid w:val="00081282"/>
    <w:rsid w:val="00083ABC"/>
    <w:rsid w:val="00084E95"/>
    <w:rsid w:val="00085A5D"/>
    <w:rsid w:val="00085F2A"/>
    <w:rsid w:val="00086A31"/>
    <w:rsid w:val="00090847"/>
    <w:rsid w:val="00091471"/>
    <w:rsid w:val="00094FFE"/>
    <w:rsid w:val="0009512D"/>
    <w:rsid w:val="0009516B"/>
    <w:rsid w:val="0009631E"/>
    <w:rsid w:val="000A116C"/>
    <w:rsid w:val="000A1A3D"/>
    <w:rsid w:val="000A2BAA"/>
    <w:rsid w:val="000A2F6C"/>
    <w:rsid w:val="000A4EE4"/>
    <w:rsid w:val="000A4F37"/>
    <w:rsid w:val="000A5DA5"/>
    <w:rsid w:val="000B24D9"/>
    <w:rsid w:val="000B3815"/>
    <w:rsid w:val="000B39D6"/>
    <w:rsid w:val="000B528D"/>
    <w:rsid w:val="000B52FD"/>
    <w:rsid w:val="000B5AE1"/>
    <w:rsid w:val="000B5AEB"/>
    <w:rsid w:val="000B706A"/>
    <w:rsid w:val="000C09DD"/>
    <w:rsid w:val="000C2208"/>
    <w:rsid w:val="000C2D9E"/>
    <w:rsid w:val="000C32EB"/>
    <w:rsid w:val="000C34D6"/>
    <w:rsid w:val="000C463D"/>
    <w:rsid w:val="000C4FB2"/>
    <w:rsid w:val="000C5252"/>
    <w:rsid w:val="000C5E4C"/>
    <w:rsid w:val="000C6045"/>
    <w:rsid w:val="000C6524"/>
    <w:rsid w:val="000C65A3"/>
    <w:rsid w:val="000C6DB9"/>
    <w:rsid w:val="000C76D0"/>
    <w:rsid w:val="000D0F94"/>
    <w:rsid w:val="000D2BB3"/>
    <w:rsid w:val="000D2FFE"/>
    <w:rsid w:val="000D3B87"/>
    <w:rsid w:val="000D6209"/>
    <w:rsid w:val="000D6A2B"/>
    <w:rsid w:val="000D7190"/>
    <w:rsid w:val="000E39CA"/>
    <w:rsid w:val="000E3B8F"/>
    <w:rsid w:val="000E552F"/>
    <w:rsid w:val="000E77AD"/>
    <w:rsid w:val="000F0FB6"/>
    <w:rsid w:val="000F1422"/>
    <w:rsid w:val="000F2175"/>
    <w:rsid w:val="000F2E03"/>
    <w:rsid w:val="000F31A1"/>
    <w:rsid w:val="000F4E67"/>
    <w:rsid w:val="000F50C5"/>
    <w:rsid w:val="000F6536"/>
    <w:rsid w:val="000F676A"/>
    <w:rsid w:val="000F713A"/>
    <w:rsid w:val="000F7E88"/>
    <w:rsid w:val="00102B16"/>
    <w:rsid w:val="001041D5"/>
    <w:rsid w:val="00104AAD"/>
    <w:rsid w:val="00104EF8"/>
    <w:rsid w:val="0010593B"/>
    <w:rsid w:val="00105D79"/>
    <w:rsid w:val="0010624E"/>
    <w:rsid w:val="00106FD1"/>
    <w:rsid w:val="00107E9D"/>
    <w:rsid w:val="001116AB"/>
    <w:rsid w:val="00111C28"/>
    <w:rsid w:val="00111FBE"/>
    <w:rsid w:val="00112E5F"/>
    <w:rsid w:val="00112F4E"/>
    <w:rsid w:val="00113A50"/>
    <w:rsid w:val="00113E90"/>
    <w:rsid w:val="00113F0F"/>
    <w:rsid w:val="0011477D"/>
    <w:rsid w:val="001155D6"/>
    <w:rsid w:val="00115736"/>
    <w:rsid w:val="00115980"/>
    <w:rsid w:val="001171C3"/>
    <w:rsid w:val="00117A10"/>
    <w:rsid w:val="00120B3A"/>
    <w:rsid w:val="001214AE"/>
    <w:rsid w:val="00121732"/>
    <w:rsid w:val="00122820"/>
    <w:rsid w:val="00122CA1"/>
    <w:rsid w:val="00123B35"/>
    <w:rsid w:val="001243F8"/>
    <w:rsid w:val="00125754"/>
    <w:rsid w:val="00126BC1"/>
    <w:rsid w:val="0012759F"/>
    <w:rsid w:val="001275C3"/>
    <w:rsid w:val="00131DB0"/>
    <w:rsid w:val="00132657"/>
    <w:rsid w:val="00133A8F"/>
    <w:rsid w:val="00134199"/>
    <w:rsid w:val="001363A5"/>
    <w:rsid w:val="00140137"/>
    <w:rsid w:val="00140375"/>
    <w:rsid w:val="00142CC0"/>
    <w:rsid w:val="00143562"/>
    <w:rsid w:val="00143C31"/>
    <w:rsid w:val="0014486C"/>
    <w:rsid w:val="0014545E"/>
    <w:rsid w:val="00145663"/>
    <w:rsid w:val="00145C13"/>
    <w:rsid w:val="00146105"/>
    <w:rsid w:val="001467F6"/>
    <w:rsid w:val="0014707A"/>
    <w:rsid w:val="001479C7"/>
    <w:rsid w:val="00150F37"/>
    <w:rsid w:val="00151881"/>
    <w:rsid w:val="00153A62"/>
    <w:rsid w:val="00154916"/>
    <w:rsid w:val="0015517D"/>
    <w:rsid w:val="001563FF"/>
    <w:rsid w:val="00156621"/>
    <w:rsid w:val="00157042"/>
    <w:rsid w:val="0015749B"/>
    <w:rsid w:val="001575A1"/>
    <w:rsid w:val="00160993"/>
    <w:rsid w:val="0016189F"/>
    <w:rsid w:val="001622F3"/>
    <w:rsid w:val="001630CE"/>
    <w:rsid w:val="0016363C"/>
    <w:rsid w:val="00164657"/>
    <w:rsid w:val="00164C27"/>
    <w:rsid w:val="001651E9"/>
    <w:rsid w:val="001669CE"/>
    <w:rsid w:val="00167815"/>
    <w:rsid w:val="00167FAE"/>
    <w:rsid w:val="00167FD3"/>
    <w:rsid w:val="00171807"/>
    <w:rsid w:val="001728B7"/>
    <w:rsid w:val="00172C1E"/>
    <w:rsid w:val="00176079"/>
    <w:rsid w:val="001766A9"/>
    <w:rsid w:val="001774CC"/>
    <w:rsid w:val="001808CC"/>
    <w:rsid w:val="00181171"/>
    <w:rsid w:val="00182746"/>
    <w:rsid w:val="00182C74"/>
    <w:rsid w:val="00182FD4"/>
    <w:rsid w:val="0018613A"/>
    <w:rsid w:val="00186B19"/>
    <w:rsid w:val="00186D42"/>
    <w:rsid w:val="001870C7"/>
    <w:rsid w:val="0019038E"/>
    <w:rsid w:val="001906F9"/>
    <w:rsid w:val="00191710"/>
    <w:rsid w:val="00192A62"/>
    <w:rsid w:val="00195014"/>
    <w:rsid w:val="001960C0"/>
    <w:rsid w:val="00196E91"/>
    <w:rsid w:val="00196F2B"/>
    <w:rsid w:val="00197400"/>
    <w:rsid w:val="001A03EC"/>
    <w:rsid w:val="001A0AB7"/>
    <w:rsid w:val="001A114D"/>
    <w:rsid w:val="001A1938"/>
    <w:rsid w:val="001A3657"/>
    <w:rsid w:val="001A3B86"/>
    <w:rsid w:val="001A517A"/>
    <w:rsid w:val="001A531C"/>
    <w:rsid w:val="001A54C0"/>
    <w:rsid w:val="001A56C3"/>
    <w:rsid w:val="001A5792"/>
    <w:rsid w:val="001A6243"/>
    <w:rsid w:val="001A6DE9"/>
    <w:rsid w:val="001A733C"/>
    <w:rsid w:val="001B0E79"/>
    <w:rsid w:val="001B1EDA"/>
    <w:rsid w:val="001B2978"/>
    <w:rsid w:val="001B322A"/>
    <w:rsid w:val="001B3683"/>
    <w:rsid w:val="001B6777"/>
    <w:rsid w:val="001B69FF"/>
    <w:rsid w:val="001B6A87"/>
    <w:rsid w:val="001C1394"/>
    <w:rsid w:val="001C21B7"/>
    <w:rsid w:val="001C494A"/>
    <w:rsid w:val="001C56A0"/>
    <w:rsid w:val="001C6A36"/>
    <w:rsid w:val="001C7D03"/>
    <w:rsid w:val="001C7D77"/>
    <w:rsid w:val="001C7EB7"/>
    <w:rsid w:val="001D06A4"/>
    <w:rsid w:val="001D2157"/>
    <w:rsid w:val="001D2D10"/>
    <w:rsid w:val="001D3187"/>
    <w:rsid w:val="001D34A4"/>
    <w:rsid w:val="001D522F"/>
    <w:rsid w:val="001D553A"/>
    <w:rsid w:val="001D676C"/>
    <w:rsid w:val="001D6CEA"/>
    <w:rsid w:val="001E100B"/>
    <w:rsid w:val="001E1271"/>
    <w:rsid w:val="001E16D5"/>
    <w:rsid w:val="001E30DA"/>
    <w:rsid w:val="001E4CE6"/>
    <w:rsid w:val="001E5531"/>
    <w:rsid w:val="001E6838"/>
    <w:rsid w:val="001E6C18"/>
    <w:rsid w:val="001E7749"/>
    <w:rsid w:val="001F067C"/>
    <w:rsid w:val="001F0780"/>
    <w:rsid w:val="001F1518"/>
    <w:rsid w:val="001F22B8"/>
    <w:rsid w:val="001F2605"/>
    <w:rsid w:val="001F275A"/>
    <w:rsid w:val="001F3379"/>
    <w:rsid w:val="001F50F9"/>
    <w:rsid w:val="00200845"/>
    <w:rsid w:val="00201833"/>
    <w:rsid w:val="002035EC"/>
    <w:rsid w:val="0020407A"/>
    <w:rsid w:val="0020453C"/>
    <w:rsid w:val="002047B7"/>
    <w:rsid w:val="002047FD"/>
    <w:rsid w:val="00205405"/>
    <w:rsid w:val="0020542F"/>
    <w:rsid w:val="002069E4"/>
    <w:rsid w:val="002105D0"/>
    <w:rsid w:val="002110CD"/>
    <w:rsid w:val="002111E9"/>
    <w:rsid w:val="00211470"/>
    <w:rsid w:val="00211E3F"/>
    <w:rsid w:val="0021233E"/>
    <w:rsid w:val="002152AE"/>
    <w:rsid w:val="00216153"/>
    <w:rsid w:val="00216CBD"/>
    <w:rsid w:val="00216EAA"/>
    <w:rsid w:val="00217772"/>
    <w:rsid w:val="00217D90"/>
    <w:rsid w:val="0022016E"/>
    <w:rsid w:val="0022143C"/>
    <w:rsid w:val="00221B29"/>
    <w:rsid w:val="00224771"/>
    <w:rsid w:val="002254F9"/>
    <w:rsid w:val="00225631"/>
    <w:rsid w:val="00226745"/>
    <w:rsid w:val="00227D84"/>
    <w:rsid w:val="0023016B"/>
    <w:rsid w:val="00231532"/>
    <w:rsid w:val="002329DF"/>
    <w:rsid w:val="0023307A"/>
    <w:rsid w:val="00234214"/>
    <w:rsid w:val="00235613"/>
    <w:rsid w:val="00235DB1"/>
    <w:rsid w:val="00236FE2"/>
    <w:rsid w:val="002374E0"/>
    <w:rsid w:val="00240D22"/>
    <w:rsid w:val="002418F6"/>
    <w:rsid w:val="00241FFF"/>
    <w:rsid w:val="00242C94"/>
    <w:rsid w:val="0024317F"/>
    <w:rsid w:val="00243205"/>
    <w:rsid w:val="00243CF6"/>
    <w:rsid w:val="00244276"/>
    <w:rsid w:val="00244990"/>
    <w:rsid w:val="00245296"/>
    <w:rsid w:val="0024539B"/>
    <w:rsid w:val="00245662"/>
    <w:rsid w:val="002469D6"/>
    <w:rsid w:val="002473C8"/>
    <w:rsid w:val="00247BFC"/>
    <w:rsid w:val="00247E80"/>
    <w:rsid w:val="002507B4"/>
    <w:rsid w:val="00257CBE"/>
    <w:rsid w:val="00257DD6"/>
    <w:rsid w:val="0026115B"/>
    <w:rsid w:val="00263309"/>
    <w:rsid w:val="0026343A"/>
    <w:rsid w:val="00263851"/>
    <w:rsid w:val="00265BE1"/>
    <w:rsid w:val="00266214"/>
    <w:rsid w:val="00267070"/>
    <w:rsid w:val="0026725B"/>
    <w:rsid w:val="00267413"/>
    <w:rsid w:val="00267E2A"/>
    <w:rsid w:val="00267F67"/>
    <w:rsid w:val="002704E8"/>
    <w:rsid w:val="002708CC"/>
    <w:rsid w:val="002719E9"/>
    <w:rsid w:val="00271DCE"/>
    <w:rsid w:val="00271F33"/>
    <w:rsid w:val="002735F5"/>
    <w:rsid w:val="00273D74"/>
    <w:rsid w:val="00280324"/>
    <w:rsid w:val="002805C6"/>
    <w:rsid w:val="0028206C"/>
    <w:rsid w:val="00282F57"/>
    <w:rsid w:val="00283166"/>
    <w:rsid w:val="002831AC"/>
    <w:rsid w:val="0028346A"/>
    <w:rsid w:val="00283B8E"/>
    <w:rsid w:val="002862B5"/>
    <w:rsid w:val="00287211"/>
    <w:rsid w:val="00287721"/>
    <w:rsid w:val="00290430"/>
    <w:rsid w:val="00291F39"/>
    <w:rsid w:val="00292D14"/>
    <w:rsid w:val="002931EA"/>
    <w:rsid w:val="00296F55"/>
    <w:rsid w:val="002A100E"/>
    <w:rsid w:val="002A1DF8"/>
    <w:rsid w:val="002A24A5"/>
    <w:rsid w:val="002A2747"/>
    <w:rsid w:val="002A2A4F"/>
    <w:rsid w:val="002A308D"/>
    <w:rsid w:val="002A3669"/>
    <w:rsid w:val="002A3961"/>
    <w:rsid w:val="002A47DD"/>
    <w:rsid w:val="002A4D51"/>
    <w:rsid w:val="002B036D"/>
    <w:rsid w:val="002B0AE5"/>
    <w:rsid w:val="002B0C6F"/>
    <w:rsid w:val="002B1AB6"/>
    <w:rsid w:val="002B23D9"/>
    <w:rsid w:val="002B366B"/>
    <w:rsid w:val="002B3FCA"/>
    <w:rsid w:val="002B4F72"/>
    <w:rsid w:val="002B5B11"/>
    <w:rsid w:val="002B625B"/>
    <w:rsid w:val="002C0FFB"/>
    <w:rsid w:val="002C1D85"/>
    <w:rsid w:val="002C1E6F"/>
    <w:rsid w:val="002C2773"/>
    <w:rsid w:val="002C3922"/>
    <w:rsid w:val="002C4645"/>
    <w:rsid w:val="002C6B15"/>
    <w:rsid w:val="002D05EF"/>
    <w:rsid w:val="002D1096"/>
    <w:rsid w:val="002D13B4"/>
    <w:rsid w:val="002D2E3C"/>
    <w:rsid w:val="002D34E1"/>
    <w:rsid w:val="002D3CE5"/>
    <w:rsid w:val="002D4071"/>
    <w:rsid w:val="002D4A63"/>
    <w:rsid w:val="002D5560"/>
    <w:rsid w:val="002D7E86"/>
    <w:rsid w:val="002E21BA"/>
    <w:rsid w:val="002E2465"/>
    <w:rsid w:val="002E2EAD"/>
    <w:rsid w:val="002E33BA"/>
    <w:rsid w:val="002E3CCF"/>
    <w:rsid w:val="002E4286"/>
    <w:rsid w:val="002E4A47"/>
    <w:rsid w:val="002E6FC2"/>
    <w:rsid w:val="002F0509"/>
    <w:rsid w:val="002F2ADF"/>
    <w:rsid w:val="002F312F"/>
    <w:rsid w:val="002F3FA0"/>
    <w:rsid w:val="002F4089"/>
    <w:rsid w:val="002F40D7"/>
    <w:rsid w:val="002F4A1B"/>
    <w:rsid w:val="002F4CD8"/>
    <w:rsid w:val="002F64AD"/>
    <w:rsid w:val="002F771D"/>
    <w:rsid w:val="003019F6"/>
    <w:rsid w:val="0030388F"/>
    <w:rsid w:val="003038B4"/>
    <w:rsid w:val="0030408E"/>
    <w:rsid w:val="00304A12"/>
    <w:rsid w:val="00305FF1"/>
    <w:rsid w:val="003067FA"/>
    <w:rsid w:val="00307486"/>
    <w:rsid w:val="00307EA6"/>
    <w:rsid w:val="00310137"/>
    <w:rsid w:val="003111BC"/>
    <w:rsid w:val="003154E5"/>
    <w:rsid w:val="003158A5"/>
    <w:rsid w:val="00320DFD"/>
    <w:rsid w:val="00321176"/>
    <w:rsid w:val="0032131D"/>
    <w:rsid w:val="00321A2D"/>
    <w:rsid w:val="00322D00"/>
    <w:rsid w:val="0032369C"/>
    <w:rsid w:val="00323C42"/>
    <w:rsid w:val="00324A5B"/>
    <w:rsid w:val="003250B2"/>
    <w:rsid w:val="003251F4"/>
    <w:rsid w:val="0032522A"/>
    <w:rsid w:val="0032562A"/>
    <w:rsid w:val="0032601C"/>
    <w:rsid w:val="00327046"/>
    <w:rsid w:val="00330198"/>
    <w:rsid w:val="00331101"/>
    <w:rsid w:val="003312B2"/>
    <w:rsid w:val="00331F16"/>
    <w:rsid w:val="00332204"/>
    <w:rsid w:val="00332BE5"/>
    <w:rsid w:val="003341F2"/>
    <w:rsid w:val="0033595C"/>
    <w:rsid w:val="00337142"/>
    <w:rsid w:val="00337734"/>
    <w:rsid w:val="003378BD"/>
    <w:rsid w:val="00343BCF"/>
    <w:rsid w:val="003508C6"/>
    <w:rsid w:val="00350D82"/>
    <w:rsid w:val="003513B6"/>
    <w:rsid w:val="00353C4D"/>
    <w:rsid w:val="003544DE"/>
    <w:rsid w:val="00354C2B"/>
    <w:rsid w:val="00354EF0"/>
    <w:rsid w:val="00355607"/>
    <w:rsid w:val="00357E6D"/>
    <w:rsid w:val="00360A80"/>
    <w:rsid w:val="003612AD"/>
    <w:rsid w:val="003629A2"/>
    <w:rsid w:val="00363BC0"/>
    <w:rsid w:val="00364545"/>
    <w:rsid w:val="00364FE9"/>
    <w:rsid w:val="00366063"/>
    <w:rsid w:val="00366B95"/>
    <w:rsid w:val="00366F1F"/>
    <w:rsid w:val="00367145"/>
    <w:rsid w:val="003677E0"/>
    <w:rsid w:val="003716D8"/>
    <w:rsid w:val="003723D1"/>
    <w:rsid w:val="0037341C"/>
    <w:rsid w:val="00374666"/>
    <w:rsid w:val="003748D3"/>
    <w:rsid w:val="00375558"/>
    <w:rsid w:val="00375BA0"/>
    <w:rsid w:val="00376D6A"/>
    <w:rsid w:val="00376F30"/>
    <w:rsid w:val="003774E2"/>
    <w:rsid w:val="0037762E"/>
    <w:rsid w:val="00381C78"/>
    <w:rsid w:val="0038214E"/>
    <w:rsid w:val="003830CA"/>
    <w:rsid w:val="00384016"/>
    <w:rsid w:val="00384C76"/>
    <w:rsid w:val="00385378"/>
    <w:rsid w:val="0038555C"/>
    <w:rsid w:val="00386F12"/>
    <w:rsid w:val="00387934"/>
    <w:rsid w:val="00395527"/>
    <w:rsid w:val="00395821"/>
    <w:rsid w:val="00395A9C"/>
    <w:rsid w:val="00397476"/>
    <w:rsid w:val="003976BD"/>
    <w:rsid w:val="003979C0"/>
    <w:rsid w:val="003A017D"/>
    <w:rsid w:val="003A0EF9"/>
    <w:rsid w:val="003A193E"/>
    <w:rsid w:val="003A255E"/>
    <w:rsid w:val="003A37FF"/>
    <w:rsid w:val="003A38D8"/>
    <w:rsid w:val="003A3DD4"/>
    <w:rsid w:val="003A44AC"/>
    <w:rsid w:val="003A54A5"/>
    <w:rsid w:val="003A55D8"/>
    <w:rsid w:val="003A604C"/>
    <w:rsid w:val="003A758A"/>
    <w:rsid w:val="003A777E"/>
    <w:rsid w:val="003B007B"/>
    <w:rsid w:val="003B18ED"/>
    <w:rsid w:val="003B3F19"/>
    <w:rsid w:val="003B4DE6"/>
    <w:rsid w:val="003B57BF"/>
    <w:rsid w:val="003B6759"/>
    <w:rsid w:val="003B70AC"/>
    <w:rsid w:val="003B7A66"/>
    <w:rsid w:val="003C0E00"/>
    <w:rsid w:val="003C25B9"/>
    <w:rsid w:val="003C2B2B"/>
    <w:rsid w:val="003C2CD0"/>
    <w:rsid w:val="003C4A84"/>
    <w:rsid w:val="003C4BE1"/>
    <w:rsid w:val="003C6667"/>
    <w:rsid w:val="003C72FF"/>
    <w:rsid w:val="003C7B03"/>
    <w:rsid w:val="003D0BD8"/>
    <w:rsid w:val="003D33E6"/>
    <w:rsid w:val="003D38C9"/>
    <w:rsid w:val="003D4B56"/>
    <w:rsid w:val="003D4DC9"/>
    <w:rsid w:val="003D518A"/>
    <w:rsid w:val="003D6DA1"/>
    <w:rsid w:val="003E08A6"/>
    <w:rsid w:val="003E0D7F"/>
    <w:rsid w:val="003E3C59"/>
    <w:rsid w:val="003E575B"/>
    <w:rsid w:val="003E6F75"/>
    <w:rsid w:val="003E7B2D"/>
    <w:rsid w:val="003F0323"/>
    <w:rsid w:val="003F1336"/>
    <w:rsid w:val="003F1547"/>
    <w:rsid w:val="003F1979"/>
    <w:rsid w:val="003F2FD7"/>
    <w:rsid w:val="003F3B38"/>
    <w:rsid w:val="003F56B1"/>
    <w:rsid w:val="003F5E8A"/>
    <w:rsid w:val="003F6059"/>
    <w:rsid w:val="003F6697"/>
    <w:rsid w:val="003F6B3E"/>
    <w:rsid w:val="003F6D3C"/>
    <w:rsid w:val="003F7141"/>
    <w:rsid w:val="003F789B"/>
    <w:rsid w:val="00400234"/>
    <w:rsid w:val="00400A98"/>
    <w:rsid w:val="00401D0C"/>
    <w:rsid w:val="004038FF"/>
    <w:rsid w:val="00406B56"/>
    <w:rsid w:val="00407ABA"/>
    <w:rsid w:val="00407E17"/>
    <w:rsid w:val="004100F1"/>
    <w:rsid w:val="0041074B"/>
    <w:rsid w:val="00410B7E"/>
    <w:rsid w:val="00411E8B"/>
    <w:rsid w:val="004122EC"/>
    <w:rsid w:val="00412D91"/>
    <w:rsid w:val="00413672"/>
    <w:rsid w:val="00414834"/>
    <w:rsid w:val="004155E1"/>
    <w:rsid w:val="0041643A"/>
    <w:rsid w:val="0041718E"/>
    <w:rsid w:val="00417D17"/>
    <w:rsid w:val="00417FA8"/>
    <w:rsid w:val="00420515"/>
    <w:rsid w:val="0042067F"/>
    <w:rsid w:val="00420794"/>
    <w:rsid w:val="00420EBC"/>
    <w:rsid w:val="00421365"/>
    <w:rsid w:val="0042159E"/>
    <w:rsid w:val="00423948"/>
    <w:rsid w:val="00424B73"/>
    <w:rsid w:val="00426019"/>
    <w:rsid w:val="00427F8D"/>
    <w:rsid w:val="004305F2"/>
    <w:rsid w:val="00430619"/>
    <w:rsid w:val="00431A09"/>
    <w:rsid w:val="00431EB9"/>
    <w:rsid w:val="00432610"/>
    <w:rsid w:val="004335EC"/>
    <w:rsid w:val="004341CA"/>
    <w:rsid w:val="0043720E"/>
    <w:rsid w:val="00437BDE"/>
    <w:rsid w:val="004405C0"/>
    <w:rsid w:val="004407C9"/>
    <w:rsid w:val="004415AC"/>
    <w:rsid w:val="004422F5"/>
    <w:rsid w:val="004426B4"/>
    <w:rsid w:val="00444F4C"/>
    <w:rsid w:val="0044617A"/>
    <w:rsid w:val="00446F83"/>
    <w:rsid w:val="004508F9"/>
    <w:rsid w:val="00450E3F"/>
    <w:rsid w:val="00451681"/>
    <w:rsid w:val="00451B15"/>
    <w:rsid w:val="00452B0F"/>
    <w:rsid w:val="00452D93"/>
    <w:rsid w:val="00453C5D"/>
    <w:rsid w:val="004547A2"/>
    <w:rsid w:val="00454B12"/>
    <w:rsid w:val="00454E75"/>
    <w:rsid w:val="0045569D"/>
    <w:rsid w:val="00457B04"/>
    <w:rsid w:val="004604E6"/>
    <w:rsid w:val="00460BBE"/>
    <w:rsid w:val="00466427"/>
    <w:rsid w:val="004668C2"/>
    <w:rsid w:val="00466BA4"/>
    <w:rsid w:val="00466BE8"/>
    <w:rsid w:val="00466D08"/>
    <w:rsid w:val="004674B4"/>
    <w:rsid w:val="00467DFD"/>
    <w:rsid w:val="00470D15"/>
    <w:rsid w:val="00471262"/>
    <w:rsid w:val="0047132F"/>
    <w:rsid w:val="00472F78"/>
    <w:rsid w:val="004739C4"/>
    <w:rsid w:val="00473CF1"/>
    <w:rsid w:val="00475B54"/>
    <w:rsid w:val="00475DCA"/>
    <w:rsid w:val="00475E2A"/>
    <w:rsid w:val="00476613"/>
    <w:rsid w:val="0047681C"/>
    <w:rsid w:val="00476AAC"/>
    <w:rsid w:val="00480667"/>
    <w:rsid w:val="00480B91"/>
    <w:rsid w:val="00480F79"/>
    <w:rsid w:val="004814A3"/>
    <w:rsid w:val="00482720"/>
    <w:rsid w:val="00482976"/>
    <w:rsid w:val="00484313"/>
    <w:rsid w:val="004844F0"/>
    <w:rsid w:val="00484DE3"/>
    <w:rsid w:val="0048691F"/>
    <w:rsid w:val="00487AF4"/>
    <w:rsid w:val="00487B7D"/>
    <w:rsid w:val="00490887"/>
    <w:rsid w:val="0049304D"/>
    <w:rsid w:val="00493230"/>
    <w:rsid w:val="0049326B"/>
    <w:rsid w:val="0049482C"/>
    <w:rsid w:val="004959A5"/>
    <w:rsid w:val="00497F20"/>
    <w:rsid w:val="004A0CC0"/>
    <w:rsid w:val="004A1132"/>
    <w:rsid w:val="004A14DE"/>
    <w:rsid w:val="004A1A48"/>
    <w:rsid w:val="004A2BD9"/>
    <w:rsid w:val="004A2F4D"/>
    <w:rsid w:val="004A3DD1"/>
    <w:rsid w:val="004A4EB9"/>
    <w:rsid w:val="004A4F70"/>
    <w:rsid w:val="004A5981"/>
    <w:rsid w:val="004A728E"/>
    <w:rsid w:val="004B0D96"/>
    <w:rsid w:val="004B2A74"/>
    <w:rsid w:val="004B2BAB"/>
    <w:rsid w:val="004B3739"/>
    <w:rsid w:val="004B387D"/>
    <w:rsid w:val="004B39D1"/>
    <w:rsid w:val="004B3D23"/>
    <w:rsid w:val="004B4254"/>
    <w:rsid w:val="004B51CE"/>
    <w:rsid w:val="004B536E"/>
    <w:rsid w:val="004B53A7"/>
    <w:rsid w:val="004B5574"/>
    <w:rsid w:val="004B57E6"/>
    <w:rsid w:val="004B697E"/>
    <w:rsid w:val="004B7CDC"/>
    <w:rsid w:val="004C0E53"/>
    <w:rsid w:val="004C1B93"/>
    <w:rsid w:val="004C5431"/>
    <w:rsid w:val="004C70D6"/>
    <w:rsid w:val="004C72C2"/>
    <w:rsid w:val="004D10F3"/>
    <w:rsid w:val="004D34AB"/>
    <w:rsid w:val="004D3B93"/>
    <w:rsid w:val="004D3EC6"/>
    <w:rsid w:val="004D49A8"/>
    <w:rsid w:val="004D5E48"/>
    <w:rsid w:val="004D653D"/>
    <w:rsid w:val="004D683E"/>
    <w:rsid w:val="004D7C35"/>
    <w:rsid w:val="004E0204"/>
    <w:rsid w:val="004E0C04"/>
    <w:rsid w:val="004E0D6C"/>
    <w:rsid w:val="004E48E3"/>
    <w:rsid w:val="004E4EE4"/>
    <w:rsid w:val="004E6C21"/>
    <w:rsid w:val="004E75E5"/>
    <w:rsid w:val="004E7D78"/>
    <w:rsid w:val="004F07FF"/>
    <w:rsid w:val="004F1886"/>
    <w:rsid w:val="004F2100"/>
    <w:rsid w:val="004F25D0"/>
    <w:rsid w:val="004F30FC"/>
    <w:rsid w:val="004F3AA9"/>
    <w:rsid w:val="004F4831"/>
    <w:rsid w:val="004F49D0"/>
    <w:rsid w:val="004F5425"/>
    <w:rsid w:val="004F7114"/>
    <w:rsid w:val="0050010E"/>
    <w:rsid w:val="00500712"/>
    <w:rsid w:val="00500BCA"/>
    <w:rsid w:val="005010A7"/>
    <w:rsid w:val="005010BE"/>
    <w:rsid w:val="0050113F"/>
    <w:rsid w:val="0050180D"/>
    <w:rsid w:val="00502462"/>
    <w:rsid w:val="005037CC"/>
    <w:rsid w:val="0050422E"/>
    <w:rsid w:val="00505A52"/>
    <w:rsid w:val="00506045"/>
    <w:rsid w:val="00506310"/>
    <w:rsid w:val="00506F3E"/>
    <w:rsid w:val="00510384"/>
    <w:rsid w:val="00511B75"/>
    <w:rsid w:val="00512BBF"/>
    <w:rsid w:val="00512FB0"/>
    <w:rsid w:val="00513642"/>
    <w:rsid w:val="005136F2"/>
    <w:rsid w:val="00513E97"/>
    <w:rsid w:val="00516B9A"/>
    <w:rsid w:val="00517B80"/>
    <w:rsid w:val="00520910"/>
    <w:rsid w:val="0052110D"/>
    <w:rsid w:val="0052399C"/>
    <w:rsid w:val="00523CB0"/>
    <w:rsid w:val="005240DC"/>
    <w:rsid w:val="00524C70"/>
    <w:rsid w:val="00526531"/>
    <w:rsid w:val="00526878"/>
    <w:rsid w:val="00526AF8"/>
    <w:rsid w:val="0052706A"/>
    <w:rsid w:val="0053310C"/>
    <w:rsid w:val="005337F6"/>
    <w:rsid w:val="00533B4F"/>
    <w:rsid w:val="005341DC"/>
    <w:rsid w:val="00537B47"/>
    <w:rsid w:val="00540789"/>
    <w:rsid w:val="005407F4"/>
    <w:rsid w:val="005426A2"/>
    <w:rsid w:val="0054287C"/>
    <w:rsid w:val="00542886"/>
    <w:rsid w:val="00542D47"/>
    <w:rsid w:val="00543560"/>
    <w:rsid w:val="00543D12"/>
    <w:rsid w:val="005449B9"/>
    <w:rsid w:val="00545B62"/>
    <w:rsid w:val="00547B76"/>
    <w:rsid w:val="005508F1"/>
    <w:rsid w:val="00550DF8"/>
    <w:rsid w:val="00551766"/>
    <w:rsid w:val="005517A4"/>
    <w:rsid w:val="00551CCB"/>
    <w:rsid w:val="00551DB2"/>
    <w:rsid w:val="00552A54"/>
    <w:rsid w:val="00552F10"/>
    <w:rsid w:val="0055624B"/>
    <w:rsid w:val="00556D1C"/>
    <w:rsid w:val="00557041"/>
    <w:rsid w:val="00557433"/>
    <w:rsid w:val="00560353"/>
    <w:rsid w:val="00561861"/>
    <w:rsid w:val="00561FB9"/>
    <w:rsid w:val="0056228D"/>
    <w:rsid w:val="00562E77"/>
    <w:rsid w:val="00564DE5"/>
    <w:rsid w:val="00564E4D"/>
    <w:rsid w:val="005651E0"/>
    <w:rsid w:val="00565676"/>
    <w:rsid w:val="00566529"/>
    <w:rsid w:val="005669C3"/>
    <w:rsid w:val="00567D98"/>
    <w:rsid w:val="0057009C"/>
    <w:rsid w:val="005702B1"/>
    <w:rsid w:val="005702B2"/>
    <w:rsid w:val="00571B21"/>
    <w:rsid w:val="00571E59"/>
    <w:rsid w:val="0057417F"/>
    <w:rsid w:val="00574E59"/>
    <w:rsid w:val="0057563A"/>
    <w:rsid w:val="00580FF6"/>
    <w:rsid w:val="005813FF"/>
    <w:rsid w:val="0058210D"/>
    <w:rsid w:val="0058304D"/>
    <w:rsid w:val="00583A72"/>
    <w:rsid w:val="00583E7A"/>
    <w:rsid w:val="005843DC"/>
    <w:rsid w:val="0058459A"/>
    <w:rsid w:val="00584CF8"/>
    <w:rsid w:val="00586921"/>
    <w:rsid w:val="00587178"/>
    <w:rsid w:val="005873E0"/>
    <w:rsid w:val="00587603"/>
    <w:rsid w:val="0059089A"/>
    <w:rsid w:val="0059197F"/>
    <w:rsid w:val="00591FE3"/>
    <w:rsid w:val="005935E9"/>
    <w:rsid w:val="00593D40"/>
    <w:rsid w:val="005943F1"/>
    <w:rsid w:val="00595032"/>
    <w:rsid w:val="005A0B19"/>
    <w:rsid w:val="005A2188"/>
    <w:rsid w:val="005A4B25"/>
    <w:rsid w:val="005A6CA5"/>
    <w:rsid w:val="005A7396"/>
    <w:rsid w:val="005A7F65"/>
    <w:rsid w:val="005B0AB8"/>
    <w:rsid w:val="005B115C"/>
    <w:rsid w:val="005B185E"/>
    <w:rsid w:val="005B458C"/>
    <w:rsid w:val="005B46F2"/>
    <w:rsid w:val="005B5740"/>
    <w:rsid w:val="005B59C6"/>
    <w:rsid w:val="005B5B67"/>
    <w:rsid w:val="005C0BAD"/>
    <w:rsid w:val="005C1ED5"/>
    <w:rsid w:val="005C2155"/>
    <w:rsid w:val="005C3ADE"/>
    <w:rsid w:val="005C4407"/>
    <w:rsid w:val="005C5426"/>
    <w:rsid w:val="005C5D97"/>
    <w:rsid w:val="005C6249"/>
    <w:rsid w:val="005C7C8B"/>
    <w:rsid w:val="005D1554"/>
    <w:rsid w:val="005D2311"/>
    <w:rsid w:val="005D27A8"/>
    <w:rsid w:val="005D313B"/>
    <w:rsid w:val="005D321E"/>
    <w:rsid w:val="005D3AF6"/>
    <w:rsid w:val="005D44B4"/>
    <w:rsid w:val="005D50AD"/>
    <w:rsid w:val="005D620A"/>
    <w:rsid w:val="005D6A2C"/>
    <w:rsid w:val="005D79AD"/>
    <w:rsid w:val="005D7D92"/>
    <w:rsid w:val="005D7FAF"/>
    <w:rsid w:val="005E1960"/>
    <w:rsid w:val="005E1E1E"/>
    <w:rsid w:val="005E2ECD"/>
    <w:rsid w:val="005E36C8"/>
    <w:rsid w:val="005E3C13"/>
    <w:rsid w:val="005E46C8"/>
    <w:rsid w:val="005E53C3"/>
    <w:rsid w:val="005E5921"/>
    <w:rsid w:val="005E5D55"/>
    <w:rsid w:val="005E629D"/>
    <w:rsid w:val="005E7822"/>
    <w:rsid w:val="005F00AA"/>
    <w:rsid w:val="005F026E"/>
    <w:rsid w:val="005F0F9C"/>
    <w:rsid w:val="005F1E7A"/>
    <w:rsid w:val="005F27F5"/>
    <w:rsid w:val="005F291C"/>
    <w:rsid w:val="005F2E92"/>
    <w:rsid w:val="005F3E3D"/>
    <w:rsid w:val="005F4380"/>
    <w:rsid w:val="005F5347"/>
    <w:rsid w:val="005F5C2D"/>
    <w:rsid w:val="005F6929"/>
    <w:rsid w:val="00600D43"/>
    <w:rsid w:val="006061E9"/>
    <w:rsid w:val="0060621C"/>
    <w:rsid w:val="00607F87"/>
    <w:rsid w:val="00610739"/>
    <w:rsid w:val="00611041"/>
    <w:rsid w:val="006112E2"/>
    <w:rsid w:val="0061167D"/>
    <w:rsid w:val="006127E2"/>
    <w:rsid w:val="00613326"/>
    <w:rsid w:val="006141A6"/>
    <w:rsid w:val="00614DEF"/>
    <w:rsid w:val="0061722D"/>
    <w:rsid w:val="00617B91"/>
    <w:rsid w:val="00617C25"/>
    <w:rsid w:val="00617CCA"/>
    <w:rsid w:val="00622312"/>
    <w:rsid w:val="00622812"/>
    <w:rsid w:val="00622823"/>
    <w:rsid w:val="006233C5"/>
    <w:rsid w:val="0062577A"/>
    <w:rsid w:val="00625AB9"/>
    <w:rsid w:val="00626CBE"/>
    <w:rsid w:val="00626E46"/>
    <w:rsid w:val="00627149"/>
    <w:rsid w:val="006305C0"/>
    <w:rsid w:val="00630A65"/>
    <w:rsid w:val="00630BE4"/>
    <w:rsid w:val="006310D7"/>
    <w:rsid w:val="00632FF7"/>
    <w:rsid w:val="006337FE"/>
    <w:rsid w:val="00634E76"/>
    <w:rsid w:val="00635E46"/>
    <w:rsid w:val="0063649E"/>
    <w:rsid w:val="00636B16"/>
    <w:rsid w:val="00641117"/>
    <w:rsid w:val="0064298A"/>
    <w:rsid w:val="00642E37"/>
    <w:rsid w:val="006430E8"/>
    <w:rsid w:val="00644D68"/>
    <w:rsid w:val="00644E61"/>
    <w:rsid w:val="006453A1"/>
    <w:rsid w:val="00645813"/>
    <w:rsid w:val="00645D34"/>
    <w:rsid w:val="00645F55"/>
    <w:rsid w:val="00647219"/>
    <w:rsid w:val="00650699"/>
    <w:rsid w:val="00650CD7"/>
    <w:rsid w:val="0065156D"/>
    <w:rsid w:val="00651D0A"/>
    <w:rsid w:val="00652159"/>
    <w:rsid w:val="00652307"/>
    <w:rsid w:val="006533B6"/>
    <w:rsid w:val="00654823"/>
    <w:rsid w:val="00655FED"/>
    <w:rsid w:val="00656FE7"/>
    <w:rsid w:val="00660496"/>
    <w:rsid w:val="00661B60"/>
    <w:rsid w:val="00661D63"/>
    <w:rsid w:val="006646C4"/>
    <w:rsid w:val="00664796"/>
    <w:rsid w:val="00665366"/>
    <w:rsid w:val="0066549E"/>
    <w:rsid w:val="00667044"/>
    <w:rsid w:val="006676C0"/>
    <w:rsid w:val="006702D9"/>
    <w:rsid w:val="006702DA"/>
    <w:rsid w:val="00670810"/>
    <w:rsid w:val="006714FB"/>
    <w:rsid w:val="00671BF3"/>
    <w:rsid w:val="00673272"/>
    <w:rsid w:val="006758D1"/>
    <w:rsid w:val="00675BA3"/>
    <w:rsid w:val="006760E2"/>
    <w:rsid w:val="00676449"/>
    <w:rsid w:val="00676721"/>
    <w:rsid w:val="006775F4"/>
    <w:rsid w:val="00680B5A"/>
    <w:rsid w:val="00681415"/>
    <w:rsid w:val="00681AE2"/>
    <w:rsid w:val="006825FE"/>
    <w:rsid w:val="0068273A"/>
    <w:rsid w:val="00682CE1"/>
    <w:rsid w:val="00682D00"/>
    <w:rsid w:val="006831D1"/>
    <w:rsid w:val="00683848"/>
    <w:rsid w:val="00684C0B"/>
    <w:rsid w:val="0068588B"/>
    <w:rsid w:val="00686859"/>
    <w:rsid w:val="006875ED"/>
    <w:rsid w:val="00687F99"/>
    <w:rsid w:val="006909BF"/>
    <w:rsid w:val="00694428"/>
    <w:rsid w:val="006946AF"/>
    <w:rsid w:val="006950A6"/>
    <w:rsid w:val="006957D9"/>
    <w:rsid w:val="006957DB"/>
    <w:rsid w:val="00696D4C"/>
    <w:rsid w:val="00697A55"/>
    <w:rsid w:val="006A07C8"/>
    <w:rsid w:val="006A2A93"/>
    <w:rsid w:val="006A2B98"/>
    <w:rsid w:val="006A589C"/>
    <w:rsid w:val="006A593D"/>
    <w:rsid w:val="006A5B6A"/>
    <w:rsid w:val="006A6290"/>
    <w:rsid w:val="006A700C"/>
    <w:rsid w:val="006A7CC1"/>
    <w:rsid w:val="006B328F"/>
    <w:rsid w:val="006B3746"/>
    <w:rsid w:val="006B4620"/>
    <w:rsid w:val="006B53BC"/>
    <w:rsid w:val="006B5968"/>
    <w:rsid w:val="006C06D6"/>
    <w:rsid w:val="006C080C"/>
    <w:rsid w:val="006C18AD"/>
    <w:rsid w:val="006C1E04"/>
    <w:rsid w:val="006C25B2"/>
    <w:rsid w:val="006C3B58"/>
    <w:rsid w:val="006C5C12"/>
    <w:rsid w:val="006C6366"/>
    <w:rsid w:val="006C652F"/>
    <w:rsid w:val="006D15A6"/>
    <w:rsid w:val="006D1E41"/>
    <w:rsid w:val="006D213E"/>
    <w:rsid w:val="006D2A8B"/>
    <w:rsid w:val="006D598F"/>
    <w:rsid w:val="006D5F00"/>
    <w:rsid w:val="006D61AA"/>
    <w:rsid w:val="006D7C38"/>
    <w:rsid w:val="006E0582"/>
    <w:rsid w:val="006E138D"/>
    <w:rsid w:val="006E1733"/>
    <w:rsid w:val="006E1AA9"/>
    <w:rsid w:val="006E1B3F"/>
    <w:rsid w:val="006E29BD"/>
    <w:rsid w:val="006E3901"/>
    <w:rsid w:val="006E3907"/>
    <w:rsid w:val="006E4252"/>
    <w:rsid w:val="006E52D6"/>
    <w:rsid w:val="006E70B4"/>
    <w:rsid w:val="006E7342"/>
    <w:rsid w:val="006E774A"/>
    <w:rsid w:val="006F0B8D"/>
    <w:rsid w:val="006F0E6C"/>
    <w:rsid w:val="006F1A4E"/>
    <w:rsid w:val="006F21A2"/>
    <w:rsid w:val="006F467E"/>
    <w:rsid w:val="006F488E"/>
    <w:rsid w:val="006F500A"/>
    <w:rsid w:val="006F5EB3"/>
    <w:rsid w:val="006F615A"/>
    <w:rsid w:val="006F6F56"/>
    <w:rsid w:val="006F78E6"/>
    <w:rsid w:val="0070005F"/>
    <w:rsid w:val="00700BF8"/>
    <w:rsid w:val="00701230"/>
    <w:rsid w:val="007023D6"/>
    <w:rsid w:val="007024A7"/>
    <w:rsid w:val="00702A06"/>
    <w:rsid w:val="00703556"/>
    <w:rsid w:val="00704770"/>
    <w:rsid w:val="00706E6D"/>
    <w:rsid w:val="007076F7"/>
    <w:rsid w:val="007106B5"/>
    <w:rsid w:val="00710B46"/>
    <w:rsid w:val="00710B80"/>
    <w:rsid w:val="00710E05"/>
    <w:rsid w:val="00712378"/>
    <w:rsid w:val="00712BD5"/>
    <w:rsid w:val="00712D0A"/>
    <w:rsid w:val="007150E7"/>
    <w:rsid w:val="00715540"/>
    <w:rsid w:val="007155F9"/>
    <w:rsid w:val="00716595"/>
    <w:rsid w:val="007167E4"/>
    <w:rsid w:val="007178FE"/>
    <w:rsid w:val="00720470"/>
    <w:rsid w:val="00720FAC"/>
    <w:rsid w:val="00721CC1"/>
    <w:rsid w:val="00723526"/>
    <w:rsid w:val="00723BC7"/>
    <w:rsid w:val="00723E29"/>
    <w:rsid w:val="00724620"/>
    <w:rsid w:val="00731E05"/>
    <w:rsid w:val="00734DF9"/>
    <w:rsid w:val="00735AD9"/>
    <w:rsid w:val="00736677"/>
    <w:rsid w:val="00737D6D"/>
    <w:rsid w:val="00740B60"/>
    <w:rsid w:val="00741B6C"/>
    <w:rsid w:val="007428C9"/>
    <w:rsid w:val="00743398"/>
    <w:rsid w:val="00744CEF"/>
    <w:rsid w:val="00745298"/>
    <w:rsid w:val="0074550F"/>
    <w:rsid w:val="007459B4"/>
    <w:rsid w:val="0074768B"/>
    <w:rsid w:val="00747E5E"/>
    <w:rsid w:val="00747F59"/>
    <w:rsid w:val="00751898"/>
    <w:rsid w:val="00751C90"/>
    <w:rsid w:val="00752AB8"/>
    <w:rsid w:val="007533E2"/>
    <w:rsid w:val="00753B9B"/>
    <w:rsid w:val="007540AE"/>
    <w:rsid w:val="007542F3"/>
    <w:rsid w:val="007546AE"/>
    <w:rsid w:val="00754A40"/>
    <w:rsid w:val="00754D30"/>
    <w:rsid w:val="007553F0"/>
    <w:rsid w:val="00756420"/>
    <w:rsid w:val="00756A18"/>
    <w:rsid w:val="007609C7"/>
    <w:rsid w:val="00760E14"/>
    <w:rsid w:val="007613D6"/>
    <w:rsid w:val="0076286B"/>
    <w:rsid w:val="00762ADC"/>
    <w:rsid w:val="00762DEC"/>
    <w:rsid w:val="007641A4"/>
    <w:rsid w:val="00766D23"/>
    <w:rsid w:val="007709B9"/>
    <w:rsid w:val="00771B8A"/>
    <w:rsid w:val="00772597"/>
    <w:rsid w:val="00772E9A"/>
    <w:rsid w:val="007733A7"/>
    <w:rsid w:val="007735FB"/>
    <w:rsid w:val="0077584C"/>
    <w:rsid w:val="0077694F"/>
    <w:rsid w:val="00776E73"/>
    <w:rsid w:val="007774F7"/>
    <w:rsid w:val="00780255"/>
    <w:rsid w:val="00780AC3"/>
    <w:rsid w:val="007823E7"/>
    <w:rsid w:val="00783809"/>
    <w:rsid w:val="007852D4"/>
    <w:rsid w:val="00786A21"/>
    <w:rsid w:val="0078709A"/>
    <w:rsid w:val="00792587"/>
    <w:rsid w:val="00793643"/>
    <w:rsid w:val="00794144"/>
    <w:rsid w:val="00794388"/>
    <w:rsid w:val="00795291"/>
    <w:rsid w:val="00795B38"/>
    <w:rsid w:val="00795EE3"/>
    <w:rsid w:val="007A0131"/>
    <w:rsid w:val="007A014D"/>
    <w:rsid w:val="007A0B9F"/>
    <w:rsid w:val="007A3453"/>
    <w:rsid w:val="007A3894"/>
    <w:rsid w:val="007A3BB9"/>
    <w:rsid w:val="007A3C5A"/>
    <w:rsid w:val="007A3D6D"/>
    <w:rsid w:val="007A5C43"/>
    <w:rsid w:val="007A5D36"/>
    <w:rsid w:val="007A611F"/>
    <w:rsid w:val="007A6912"/>
    <w:rsid w:val="007A6FCC"/>
    <w:rsid w:val="007A6FDD"/>
    <w:rsid w:val="007B01C0"/>
    <w:rsid w:val="007B0E32"/>
    <w:rsid w:val="007B12F9"/>
    <w:rsid w:val="007B424C"/>
    <w:rsid w:val="007B60B3"/>
    <w:rsid w:val="007B6F87"/>
    <w:rsid w:val="007B7A42"/>
    <w:rsid w:val="007C1A2E"/>
    <w:rsid w:val="007C2589"/>
    <w:rsid w:val="007C2972"/>
    <w:rsid w:val="007C38AA"/>
    <w:rsid w:val="007C415B"/>
    <w:rsid w:val="007C4430"/>
    <w:rsid w:val="007C4754"/>
    <w:rsid w:val="007C4781"/>
    <w:rsid w:val="007C4F43"/>
    <w:rsid w:val="007C592C"/>
    <w:rsid w:val="007C59B9"/>
    <w:rsid w:val="007C73E2"/>
    <w:rsid w:val="007D0854"/>
    <w:rsid w:val="007D08FD"/>
    <w:rsid w:val="007D0FF4"/>
    <w:rsid w:val="007D1131"/>
    <w:rsid w:val="007D45CC"/>
    <w:rsid w:val="007D53EF"/>
    <w:rsid w:val="007D5BDC"/>
    <w:rsid w:val="007D624B"/>
    <w:rsid w:val="007D751D"/>
    <w:rsid w:val="007E01F7"/>
    <w:rsid w:val="007E10FB"/>
    <w:rsid w:val="007E17AC"/>
    <w:rsid w:val="007E1CBB"/>
    <w:rsid w:val="007E2A4E"/>
    <w:rsid w:val="007E2D12"/>
    <w:rsid w:val="007E4BD5"/>
    <w:rsid w:val="007E53F8"/>
    <w:rsid w:val="007E5424"/>
    <w:rsid w:val="007E6B0F"/>
    <w:rsid w:val="007E6C5D"/>
    <w:rsid w:val="007E6E59"/>
    <w:rsid w:val="007E74E0"/>
    <w:rsid w:val="007E7665"/>
    <w:rsid w:val="007E7733"/>
    <w:rsid w:val="007E7B5A"/>
    <w:rsid w:val="007F067A"/>
    <w:rsid w:val="007F1B52"/>
    <w:rsid w:val="007F29B3"/>
    <w:rsid w:val="007F3554"/>
    <w:rsid w:val="007F3679"/>
    <w:rsid w:val="007F4E40"/>
    <w:rsid w:val="007F6113"/>
    <w:rsid w:val="007F6B70"/>
    <w:rsid w:val="00800CF3"/>
    <w:rsid w:val="00800FE8"/>
    <w:rsid w:val="00801C40"/>
    <w:rsid w:val="00801E2A"/>
    <w:rsid w:val="008028B0"/>
    <w:rsid w:val="00802AD2"/>
    <w:rsid w:val="00802BB6"/>
    <w:rsid w:val="008031A8"/>
    <w:rsid w:val="008031E7"/>
    <w:rsid w:val="00803412"/>
    <w:rsid w:val="00810210"/>
    <w:rsid w:val="00811AC6"/>
    <w:rsid w:val="00811B30"/>
    <w:rsid w:val="008126F1"/>
    <w:rsid w:val="00814E5A"/>
    <w:rsid w:val="00815727"/>
    <w:rsid w:val="008157AE"/>
    <w:rsid w:val="00816756"/>
    <w:rsid w:val="00817D22"/>
    <w:rsid w:val="00820CF7"/>
    <w:rsid w:val="008215DB"/>
    <w:rsid w:val="008218BA"/>
    <w:rsid w:val="00822FFA"/>
    <w:rsid w:val="00823858"/>
    <w:rsid w:val="008254AF"/>
    <w:rsid w:val="008255FA"/>
    <w:rsid w:val="008262CA"/>
    <w:rsid w:val="00830B3B"/>
    <w:rsid w:val="00833BEB"/>
    <w:rsid w:val="00835669"/>
    <w:rsid w:val="0083622C"/>
    <w:rsid w:val="00836568"/>
    <w:rsid w:val="00837B7F"/>
    <w:rsid w:val="00841407"/>
    <w:rsid w:val="00842ECB"/>
    <w:rsid w:val="00843DC7"/>
    <w:rsid w:val="008454A8"/>
    <w:rsid w:val="008457B0"/>
    <w:rsid w:val="008477B5"/>
    <w:rsid w:val="00850B53"/>
    <w:rsid w:val="00851157"/>
    <w:rsid w:val="00852310"/>
    <w:rsid w:val="00852644"/>
    <w:rsid w:val="008539C3"/>
    <w:rsid w:val="008557AA"/>
    <w:rsid w:val="00855B40"/>
    <w:rsid w:val="00860E00"/>
    <w:rsid w:val="00862D5C"/>
    <w:rsid w:val="008637D8"/>
    <w:rsid w:val="00864729"/>
    <w:rsid w:val="00864CCE"/>
    <w:rsid w:val="00867B8B"/>
    <w:rsid w:val="00867D07"/>
    <w:rsid w:val="008705C0"/>
    <w:rsid w:val="008716D6"/>
    <w:rsid w:val="00871B61"/>
    <w:rsid w:val="00871EDD"/>
    <w:rsid w:val="00871F54"/>
    <w:rsid w:val="008722BA"/>
    <w:rsid w:val="008732E2"/>
    <w:rsid w:val="00873BAE"/>
    <w:rsid w:val="0087408D"/>
    <w:rsid w:val="0087565A"/>
    <w:rsid w:val="0087601B"/>
    <w:rsid w:val="008761C4"/>
    <w:rsid w:val="008763C1"/>
    <w:rsid w:val="00876708"/>
    <w:rsid w:val="00877AB2"/>
    <w:rsid w:val="0088142E"/>
    <w:rsid w:val="008827EF"/>
    <w:rsid w:val="00883AA2"/>
    <w:rsid w:val="0088448F"/>
    <w:rsid w:val="008855D4"/>
    <w:rsid w:val="008867E9"/>
    <w:rsid w:val="00886CFD"/>
    <w:rsid w:val="00887553"/>
    <w:rsid w:val="00891125"/>
    <w:rsid w:val="00891378"/>
    <w:rsid w:val="00892E9B"/>
    <w:rsid w:val="00894471"/>
    <w:rsid w:val="008958E8"/>
    <w:rsid w:val="00896CE1"/>
    <w:rsid w:val="00896EC5"/>
    <w:rsid w:val="008977D4"/>
    <w:rsid w:val="008A0229"/>
    <w:rsid w:val="008A0AD7"/>
    <w:rsid w:val="008A0CC1"/>
    <w:rsid w:val="008A121F"/>
    <w:rsid w:val="008A189F"/>
    <w:rsid w:val="008A299C"/>
    <w:rsid w:val="008A2DCF"/>
    <w:rsid w:val="008A427F"/>
    <w:rsid w:val="008A4D3D"/>
    <w:rsid w:val="008A4DDC"/>
    <w:rsid w:val="008A5B28"/>
    <w:rsid w:val="008A5D59"/>
    <w:rsid w:val="008A5E07"/>
    <w:rsid w:val="008A6029"/>
    <w:rsid w:val="008A619B"/>
    <w:rsid w:val="008A7796"/>
    <w:rsid w:val="008A7B88"/>
    <w:rsid w:val="008B0739"/>
    <w:rsid w:val="008B261F"/>
    <w:rsid w:val="008B5DB5"/>
    <w:rsid w:val="008B64AC"/>
    <w:rsid w:val="008B6966"/>
    <w:rsid w:val="008B6D70"/>
    <w:rsid w:val="008B6ECE"/>
    <w:rsid w:val="008C0B31"/>
    <w:rsid w:val="008C1111"/>
    <w:rsid w:val="008C15B7"/>
    <w:rsid w:val="008C17D7"/>
    <w:rsid w:val="008C1C53"/>
    <w:rsid w:val="008C1DFC"/>
    <w:rsid w:val="008C1DFD"/>
    <w:rsid w:val="008C203F"/>
    <w:rsid w:val="008C2491"/>
    <w:rsid w:val="008C2758"/>
    <w:rsid w:val="008C32AE"/>
    <w:rsid w:val="008C45BA"/>
    <w:rsid w:val="008C49A0"/>
    <w:rsid w:val="008C5970"/>
    <w:rsid w:val="008C6F4A"/>
    <w:rsid w:val="008C7574"/>
    <w:rsid w:val="008C765D"/>
    <w:rsid w:val="008C7840"/>
    <w:rsid w:val="008D041B"/>
    <w:rsid w:val="008D053C"/>
    <w:rsid w:val="008D155A"/>
    <w:rsid w:val="008D1708"/>
    <w:rsid w:val="008D2DA1"/>
    <w:rsid w:val="008D30F4"/>
    <w:rsid w:val="008D35E5"/>
    <w:rsid w:val="008D4941"/>
    <w:rsid w:val="008D60C7"/>
    <w:rsid w:val="008D6798"/>
    <w:rsid w:val="008D768B"/>
    <w:rsid w:val="008D79A2"/>
    <w:rsid w:val="008D7E33"/>
    <w:rsid w:val="008D7FCB"/>
    <w:rsid w:val="008E11E6"/>
    <w:rsid w:val="008E2B87"/>
    <w:rsid w:val="008E4095"/>
    <w:rsid w:val="008E461A"/>
    <w:rsid w:val="008E5093"/>
    <w:rsid w:val="008E57FE"/>
    <w:rsid w:val="008F0177"/>
    <w:rsid w:val="008F2509"/>
    <w:rsid w:val="008F2B0D"/>
    <w:rsid w:val="008F39E2"/>
    <w:rsid w:val="008F3C96"/>
    <w:rsid w:val="008F5896"/>
    <w:rsid w:val="008F5B1D"/>
    <w:rsid w:val="008F7A8F"/>
    <w:rsid w:val="00901039"/>
    <w:rsid w:val="009020AB"/>
    <w:rsid w:val="009024AC"/>
    <w:rsid w:val="00903B97"/>
    <w:rsid w:val="00903D27"/>
    <w:rsid w:val="00903E42"/>
    <w:rsid w:val="00904A4D"/>
    <w:rsid w:val="00904FCD"/>
    <w:rsid w:val="009051A9"/>
    <w:rsid w:val="00906EA5"/>
    <w:rsid w:val="0090760E"/>
    <w:rsid w:val="00907826"/>
    <w:rsid w:val="00907C2F"/>
    <w:rsid w:val="009107A7"/>
    <w:rsid w:val="00910A53"/>
    <w:rsid w:val="0091232C"/>
    <w:rsid w:val="00912D7A"/>
    <w:rsid w:val="00913944"/>
    <w:rsid w:val="00913BD9"/>
    <w:rsid w:val="00913D21"/>
    <w:rsid w:val="009153E9"/>
    <w:rsid w:val="00915681"/>
    <w:rsid w:val="00916194"/>
    <w:rsid w:val="009167EA"/>
    <w:rsid w:val="00916C68"/>
    <w:rsid w:val="00917FF2"/>
    <w:rsid w:val="00920E81"/>
    <w:rsid w:val="0092134E"/>
    <w:rsid w:val="00921D79"/>
    <w:rsid w:val="0092314D"/>
    <w:rsid w:val="00924CD7"/>
    <w:rsid w:val="00924F8A"/>
    <w:rsid w:val="00925CEB"/>
    <w:rsid w:val="0092772B"/>
    <w:rsid w:val="00927C2D"/>
    <w:rsid w:val="009309AD"/>
    <w:rsid w:val="00930F57"/>
    <w:rsid w:val="00930F6F"/>
    <w:rsid w:val="0093199B"/>
    <w:rsid w:val="0093246A"/>
    <w:rsid w:val="0093394A"/>
    <w:rsid w:val="0093622B"/>
    <w:rsid w:val="00936324"/>
    <w:rsid w:val="0093699C"/>
    <w:rsid w:val="0093724C"/>
    <w:rsid w:val="00941045"/>
    <w:rsid w:val="009420F1"/>
    <w:rsid w:val="00942BA9"/>
    <w:rsid w:val="00943206"/>
    <w:rsid w:val="00943219"/>
    <w:rsid w:val="0094426C"/>
    <w:rsid w:val="00944729"/>
    <w:rsid w:val="00944831"/>
    <w:rsid w:val="00945D13"/>
    <w:rsid w:val="00946120"/>
    <w:rsid w:val="00952A2C"/>
    <w:rsid w:val="00952F65"/>
    <w:rsid w:val="009539E1"/>
    <w:rsid w:val="00954FAE"/>
    <w:rsid w:val="009550B4"/>
    <w:rsid w:val="0095727F"/>
    <w:rsid w:val="00957687"/>
    <w:rsid w:val="009576C2"/>
    <w:rsid w:val="00961D4B"/>
    <w:rsid w:val="009647AF"/>
    <w:rsid w:val="0096689B"/>
    <w:rsid w:val="00972333"/>
    <w:rsid w:val="009728B3"/>
    <w:rsid w:val="00973232"/>
    <w:rsid w:val="009734FD"/>
    <w:rsid w:val="00973D17"/>
    <w:rsid w:val="009744EB"/>
    <w:rsid w:val="00975F12"/>
    <w:rsid w:val="00976ABE"/>
    <w:rsid w:val="009779C7"/>
    <w:rsid w:val="009811E7"/>
    <w:rsid w:val="00981727"/>
    <w:rsid w:val="00982544"/>
    <w:rsid w:val="00982A0B"/>
    <w:rsid w:val="00983C79"/>
    <w:rsid w:val="009840E0"/>
    <w:rsid w:val="009841CD"/>
    <w:rsid w:val="009846E6"/>
    <w:rsid w:val="009847C3"/>
    <w:rsid w:val="00985AF9"/>
    <w:rsid w:val="00986D22"/>
    <w:rsid w:val="00987428"/>
    <w:rsid w:val="00987EF0"/>
    <w:rsid w:val="009907F6"/>
    <w:rsid w:val="0099153C"/>
    <w:rsid w:val="009918E8"/>
    <w:rsid w:val="00992A98"/>
    <w:rsid w:val="00992B19"/>
    <w:rsid w:val="00994580"/>
    <w:rsid w:val="0099622B"/>
    <w:rsid w:val="00996292"/>
    <w:rsid w:val="009963FC"/>
    <w:rsid w:val="009964A9"/>
    <w:rsid w:val="009A0437"/>
    <w:rsid w:val="009A10BD"/>
    <w:rsid w:val="009A1BCB"/>
    <w:rsid w:val="009A276F"/>
    <w:rsid w:val="009A3DC4"/>
    <w:rsid w:val="009A4E20"/>
    <w:rsid w:val="009A5430"/>
    <w:rsid w:val="009A5792"/>
    <w:rsid w:val="009A57F5"/>
    <w:rsid w:val="009A7436"/>
    <w:rsid w:val="009B0EDF"/>
    <w:rsid w:val="009B32CB"/>
    <w:rsid w:val="009B38CB"/>
    <w:rsid w:val="009B476A"/>
    <w:rsid w:val="009B5940"/>
    <w:rsid w:val="009B5BC2"/>
    <w:rsid w:val="009B5D6F"/>
    <w:rsid w:val="009B7F6F"/>
    <w:rsid w:val="009C15C7"/>
    <w:rsid w:val="009C1AC4"/>
    <w:rsid w:val="009C22F4"/>
    <w:rsid w:val="009C243F"/>
    <w:rsid w:val="009C390E"/>
    <w:rsid w:val="009C4094"/>
    <w:rsid w:val="009C744E"/>
    <w:rsid w:val="009C7593"/>
    <w:rsid w:val="009C7B42"/>
    <w:rsid w:val="009D00A4"/>
    <w:rsid w:val="009D0187"/>
    <w:rsid w:val="009D0242"/>
    <w:rsid w:val="009D0D31"/>
    <w:rsid w:val="009D1A32"/>
    <w:rsid w:val="009D2736"/>
    <w:rsid w:val="009D2C6B"/>
    <w:rsid w:val="009D3D55"/>
    <w:rsid w:val="009D4C9B"/>
    <w:rsid w:val="009D665B"/>
    <w:rsid w:val="009D7460"/>
    <w:rsid w:val="009D7BF8"/>
    <w:rsid w:val="009E196E"/>
    <w:rsid w:val="009E3CE9"/>
    <w:rsid w:val="009E4988"/>
    <w:rsid w:val="009E5422"/>
    <w:rsid w:val="009F0553"/>
    <w:rsid w:val="009F12F0"/>
    <w:rsid w:val="009F149E"/>
    <w:rsid w:val="009F17F2"/>
    <w:rsid w:val="009F2B9D"/>
    <w:rsid w:val="009F3AF3"/>
    <w:rsid w:val="009F3BA5"/>
    <w:rsid w:val="009F4868"/>
    <w:rsid w:val="009F6305"/>
    <w:rsid w:val="009F6364"/>
    <w:rsid w:val="009F6676"/>
    <w:rsid w:val="009F66DC"/>
    <w:rsid w:val="00A01102"/>
    <w:rsid w:val="00A018C2"/>
    <w:rsid w:val="00A02DA9"/>
    <w:rsid w:val="00A03A58"/>
    <w:rsid w:val="00A04749"/>
    <w:rsid w:val="00A061B6"/>
    <w:rsid w:val="00A0660B"/>
    <w:rsid w:val="00A0786C"/>
    <w:rsid w:val="00A10999"/>
    <w:rsid w:val="00A10C4E"/>
    <w:rsid w:val="00A10F69"/>
    <w:rsid w:val="00A12619"/>
    <w:rsid w:val="00A13067"/>
    <w:rsid w:val="00A142CE"/>
    <w:rsid w:val="00A14B5F"/>
    <w:rsid w:val="00A15335"/>
    <w:rsid w:val="00A153A4"/>
    <w:rsid w:val="00A15594"/>
    <w:rsid w:val="00A20203"/>
    <w:rsid w:val="00A2058B"/>
    <w:rsid w:val="00A2170A"/>
    <w:rsid w:val="00A233A2"/>
    <w:rsid w:val="00A23F8B"/>
    <w:rsid w:val="00A24900"/>
    <w:rsid w:val="00A2537D"/>
    <w:rsid w:val="00A256A6"/>
    <w:rsid w:val="00A25E69"/>
    <w:rsid w:val="00A26542"/>
    <w:rsid w:val="00A26947"/>
    <w:rsid w:val="00A27C38"/>
    <w:rsid w:val="00A31A2B"/>
    <w:rsid w:val="00A326F1"/>
    <w:rsid w:val="00A3292B"/>
    <w:rsid w:val="00A33ED8"/>
    <w:rsid w:val="00A346A1"/>
    <w:rsid w:val="00A355C6"/>
    <w:rsid w:val="00A367D7"/>
    <w:rsid w:val="00A37F82"/>
    <w:rsid w:val="00A37F96"/>
    <w:rsid w:val="00A41A29"/>
    <w:rsid w:val="00A42271"/>
    <w:rsid w:val="00A42992"/>
    <w:rsid w:val="00A4488A"/>
    <w:rsid w:val="00A44A30"/>
    <w:rsid w:val="00A4521A"/>
    <w:rsid w:val="00A4795F"/>
    <w:rsid w:val="00A47CF4"/>
    <w:rsid w:val="00A47FBE"/>
    <w:rsid w:val="00A513B9"/>
    <w:rsid w:val="00A5296E"/>
    <w:rsid w:val="00A52B93"/>
    <w:rsid w:val="00A5355D"/>
    <w:rsid w:val="00A539B7"/>
    <w:rsid w:val="00A53E98"/>
    <w:rsid w:val="00A5426F"/>
    <w:rsid w:val="00A55443"/>
    <w:rsid w:val="00A60329"/>
    <w:rsid w:val="00A61169"/>
    <w:rsid w:val="00A618F6"/>
    <w:rsid w:val="00A62496"/>
    <w:rsid w:val="00A6274D"/>
    <w:rsid w:val="00A62808"/>
    <w:rsid w:val="00A6281D"/>
    <w:rsid w:val="00A62CE8"/>
    <w:rsid w:val="00A6331D"/>
    <w:rsid w:val="00A656BD"/>
    <w:rsid w:val="00A67C1D"/>
    <w:rsid w:val="00A70F7D"/>
    <w:rsid w:val="00A71E00"/>
    <w:rsid w:val="00A74BE0"/>
    <w:rsid w:val="00A75460"/>
    <w:rsid w:val="00A75468"/>
    <w:rsid w:val="00A7616A"/>
    <w:rsid w:val="00A7660C"/>
    <w:rsid w:val="00A76D71"/>
    <w:rsid w:val="00A774C3"/>
    <w:rsid w:val="00A80119"/>
    <w:rsid w:val="00A80671"/>
    <w:rsid w:val="00A80DAF"/>
    <w:rsid w:val="00A824F5"/>
    <w:rsid w:val="00A82939"/>
    <w:rsid w:val="00A8374F"/>
    <w:rsid w:val="00A84ED8"/>
    <w:rsid w:val="00A8587B"/>
    <w:rsid w:val="00A86304"/>
    <w:rsid w:val="00A8654B"/>
    <w:rsid w:val="00A90F78"/>
    <w:rsid w:val="00A91111"/>
    <w:rsid w:val="00A9207E"/>
    <w:rsid w:val="00A924EC"/>
    <w:rsid w:val="00A93ED5"/>
    <w:rsid w:val="00A944AF"/>
    <w:rsid w:val="00A945E5"/>
    <w:rsid w:val="00A94DB3"/>
    <w:rsid w:val="00A950F1"/>
    <w:rsid w:val="00A95CF7"/>
    <w:rsid w:val="00A962EC"/>
    <w:rsid w:val="00A96982"/>
    <w:rsid w:val="00A96B3F"/>
    <w:rsid w:val="00A97DF3"/>
    <w:rsid w:val="00AA0914"/>
    <w:rsid w:val="00AA0968"/>
    <w:rsid w:val="00AA1E87"/>
    <w:rsid w:val="00AA2A59"/>
    <w:rsid w:val="00AA313E"/>
    <w:rsid w:val="00AA5700"/>
    <w:rsid w:val="00AA590B"/>
    <w:rsid w:val="00AA5D4F"/>
    <w:rsid w:val="00AA63E9"/>
    <w:rsid w:val="00AA69A8"/>
    <w:rsid w:val="00AA71EC"/>
    <w:rsid w:val="00AB118F"/>
    <w:rsid w:val="00AB1999"/>
    <w:rsid w:val="00AB321D"/>
    <w:rsid w:val="00AB5A95"/>
    <w:rsid w:val="00AB6243"/>
    <w:rsid w:val="00AB6886"/>
    <w:rsid w:val="00AB6D34"/>
    <w:rsid w:val="00AB6D3B"/>
    <w:rsid w:val="00AB75C7"/>
    <w:rsid w:val="00AC02A3"/>
    <w:rsid w:val="00AC0AC5"/>
    <w:rsid w:val="00AC0EE8"/>
    <w:rsid w:val="00AC157D"/>
    <w:rsid w:val="00AC2277"/>
    <w:rsid w:val="00AC2B0A"/>
    <w:rsid w:val="00AC60EF"/>
    <w:rsid w:val="00AC661B"/>
    <w:rsid w:val="00AC6DA3"/>
    <w:rsid w:val="00AC741F"/>
    <w:rsid w:val="00AC7DD6"/>
    <w:rsid w:val="00AD1A0D"/>
    <w:rsid w:val="00AD5508"/>
    <w:rsid w:val="00AD5BFB"/>
    <w:rsid w:val="00AE09B9"/>
    <w:rsid w:val="00AE3724"/>
    <w:rsid w:val="00AE54A5"/>
    <w:rsid w:val="00AE5B3B"/>
    <w:rsid w:val="00AE5DD8"/>
    <w:rsid w:val="00AE62BC"/>
    <w:rsid w:val="00AE7085"/>
    <w:rsid w:val="00AE7853"/>
    <w:rsid w:val="00AF0443"/>
    <w:rsid w:val="00AF11D8"/>
    <w:rsid w:val="00AF1515"/>
    <w:rsid w:val="00AF17B2"/>
    <w:rsid w:val="00AF26EA"/>
    <w:rsid w:val="00AF2F45"/>
    <w:rsid w:val="00AF3E13"/>
    <w:rsid w:val="00AF3F37"/>
    <w:rsid w:val="00AF58B0"/>
    <w:rsid w:val="00AF6103"/>
    <w:rsid w:val="00AF7A1C"/>
    <w:rsid w:val="00AF7F89"/>
    <w:rsid w:val="00B00DCE"/>
    <w:rsid w:val="00B00E28"/>
    <w:rsid w:val="00B00EF9"/>
    <w:rsid w:val="00B01064"/>
    <w:rsid w:val="00B01438"/>
    <w:rsid w:val="00B01F6E"/>
    <w:rsid w:val="00B03A7F"/>
    <w:rsid w:val="00B04057"/>
    <w:rsid w:val="00B04CB0"/>
    <w:rsid w:val="00B04F6A"/>
    <w:rsid w:val="00B063F6"/>
    <w:rsid w:val="00B065FB"/>
    <w:rsid w:val="00B147DE"/>
    <w:rsid w:val="00B15E04"/>
    <w:rsid w:val="00B17987"/>
    <w:rsid w:val="00B2060F"/>
    <w:rsid w:val="00B21CDA"/>
    <w:rsid w:val="00B2366C"/>
    <w:rsid w:val="00B23695"/>
    <w:rsid w:val="00B23B22"/>
    <w:rsid w:val="00B255DC"/>
    <w:rsid w:val="00B25844"/>
    <w:rsid w:val="00B26752"/>
    <w:rsid w:val="00B272B7"/>
    <w:rsid w:val="00B27FE1"/>
    <w:rsid w:val="00B30A0E"/>
    <w:rsid w:val="00B31C00"/>
    <w:rsid w:val="00B331A4"/>
    <w:rsid w:val="00B33738"/>
    <w:rsid w:val="00B33934"/>
    <w:rsid w:val="00B33B8E"/>
    <w:rsid w:val="00B349BB"/>
    <w:rsid w:val="00B34E86"/>
    <w:rsid w:val="00B35B3A"/>
    <w:rsid w:val="00B35FA7"/>
    <w:rsid w:val="00B36D55"/>
    <w:rsid w:val="00B374CF"/>
    <w:rsid w:val="00B37F59"/>
    <w:rsid w:val="00B401BC"/>
    <w:rsid w:val="00B406CF"/>
    <w:rsid w:val="00B4099F"/>
    <w:rsid w:val="00B40EAF"/>
    <w:rsid w:val="00B42628"/>
    <w:rsid w:val="00B42722"/>
    <w:rsid w:val="00B43F2B"/>
    <w:rsid w:val="00B44660"/>
    <w:rsid w:val="00B44BC0"/>
    <w:rsid w:val="00B44D6C"/>
    <w:rsid w:val="00B4528C"/>
    <w:rsid w:val="00B456C9"/>
    <w:rsid w:val="00B4697A"/>
    <w:rsid w:val="00B47C6B"/>
    <w:rsid w:val="00B509C2"/>
    <w:rsid w:val="00B50ECE"/>
    <w:rsid w:val="00B50F15"/>
    <w:rsid w:val="00B520E4"/>
    <w:rsid w:val="00B521FD"/>
    <w:rsid w:val="00B5271D"/>
    <w:rsid w:val="00B529DE"/>
    <w:rsid w:val="00B53F94"/>
    <w:rsid w:val="00B55303"/>
    <w:rsid w:val="00B55479"/>
    <w:rsid w:val="00B57E7C"/>
    <w:rsid w:val="00B60767"/>
    <w:rsid w:val="00B62628"/>
    <w:rsid w:val="00B63459"/>
    <w:rsid w:val="00B63679"/>
    <w:rsid w:val="00B63C15"/>
    <w:rsid w:val="00B66631"/>
    <w:rsid w:val="00B6705F"/>
    <w:rsid w:val="00B67468"/>
    <w:rsid w:val="00B67BB3"/>
    <w:rsid w:val="00B70836"/>
    <w:rsid w:val="00B70D63"/>
    <w:rsid w:val="00B7183E"/>
    <w:rsid w:val="00B72E62"/>
    <w:rsid w:val="00B73A5A"/>
    <w:rsid w:val="00B756B6"/>
    <w:rsid w:val="00B761BD"/>
    <w:rsid w:val="00B76A35"/>
    <w:rsid w:val="00B76F5C"/>
    <w:rsid w:val="00B77823"/>
    <w:rsid w:val="00B80AAB"/>
    <w:rsid w:val="00B824F7"/>
    <w:rsid w:val="00B8368F"/>
    <w:rsid w:val="00B84229"/>
    <w:rsid w:val="00B84FF4"/>
    <w:rsid w:val="00B864C6"/>
    <w:rsid w:val="00B8695E"/>
    <w:rsid w:val="00B86C39"/>
    <w:rsid w:val="00B87052"/>
    <w:rsid w:val="00B87202"/>
    <w:rsid w:val="00B87E28"/>
    <w:rsid w:val="00B901F2"/>
    <w:rsid w:val="00B90BDA"/>
    <w:rsid w:val="00B91E3C"/>
    <w:rsid w:val="00B93422"/>
    <w:rsid w:val="00B93DEF"/>
    <w:rsid w:val="00B96B43"/>
    <w:rsid w:val="00B96BE0"/>
    <w:rsid w:val="00B96FEB"/>
    <w:rsid w:val="00B9734B"/>
    <w:rsid w:val="00BA053E"/>
    <w:rsid w:val="00BA0961"/>
    <w:rsid w:val="00BA1F07"/>
    <w:rsid w:val="00BA3433"/>
    <w:rsid w:val="00BA49EA"/>
    <w:rsid w:val="00BA4A20"/>
    <w:rsid w:val="00BA6B4A"/>
    <w:rsid w:val="00BA7306"/>
    <w:rsid w:val="00BB0A8C"/>
    <w:rsid w:val="00BB4E2E"/>
    <w:rsid w:val="00BB52A9"/>
    <w:rsid w:val="00BB5977"/>
    <w:rsid w:val="00BB7BF1"/>
    <w:rsid w:val="00BC0BFB"/>
    <w:rsid w:val="00BC1361"/>
    <w:rsid w:val="00BC1DBC"/>
    <w:rsid w:val="00BC2513"/>
    <w:rsid w:val="00BC4524"/>
    <w:rsid w:val="00BC5CE9"/>
    <w:rsid w:val="00BC69E1"/>
    <w:rsid w:val="00BC6CE9"/>
    <w:rsid w:val="00BD205A"/>
    <w:rsid w:val="00BD2E56"/>
    <w:rsid w:val="00BD2F19"/>
    <w:rsid w:val="00BD3572"/>
    <w:rsid w:val="00BD4632"/>
    <w:rsid w:val="00BD560A"/>
    <w:rsid w:val="00BD67F7"/>
    <w:rsid w:val="00BD6891"/>
    <w:rsid w:val="00BE0683"/>
    <w:rsid w:val="00BE1051"/>
    <w:rsid w:val="00BE1126"/>
    <w:rsid w:val="00BE1F38"/>
    <w:rsid w:val="00BE2BD9"/>
    <w:rsid w:val="00BE42D4"/>
    <w:rsid w:val="00BE46F9"/>
    <w:rsid w:val="00BE6913"/>
    <w:rsid w:val="00BE6B78"/>
    <w:rsid w:val="00BE6D49"/>
    <w:rsid w:val="00BE7DD2"/>
    <w:rsid w:val="00BF26DD"/>
    <w:rsid w:val="00BF2B4B"/>
    <w:rsid w:val="00BF3020"/>
    <w:rsid w:val="00BF5992"/>
    <w:rsid w:val="00BF68FB"/>
    <w:rsid w:val="00BF6F5D"/>
    <w:rsid w:val="00BF7A04"/>
    <w:rsid w:val="00C00B0C"/>
    <w:rsid w:val="00C022B9"/>
    <w:rsid w:val="00C03F23"/>
    <w:rsid w:val="00C042AA"/>
    <w:rsid w:val="00C076E7"/>
    <w:rsid w:val="00C07AFB"/>
    <w:rsid w:val="00C106A5"/>
    <w:rsid w:val="00C117ED"/>
    <w:rsid w:val="00C126E5"/>
    <w:rsid w:val="00C12B3D"/>
    <w:rsid w:val="00C139C5"/>
    <w:rsid w:val="00C14A7D"/>
    <w:rsid w:val="00C14CFA"/>
    <w:rsid w:val="00C156A7"/>
    <w:rsid w:val="00C1605B"/>
    <w:rsid w:val="00C166D6"/>
    <w:rsid w:val="00C17773"/>
    <w:rsid w:val="00C17852"/>
    <w:rsid w:val="00C17EDC"/>
    <w:rsid w:val="00C20115"/>
    <w:rsid w:val="00C20565"/>
    <w:rsid w:val="00C206CD"/>
    <w:rsid w:val="00C214B3"/>
    <w:rsid w:val="00C23388"/>
    <w:rsid w:val="00C23AB8"/>
    <w:rsid w:val="00C24FCA"/>
    <w:rsid w:val="00C25CD1"/>
    <w:rsid w:val="00C265AA"/>
    <w:rsid w:val="00C27978"/>
    <w:rsid w:val="00C30902"/>
    <w:rsid w:val="00C312D6"/>
    <w:rsid w:val="00C32D4E"/>
    <w:rsid w:val="00C3328B"/>
    <w:rsid w:val="00C332FF"/>
    <w:rsid w:val="00C33A3A"/>
    <w:rsid w:val="00C34A95"/>
    <w:rsid w:val="00C351EA"/>
    <w:rsid w:val="00C36FFD"/>
    <w:rsid w:val="00C3717F"/>
    <w:rsid w:val="00C37212"/>
    <w:rsid w:val="00C37FAF"/>
    <w:rsid w:val="00C40B21"/>
    <w:rsid w:val="00C41F6C"/>
    <w:rsid w:val="00C4455A"/>
    <w:rsid w:val="00C44FFB"/>
    <w:rsid w:val="00C4516C"/>
    <w:rsid w:val="00C45292"/>
    <w:rsid w:val="00C458AD"/>
    <w:rsid w:val="00C45C39"/>
    <w:rsid w:val="00C47BCD"/>
    <w:rsid w:val="00C47C8C"/>
    <w:rsid w:val="00C516F0"/>
    <w:rsid w:val="00C518E9"/>
    <w:rsid w:val="00C5227A"/>
    <w:rsid w:val="00C5292F"/>
    <w:rsid w:val="00C52BD6"/>
    <w:rsid w:val="00C5315E"/>
    <w:rsid w:val="00C531D1"/>
    <w:rsid w:val="00C534E4"/>
    <w:rsid w:val="00C548B6"/>
    <w:rsid w:val="00C55655"/>
    <w:rsid w:val="00C56F05"/>
    <w:rsid w:val="00C57D93"/>
    <w:rsid w:val="00C6062B"/>
    <w:rsid w:val="00C60726"/>
    <w:rsid w:val="00C61D3F"/>
    <w:rsid w:val="00C626FF"/>
    <w:rsid w:val="00C628A3"/>
    <w:rsid w:val="00C637AD"/>
    <w:rsid w:val="00C64CF1"/>
    <w:rsid w:val="00C66815"/>
    <w:rsid w:val="00C674B8"/>
    <w:rsid w:val="00C70737"/>
    <w:rsid w:val="00C708C3"/>
    <w:rsid w:val="00C72143"/>
    <w:rsid w:val="00C72994"/>
    <w:rsid w:val="00C764D7"/>
    <w:rsid w:val="00C76942"/>
    <w:rsid w:val="00C840A7"/>
    <w:rsid w:val="00C84280"/>
    <w:rsid w:val="00C85878"/>
    <w:rsid w:val="00C90B5B"/>
    <w:rsid w:val="00C93132"/>
    <w:rsid w:val="00C9368E"/>
    <w:rsid w:val="00C946CE"/>
    <w:rsid w:val="00C94CAF"/>
    <w:rsid w:val="00C96D3D"/>
    <w:rsid w:val="00C97335"/>
    <w:rsid w:val="00C9753B"/>
    <w:rsid w:val="00C97894"/>
    <w:rsid w:val="00CA08F5"/>
    <w:rsid w:val="00CA1E78"/>
    <w:rsid w:val="00CA1EEF"/>
    <w:rsid w:val="00CA303A"/>
    <w:rsid w:val="00CA3AD7"/>
    <w:rsid w:val="00CA451F"/>
    <w:rsid w:val="00CA658E"/>
    <w:rsid w:val="00CA6B1D"/>
    <w:rsid w:val="00CB1FB8"/>
    <w:rsid w:val="00CB2139"/>
    <w:rsid w:val="00CB2996"/>
    <w:rsid w:val="00CB2FDC"/>
    <w:rsid w:val="00CB56A4"/>
    <w:rsid w:val="00CB682A"/>
    <w:rsid w:val="00CC0DA4"/>
    <w:rsid w:val="00CC1850"/>
    <w:rsid w:val="00CC18D8"/>
    <w:rsid w:val="00CC22BA"/>
    <w:rsid w:val="00CC3AD5"/>
    <w:rsid w:val="00CC4378"/>
    <w:rsid w:val="00CC47EB"/>
    <w:rsid w:val="00CC486B"/>
    <w:rsid w:val="00CC568B"/>
    <w:rsid w:val="00CC7FB9"/>
    <w:rsid w:val="00CD1704"/>
    <w:rsid w:val="00CD540B"/>
    <w:rsid w:val="00CD5C0D"/>
    <w:rsid w:val="00CD5F94"/>
    <w:rsid w:val="00CD62F4"/>
    <w:rsid w:val="00CD695C"/>
    <w:rsid w:val="00CD7679"/>
    <w:rsid w:val="00CD787B"/>
    <w:rsid w:val="00CD7C09"/>
    <w:rsid w:val="00CE05CD"/>
    <w:rsid w:val="00CE0E5F"/>
    <w:rsid w:val="00CE18F9"/>
    <w:rsid w:val="00CE2A9F"/>
    <w:rsid w:val="00CE6F01"/>
    <w:rsid w:val="00CE72D9"/>
    <w:rsid w:val="00CE732F"/>
    <w:rsid w:val="00CF20DD"/>
    <w:rsid w:val="00CF2BD7"/>
    <w:rsid w:val="00CF2C2C"/>
    <w:rsid w:val="00CF37A1"/>
    <w:rsid w:val="00CF3BFC"/>
    <w:rsid w:val="00CF48B6"/>
    <w:rsid w:val="00CF50C0"/>
    <w:rsid w:val="00CF5B69"/>
    <w:rsid w:val="00CF698A"/>
    <w:rsid w:val="00D014A5"/>
    <w:rsid w:val="00D01653"/>
    <w:rsid w:val="00D01B10"/>
    <w:rsid w:val="00D01D58"/>
    <w:rsid w:val="00D02723"/>
    <w:rsid w:val="00D028A3"/>
    <w:rsid w:val="00D03016"/>
    <w:rsid w:val="00D03127"/>
    <w:rsid w:val="00D03287"/>
    <w:rsid w:val="00D03598"/>
    <w:rsid w:val="00D038D9"/>
    <w:rsid w:val="00D06764"/>
    <w:rsid w:val="00D07F06"/>
    <w:rsid w:val="00D11556"/>
    <w:rsid w:val="00D12A78"/>
    <w:rsid w:val="00D13473"/>
    <w:rsid w:val="00D13B89"/>
    <w:rsid w:val="00D15517"/>
    <w:rsid w:val="00D1742F"/>
    <w:rsid w:val="00D2126C"/>
    <w:rsid w:val="00D21FD1"/>
    <w:rsid w:val="00D222F8"/>
    <w:rsid w:val="00D2248B"/>
    <w:rsid w:val="00D25091"/>
    <w:rsid w:val="00D25812"/>
    <w:rsid w:val="00D25EAC"/>
    <w:rsid w:val="00D27B08"/>
    <w:rsid w:val="00D27DB0"/>
    <w:rsid w:val="00D3040B"/>
    <w:rsid w:val="00D30471"/>
    <w:rsid w:val="00D30680"/>
    <w:rsid w:val="00D30B61"/>
    <w:rsid w:val="00D33609"/>
    <w:rsid w:val="00D337F4"/>
    <w:rsid w:val="00D33D75"/>
    <w:rsid w:val="00D34717"/>
    <w:rsid w:val="00D34BC6"/>
    <w:rsid w:val="00D35B11"/>
    <w:rsid w:val="00D35B83"/>
    <w:rsid w:val="00D37B37"/>
    <w:rsid w:val="00D37E98"/>
    <w:rsid w:val="00D40841"/>
    <w:rsid w:val="00D42C3B"/>
    <w:rsid w:val="00D4371D"/>
    <w:rsid w:val="00D44301"/>
    <w:rsid w:val="00D454BD"/>
    <w:rsid w:val="00D45544"/>
    <w:rsid w:val="00D462F3"/>
    <w:rsid w:val="00D5018A"/>
    <w:rsid w:val="00D502C7"/>
    <w:rsid w:val="00D518B2"/>
    <w:rsid w:val="00D52A29"/>
    <w:rsid w:val="00D53F9E"/>
    <w:rsid w:val="00D559F0"/>
    <w:rsid w:val="00D55A2D"/>
    <w:rsid w:val="00D55DBD"/>
    <w:rsid w:val="00D55FCC"/>
    <w:rsid w:val="00D57413"/>
    <w:rsid w:val="00D6030F"/>
    <w:rsid w:val="00D64C99"/>
    <w:rsid w:val="00D65FA6"/>
    <w:rsid w:val="00D67909"/>
    <w:rsid w:val="00D706A6"/>
    <w:rsid w:val="00D70FA9"/>
    <w:rsid w:val="00D70FC8"/>
    <w:rsid w:val="00D7149D"/>
    <w:rsid w:val="00D72943"/>
    <w:rsid w:val="00D72CDA"/>
    <w:rsid w:val="00D741F7"/>
    <w:rsid w:val="00D741FE"/>
    <w:rsid w:val="00D74AC0"/>
    <w:rsid w:val="00D775B3"/>
    <w:rsid w:val="00D809F9"/>
    <w:rsid w:val="00D8155C"/>
    <w:rsid w:val="00D8209E"/>
    <w:rsid w:val="00D82C98"/>
    <w:rsid w:val="00D85082"/>
    <w:rsid w:val="00D86068"/>
    <w:rsid w:val="00D90E7C"/>
    <w:rsid w:val="00D93170"/>
    <w:rsid w:val="00D9330B"/>
    <w:rsid w:val="00D93539"/>
    <w:rsid w:val="00D93C8D"/>
    <w:rsid w:val="00D93DBB"/>
    <w:rsid w:val="00D9518C"/>
    <w:rsid w:val="00D9596B"/>
    <w:rsid w:val="00D959C2"/>
    <w:rsid w:val="00D9689C"/>
    <w:rsid w:val="00DA0735"/>
    <w:rsid w:val="00DA394D"/>
    <w:rsid w:val="00DA58EB"/>
    <w:rsid w:val="00DA606A"/>
    <w:rsid w:val="00DB1B9C"/>
    <w:rsid w:val="00DB215D"/>
    <w:rsid w:val="00DB21E1"/>
    <w:rsid w:val="00DB2AFA"/>
    <w:rsid w:val="00DB2F27"/>
    <w:rsid w:val="00DB3366"/>
    <w:rsid w:val="00DB393C"/>
    <w:rsid w:val="00DB4154"/>
    <w:rsid w:val="00DB47E3"/>
    <w:rsid w:val="00DB67D9"/>
    <w:rsid w:val="00DB69B5"/>
    <w:rsid w:val="00DB7203"/>
    <w:rsid w:val="00DB7474"/>
    <w:rsid w:val="00DC1B8F"/>
    <w:rsid w:val="00DC21E8"/>
    <w:rsid w:val="00DC2AD1"/>
    <w:rsid w:val="00DC3013"/>
    <w:rsid w:val="00DC5162"/>
    <w:rsid w:val="00DC62F3"/>
    <w:rsid w:val="00DC7B5A"/>
    <w:rsid w:val="00DC7DD7"/>
    <w:rsid w:val="00DD1092"/>
    <w:rsid w:val="00DD23E8"/>
    <w:rsid w:val="00DD3C19"/>
    <w:rsid w:val="00DD42D4"/>
    <w:rsid w:val="00DD4763"/>
    <w:rsid w:val="00DD47F8"/>
    <w:rsid w:val="00DD629A"/>
    <w:rsid w:val="00DD7A0B"/>
    <w:rsid w:val="00DE0F2E"/>
    <w:rsid w:val="00DE15D7"/>
    <w:rsid w:val="00DE1E86"/>
    <w:rsid w:val="00DE242A"/>
    <w:rsid w:val="00DE2A77"/>
    <w:rsid w:val="00DE3155"/>
    <w:rsid w:val="00DE370C"/>
    <w:rsid w:val="00DE435E"/>
    <w:rsid w:val="00DE47CD"/>
    <w:rsid w:val="00DE5468"/>
    <w:rsid w:val="00DE660C"/>
    <w:rsid w:val="00DE6937"/>
    <w:rsid w:val="00DF0B39"/>
    <w:rsid w:val="00DF0ED8"/>
    <w:rsid w:val="00DF1029"/>
    <w:rsid w:val="00DF156B"/>
    <w:rsid w:val="00DF1624"/>
    <w:rsid w:val="00DF1B5D"/>
    <w:rsid w:val="00DF2699"/>
    <w:rsid w:val="00DF4A97"/>
    <w:rsid w:val="00DF5C12"/>
    <w:rsid w:val="00DF5F58"/>
    <w:rsid w:val="00DF64FD"/>
    <w:rsid w:val="00DF67FF"/>
    <w:rsid w:val="00E00AE8"/>
    <w:rsid w:val="00E00DD6"/>
    <w:rsid w:val="00E02C05"/>
    <w:rsid w:val="00E02DDF"/>
    <w:rsid w:val="00E034F3"/>
    <w:rsid w:val="00E03A04"/>
    <w:rsid w:val="00E0445F"/>
    <w:rsid w:val="00E055A6"/>
    <w:rsid w:val="00E062EC"/>
    <w:rsid w:val="00E07C4F"/>
    <w:rsid w:val="00E100B3"/>
    <w:rsid w:val="00E10D43"/>
    <w:rsid w:val="00E11789"/>
    <w:rsid w:val="00E12A9A"/>
    <w:rsid w:val="00E13E69"/>
    <w:rsid w:val="00E14F76"/>
    <w:rsid w:val="00E16EF4"/>
    <w:rsid w:val="00E16FBE"/>
    <w:rsid w:val="00E17FAC"/>
    <w:rsid w:val="00E20DFE"/>
    <w:rsid w:val="00E23A71"/>
    <w:rsid w:val="00E2438C"/>
    <w:rsid w:val="00E244F1"/>
    <w:rsid w:val="00E24E72"/>
    <w:rsid w:val="00E25CAC"/>
    <w:rsid w:val="00E262DD"/>
    <w:rsid w:val="00E26489"/>
    <w:rsid w:val="00E26CB3"/>
    <w:rsid w:val="00E30913"/>
    <w:rsid w:val="00E3135A"/>
    <w:rsid w:val="00E33663"/>
    <w:rsid w:val="00E356F7"/>
    <w:rsid w:val="00E35C44"/>
    <w:rsid w:val="00E35D79"/>
    <w:rsid w:val="00E37517"/>
    <w:rsid w:val="00E375EE"/>
    <w:rsid w:val="00E40388"/>
    <w:rsid w:val="00E4280D"/>
    <w:rsid w:val="00E42FDE"/>
    <w:rsid w:val="00E43A97"/>
    <w:rsid w:val="00E43F3F"/>
    <w:rsid w:val="00E43F75"/>
    <w:rsid w:val="00E4527A"/>
    <w:rsid w:val="00E46D09"/>
    <w:rsid w:val="00E47264"/>
    <w:rsid w:val="00E5130F"/>
    <w:rsid w:val="00E51D65"/>
    <w:rsid w:val="00E53A72"/>
    <w:rsid w:val="00E5510C"/>
    <w:rsid w:val="00E5522C"/>
    <w:rsid w:val="00E55503"/>
    <w:rsid w:val="00E55749"/>
    <w:rsid w:val="00E561BF"/>
    <w:rsid w:val="00E5703F"/>
    <w:rsid w:val="00E576BA"/>
    <w:rsid w:val="00E57B94"/>
    <w:rsid w:val="00E615E6"/>
    <w:rsid w:val="00E6246F"/>
    <w:rsid w:val="00E63DFB"/>
    <w:rsid w:val="00E63F9A"/>
    <w:rsid w:val="00E71B35"/>
    <w:rsid w:val="00E72EFB"/>
    <w:rsid w:val="00E75275"/>
    <w:rsid w:val="00E754D0"/>
    <w:rsid w:val="00E76605"/>
    <w:rsid w:val="00E774F4"/>
    <w:rsid w:val="00E777D2"/>
    <w:rsid w:val="00E81475"/>
    <w:rsid w:val="00E81F50"/>
    <w:rsid w:val="00E8423E"/>
    <w:rsid w:val="00E8486B"/>
    <w:rsid w:val="00E848FF"/>
    <w:rsid w:val="00E86AC8"/>
    <w:rsid w:val="00E8761F"/>
    <w:rsid w:val="00E87E83"/>
    <w:rsid w:val="00E9044B"/>
    <w:rsid w:val="00E90656"/>
    <w:rsid w:val="00E90D66"/>
    <w:rsid w:val="00E913C1"/>
    <w:rsid w:val="00E91B7E"/>
    <w:rsid w:val="00E95E42"/>
    <w:rsid w:val="00E96141"/>
    <w:rsid w:val="00E974DE"/>
    <w:rsid w:val="00EA0456"/>
    <w:rsid w:val="00EA05AA"/>
    <w:rsid w:val="00EA08FF"/>
    <w:rsid w:val="00EA0AA0"/>
    <w:rsid w:val="00EA3C43"/>
    <w:rsid w:val="00EA61CC"/>
    <w:rsid w:val="00EA6787"/>
    <w:rsid w:val="00EA680D"/>
    <w:rsid w:val="00EA7AE2"/>
    <w:rsid w:val="00EB0325"/>
    <w:rsid w:val="00EB1283"/>
    <w:rsid w:val="00EB1A8F"/>
    <w:rsid w:val="00EB36F1"/>
    <w:rsid w:val="00EB4174"/>
    <w:rsid w:val="00EB41EF"/>
    <w:rsid w:val="00EB4BC5"/>
    <w:rsid w:val="00EB67FA"/>
    <w:rsid w:val="00EB74C5"/>
    <w:rsid w:val="00EC0B3E"/>
    <w:rsid w:val="00EC3545"/>
    <w:rsid w:val="00EC38B1"/>
    <w:rsid w:val="00EC6736"/>
    <w:rsid w:val="00EC7811"/>
    <w:rsid w:val="00ED0ED6"/>
    <w:rsid w:val="00ED0FB6"/>
    <w:rsid w:val="00ED1CEC"/>
    <w:rsid w:val="00ED21E8"/>
    <w:rsid w:val="00ED4548"/>
    <w:rsid w:val="00ED55F5"/>
    <w:rsid w:val="00ED62F1"/>
    <w:rsid w:val="00ED6879"/>
    <w:rsid w:val="00ED6CA7"/>
    <w:rsid w:val="00ED6EE5"/>
    <w:rsid w:val="00ED7491"/>
    <w:rsid w:val="00EE2930"/>
    <w:rsid w:val="00EE3458"/>
    <w:rsid w:val="00EE3630"/>
    <w:rsid w:val="00EE3BA3"/>
    <w:rsid w:val="00EE3F9E"/>
    <w:rsid w:val="00EE45EF"/>
    <w:rsid w:val="00EE4D50"/>
    <w:rsid w:val="00EE53A3"/>
    <w:rsid w:val="00EE593F"/>
    <w:rsid w:val="00EE64E0"/>
    <w:rsid w:val="00EE69C0"/>
    <w:rsid w:val="00EF0122"/>
    <w:rsid w:val="00EF05B2"/>
    <w:rsid w:val="00EF06FE"/>
    <w:rsid w:val="00EF23C3"/>
    <w:rsid w:val="00EF242F"/>
    <w:rsid w:val="00EF2A9B"/>
    <w:rsid w:val="00EF31C0"/>
    <w:rsid w:val="00EF379C"/>
    <w:rsid w:val="00EF50C8"/>
    <w:rsid w:val="00EF7ED3"/>
    <w:rsid w:val="00F008DF"/>
    <w:rsid w:val="00F01DB5"/>
    <w:rsid w:val="00F01E88"/>
    <w:rsid w:val="00F02154"/>
    <w:rsid w:val="00F02502"/>
    <w:rsid w:val="00F0334C"/>
    <w:rsid w:val="00F04003"/>
    <w:rsid w:val="00F04418"/>
    <w:rsid w:val="00F05083"/>
    <w:rsid w:val="00F0579C"/>
    <w:rsid w:val="00F05888"/>
    <w:rsid w:val="00F05D98"/>
    <w:rsid w:val="00F06A33"/>
    <w:rsid w:val="00F11A41"/>
    <w:rsid w:val="00F11B69"/>
    <w:rsid w:val="00F11B7E"/>
    <w:rsid w:val="00F13D00"/>
    <w:rsid w:val="00F142F7"/>
    <w:rsid w:val="00F15BD8"/>
    <w:rsid w:val="00F16336"/>
    <w:rsid w:val="00F214D0"/>
    <w:rsid w:val="00F217D2"/>
    <w:rsid w:val="00F22D76"/>
    <w:rsid w:val="00F22DDB"/>
    <w:rsid w:val="00F25611"/>
    <w:rsid w:val="00F25620"/>
    <w:rsid w:val="00F268BE"/>
    <w:rsid w:val="00F26DEF"/>
    <w:rsid w:val="00F27075"/>
    <w:rsid w:val="00F27105"/>
    <w:rsid w:val="00F3002C"/>
    <w:rsid w:val="00F30148"/>
    <w:rsid w:val="00F3034B"/>
    <w:rsid w:val="00F33995"/>
    <w:rsid w:val="00F33A96"/>
    <w:rsid w:val="00F33E08"/>
    <w:rsid w:val="00F345D3"/>
    <w:rsid w:val="00F3565A"/>
    <w:rsid w:val="00F35EAA"/>
    <w:rsid w:val="00F35F6C"/>
    <w:rsid w:val="00F36273"/>
    <w:rsid w:val="00F3654C"/>
    <w:rsid w:val="00F365B1"/>
    <w:rsid w:val="00F36F55"/>
    <w:rsid w:val="00F406B2"/>
    <w:rsid w:val="00F407B7"/>
    <w:rsid w:val="00F40F02"/>
    <w:rsid w:val="00F422D3"/>
    <w:rsid w:val="00F4367E"/>
    <w:rsid w:val="00F44523"/>
    <w:rsid w:val="00F44CC5"/>
    <w:rsid w:val="00F456E6"/>
    <w:rsid w:val="00F45FB9"/>
    <w:rsid w:val="00F46E34"/>
    <w:rsid w:val="00F47309"/>
    <w:rsid w:val="00F50A0B"/>
    <w:rsid w:val="00F51B83"/>
    <w:rsid w:val="00F51E34"/>
    <w:rsid w:val="00F5271F"/>
    <w:rsid w:val="00F52D08"/>
    <w:rsid w:val="00F52DA6"/>
    <w:rsid w:val="00F5329F"/>
    <w:rsid w:val="00F534C3"/>
    <w:rsid w:val="00F53F0E"/>
    <w:rsid w:val="00F54978"/>
    <w:rsid w:val="00F551FC"/>
    <w:rsid w:val="00F55DE4"/>
    <w:rsid w:val="00F5678B"/>
    <w:rsid w:val="00F572C3"/>
    <w:rsid w:val="00F60E42"/>
    <w:rsid w:val="00F61365"/>
    <w:rsid w:val="00F61DAA"/>
    <w:rsid w:val="00F625B8"/>
    <w:rsid w:val="00F63210"/>
    <w:rsid w:val="00F655E5"/>
    <w:rsid w:val="00F669A8"/>
    <w:rsid w:val="00F66F83"/>
    <w:rsid w:val="00F67625"/>
    <w:rsid w:val="00F709B8"/>
    <w:rsid w:val="00F725D6"/>
    <w:rsid w:val="00F72FAC"/>
    <w:rsid w:val="00F731F5"/>
    <w:rsid w:val="00F73860"/>
    <w:rsid w:val="00F749BF"/>
    <w:rsid w:val="00F75A8A"/>
    <w:rsid w:val="00F7617B"/>
    <w:rsid w:val="00F76C9D"/>
    <w:rsid w:val="00F77DC5"/>
    <w:rsid w:val="00F8087D"/>
    <w:rsid w:val="00F838C9"/>
    <w:rsid w:val="00F84208"/>
    <w:rsid w:val="00F8494F"/>
    <w:rsid w:val="00F8697B"/>
    <w:rsid w:val="00F902CE"/>
    <w:rsid w:val="00F904DF"/>
    <w:rsid w:val="00F918CC"/>
    <w:rsid w:val="00F91912"/>
    <w:rsid w:val="00F93786"/>
    <w:rsid w:val="00F93D52"/>
    <w:rsid w:val="00F94035"/>
    <w:rsid w:val="00F944B9"/>
    <w:rsid w:val="00F946A8"/>
    <w:rsid w:val="00F95AAE"/>
    <w:rsid w:val="00F97A1B"/>
    <w:rsid w:val="00F97A43"/>
    <w:rsid w:val="00F97B6E"/>
    <w:rsid w:val="00FA0356"/>
    <w:rsid w:val="00FA05E7"/>
    <w:rsid w:val="00FA0690"/>
    <w:rsid w:val="00FA07BA"/>
    <w:rsid w:val="00FA189E"/>
    <w:rsid w:val="00FA23A7"/>
    <w:rsid w:val="00FA39B1"/>
    <w:rsid w:val="00FA457B"/>
    <w:rsid w:val="00FA46B1"/>
    <w:rsid w:val="00FA4C03"/>
    <w:rsid w:val="00FA50CC"/>
    <w:rsid w:val="00FA6006"/>
    <w:rsid w:val="00FA64A5"/>
    <w:rsid w:val="00FA7DE0"/>
    <w:rsid w:val="00FA7FD4"/>
    <w:rsid w:val="00FB2E49"/>
    <w:rsid w:val="00FB2F2C"/>
    <w:rsid w:val="00FB3DFC"/>
    <w:rsid w:val="00FB3FDC"/>
    <w:rsid w:val="00FB42A8"/>
    <w:rsid w:val="00FB43F9"/>
    <w:rsid w:val="00FB4CFF"/>
    <w:rsid w:val="00FB5982"/>
    <w:rsid w:val="00FB6130"/>
    <w:rsid w:val="00FB736B"/>
    <w:rsid w:val="00FC0C4F"/>
    <w:rsid w:val="00FC11F5"/>
    <w:rsid w:val="00FC16E5"/>
    <w:rsid w:val="00FC17BF"/>
    <w:rsid w:val="00FC1946"/>
    <w:rsid w:val="00FC24E3"/>
    <w:rsid w:val="00FC2C97"/>
    <w:rsid w:val="00FC3BAC"/>
    <w:rsid w:val="00FC4020"/>
    <w:rsid w:val="00FC4BC3"/>
    <w:rsid w:val="00FC5E27"/>
    <w:rsid w:val="00FC6973"/>
    <w:rsid w:val="00FC6D77"/>
    <w:rsid w:val="00FD0D96"/>
    <w:rsid w:val="00FD23D1"/>
    <w:rsid w:val="00FD2586"/>
    <w:rsid w:val="00FD27B4"/>
    <w:rsid w:val="00FD399E"/>
    <w:rsid w:val="00FD4197"/>
    <w:rsid w:val="00FD544C"/>
    <w:rsid w:val="00FD558B"/>
    <w:rsid w:val="00FD58DA"/>
    <w:rsid w:val="00FD5902"/>
    <w:rsid w:val="00FD604C"/>
    <w:rsid w:val="00FD6FA9"/>
    <w:rsid w:val="00FD7394"/>
    <w:rsid w:val="00FE303B"/>
    <w:rsid w:val="00FE394E"/>
    <w:rsid w:val="00FE4976"/>
    <w:rsid w:val="00FE577B"/>
    <w:rsid w:val="00FE5B0E"/>
    <w:rsid w:val="00FE5C4B"/>
    <w:rsid w:val="00FE5DD3"/>
    <w:rsid w:val="00FE62B1"/>
    <w:rsid w:val="00FF058A"/>
    <w:rsid w:val="00FF23A0"/>
    <w:rsid w:val="00FF31F5"/>
    <w:rsid w:val="00FF3C58"/>
    <w:rsid w:val="00FF412A"/>
    <w:rsid w:val="00FF55C1"/>
    <w:rsid w:val="00FF5AAA"/>
    <w:rsid w:val="00FF5B94"/>
    <w:rsid w:val="00FF66D4"/>
    <w:rsid w:val="00FF6C6A"/>
    <w:rsid w:val="00FF7233"/>
    <w:rsid w:val="00FF7687"/>
    <w:rsid w:val="00FF7BA3"/>
    <w:rsid w:val="05B904E6"/>
    <w:rsid w:val="0DC3C6B2"/>
    <w:rsid w:val="11C4A362"/>
    <w:rsid w:val="15049C12"/>
    <w:rsid w:val="218C818F"/>
    <w:rsid w:val="3C3B26A3"/>
    <w:rsid w:val="5CD3D6B8"/>
    <w:rsid w:val="60458147"/>
    <w:rsid w:val="69370DF8"/>
    <w:rsid w:val="6AB274F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a7248"/>
    </o:shapedefaults>
    <o:shapelayout v:ext="edit">
      <o:idmap v:ext="edit" data="2"/>
    </o:shapelayout>
  </w:shapeDefaults>
  <w:decimalSymbol w:val="."/>
  <w:listSeparator w:val=","/>
  <w14:docId w14:val="72A77633"/>
  <w15:docId w15:val="{F27AA148-BE93-40CD-BBC3-24322771A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302"/>
    <w:pPr>
      <w:widowControl w:val="0"/>
    </w:pPr>
    <w:rPr>
      <w:rFonts w:ascii="Arial" w:eastAsia="Arial" w:hAnsi="Arial" w:cs="Arial"/>
      <w:lang w:val="es-ES_tradnl"/>
    </w:rPr>
  </w:style>
  <w:style w:type="paragraph" w:styleId="Heading1">
    <w:name w:val="heading 1"/>
    <w:basedOn w:val="Heading3"/>
    <w:link w:val="Heading1Char"/>
    <w:uiPriority w:val="9"/>
    <w:qFormat/>
    <w:rsid w:val="00891D37"/>
    <w:pPr>
      <w:numPr>
        <w:numId w:val="7"/>
      </w:numPr>
      <w:outlineLvl w:val="0"/>
    </w:pPr>
  </w:style>
  <w:style w:type="paragraph" w:styleId="Heading2">
    <w:name w:val="heading 2"/>
    <w:basedOn w:val="Normal"/>
    <w:link w:val="Heading2Char"/>
    <w:uiPriority w:val="9"/>
    <w:unhideWhenUsed/>
    <w:qFormat/>
    <w:pPr>
      <w:spacing w:before="114" w:line="2017" w:lineRule="exact"/>
      <w:ind w:right="612"/>
      <w:jc w:val="right"/>
      <w:outlineLvl w:val="1"/>
    </w:pPr>
    <w:rPr>
      <w:sz w:val="181"/>
      <w:szCs w:val="181"/>
    </w:rPr>
  </w:style>
  <w:style w:type="paragraph" w:styleId="Heading3">
    <w:name w:val="heading 3"/>
    <w:basedOn w:val="Normal"/>
    <w:link w:val="Heading3Char"/>
    <w:uiPriority w:val="9"/>
    <w:unhideWhenUsed/>
    <w:qFormat/>
    <w:rsid w:val="00B97A0F"/>
    <w:pPr>
      <w:tabs>
        <w:tab w:val="left" w:pos="10226"/>
      </w:tabs>
      <w:spacing w:before="78" w:line="336" w:lineRule="auto"/>
      <w:ind w:left="876"/>
      <w:jc w:val="center"/>
      <w:outlineLvl w:val="2"/>
    </w:pPr>
    <w:rPr>
      <w:rFonts w:eastAsia="Calibri"/>
      <w:b/>
      <w:color w:val="9A7248"/>
      <w:spacing w:val="-1"/>
      <w:w w:val="101"/>
      <w:sz w:val="64"/>
      <w:szCs w:val="64"/>
      <w:u w:val="single" w:color="9A7248"/>
    </w:rPr>
  </w:style>
  <w:style w:type="paragraph" w:styleId="Heading4">
    <w:name w:val="heading 4"/>
    <w:basedOn w:val="Normal"/>
    <w:link w:val="Heading4Char"/>
    <w:uiPriority w:val="9"/>
    <w:unhideWhenUsed/>
    <w:qFormat/>
    <w:rsid w:val="00216CFC"/>
    <w:pPr>
      <w:keepNext/>
      <w:ind w:left="2415" w:hanging="873"/>
      <w:outlineLvl w:val="3"/>
    </w:pPr>
    <w:rPr>
      <w:b/>
      <w:bCs/>
      <w:sz w:val="32"/>
      <w:szCs w:val="32"/>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ind w:left="474"/>
      <w:outlineLvl w:val="5"/>
    </w:pPr>
    <w:rPr>
      <w:b/>
      <w:bCs/>
    </w:rPr>
  </w:style>
  <w:style w:type="paragraph" w:styleId="Heading7">
    <w:name w:val="heading 7"/>
    <w:basedOn w:val="Normal"/>
    <w:uiPriority w:val="1"/>
    <w:qFormat/>
    <w:pPr>
      <w:ind w:right="3181"/>
      <w:jc w:val="cente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92150F"/>
    <w:rPr>
      <w:rFonts w:ascii="Arial" w:eastAsia="Arial" w:hAnsi="Arial" w:cs="Arial"/>
      <w:sz w:val="21"/>
      <w:szCs w:val="21"/>
      <w:lang w:val="es-ES"/>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1"/>
      <w:szCs w:val="21"/>
    </w:rPr>
  </w:style>
  <w:style w:type="paragraph" w:styleId="List">
    <w:name w:val="List"/>
    <w:basedOn w:val="BodyText"/>
    <w:rPr>
      <w:rFonts w:cs="Lohit Devanagari"/>
    </w:rPr>
  </w:style>
  <w:style w:type="paragraph" w:styleId="Caption">
    <w:name w:val="caption"/>
    <w:basedOn w:val="Normal"/>
    <w:next w:val="Normal"/>
    <w:uiPriority w:val="35"/>
    <w:unhideWhenUsed/>
    <w:qFormat/>
    <w:rsid w:val="00B14AA0"/>
    <w:pPr>
      <w:spacing w:after="200"/>
    </w:pPr>
    <w:rPr>
      <w:i/>
      <w:iCs/>
      <w:color w:val="1F497D" w:themeColor="text2"/>
      <w:sz w:val="18"/>
      <w:szCs w:val="18"/>
    </w:rPr>
  </w:style>
  <w:style w:type="paragraph" w:customStyle="1" w:styleId="ndice">
    <w:name w:val="Índice"/>
    <w:basedOn w:val="Normal"/>
    <w:qFormat/>
    <w:pPr>
      <w:suppressLineNumbers/>
    </w:pPr>
    <w:rPr>
      <w:rFonts w:cs="Lohit Devanagari"/>
    </w:rPr>
  </w:style>
  <w:style w:type="paragraph" w:styleId="TOC1">
    <w:name w:val="toc 1"/>
    <w:basedOn w:val="Normal"/>
    <w:uiPriority w:val="39"/>
    <w:qFormat/>
    <w:pPr>
      <w:spacing w:before="337"/>
      <w:ind w:left="532"/>
    </w:pPr>
    <w:rPr>
      <w:b/>
      <w:bCs/>
    </w:rPr>
  </w:style>
  <w:style w:type="paragraph" w:styleId="TOC2">
    <w:name w:val="toc 2"/>
    <w:basedOn w:val="Normal"/>
    <w:uiPriority w:val="39"/>
    <w:qFormat/>
    <w:pPr>
      <w:spacing w:before="215"/>
      <w:ind w:left="992" w:hanging="300"/>
    </w:pPr>
    <w:rPr>
      <w:b/>
      <w:bCs/>
      <w:sz w:val="21"/>
      <w:szCs w:val="21"/>
    </w:rPr>
  </w:style>
  <w:style w:type="paragraph" w:styleId="TOC3">
    <w:name w:val="toc 3"/>
    <w:basedOn w:val="Normal"/>
    <w:uiPriority w:val="39"/>
    <w:qFormat/>
    <w:pPr>
      <w:spacing w:before="199"/>
      <w:ind w:left="693"/>
    </w:pPr>
    <w:rPr>
      <w:b/>
      <w:bCs/>
      <w:i/>
      <w:iCs/>
    </w:rPr>
  </w:style>
  <w:style w:type="paragraph" w:styleId="TOC4">
    <w:name w:val="toc 4"/>
    <w:basedOn w:val="Normal"/>
    <w:uiPriority w:val="39"/>
    <w:qFormat/>
    <w:pPr>
      <w:spacing w:before="140"/>
      <w:ind w:left="1313" w:hanging="459"/>
    </w:pPr>
    <w:rPr>
      <w:sz w:val="21"/>
      <w:szCs w:val="21"/>
    </w:rPr>
  </w:style>
  <w:style w:type="paragraph" w:styleId="TOC5">
    <w:name w:val="toc 5"/>
    <w:basedOn w:val="Normal"/>
    <w:uiPriority w:val="39"/>
    <w:qFormat/>
    <w:pPr>
      <w:spacing w:before="81"/>
      <w:ind w:left="1654" w:hanging="639"/>
    </w:pPr>
    <w:rPr>
      <w:sz w:val="21"/>
      <w:szCs w:val="21"/>
    </w:rPr>
  </w:style>
  <w:style w:type="paragraph" w:styleId="TOC6">
    <w:name w:val="toc 6"/>
    <w:basedOn w:val="Normal"/>
    <w:uiPriority w:val="39"/>
    <w:qFormat/>
    <w:pPr>
      <w:spacing w:before="215"/>
      <w:ind w:left="2063" w:hanging="299"/>
    </w:pPr>
    <w:rPr>
      <w:b/>
      <w:bCs/>
      <w:sz w:val="21"/>
      <w:szCs w:val="21"/>
    </w:rPr>
  </w:style>
  <w:style w:type="paragraph" w:styleId="TOC7">
    <w:name w:val="toc 7"/>
    <w:basedOn w:val="Normal"/>
    <w:uiPriority w:val="1"/>
    <w:qFormat/>
    <w:pPr>
      <w:spacing w:before="140"/>
      <w:ind w:left="1926" w:hanging="459"/>
    </w:pPr>
    <w:rPr>
      <w:sz w:val="21"/>
      <w:szCs w:val="21"/>
    </w:rPr>
  </w:style>
  <w:style w:type="paragraph" w:styleId="TOC8">
    <w:name w:val="toc 8"/>
    <w:basedOn w:val="Normal"/>
    <w:uiPriority w:val="1"/>
    <w:qFormat/>
    <w:pPr>
      <w:spacing w:before="140"/>
      <w:ind w:left="2725" w:hanging="639"/>
    </w:pPr>
    <w:rPr>
      <w:sz w:val="21"/>
      <w:szCs w:val="21"/>
    </w:rPr>
  </w:style>
  <w:style w:type="paragraph" w:styleId="ListParagraph">
    <w:name w:val="List Paragraph"/>
    <w:basedOn w:val="Normal"/>
    <w:uiPriority w:val="34"/>
    <w:qFormat/>
    <w:pPr>
      <w:spacing w:before="140"/>
      <w:ind w:left="1313" w:hanging="459"/>
    </w:pPr>
  </w:style>
  <w:style w:type="paragraph" w:customStyle="1" w:styleId="TableParagraph">
    <w:name w:val="Table Paragraph"/>
    <w:basedOn w:val="Normal"/>
    <w:uiPriority w:val="1"/>
    <w:qFormat/>
  </w:style>
  <w:style w:type="paragraph" w:customStyle="1" w:styleId="Cabeceraypie">
    <w:name w:val="Cabecera y pie"/>
    <w:basedOn w:val="Normal"/>
    <w:qFormat/>
  </w:style>
  <w:style w:type="paragraph" w:styleId="Header">
    <w:name w:val="header"/>
    <w:basedOn w:val="Normal"/>
    <w:link w:val="HeaderChar"/>
    <w:uiPriority w:val="99"/>
    <w:unhideWhenUsed/>
    <w:rsid w:val="00FA79B2"/>
    <w:pPr>
      <w:tabs>
        <w:tab w:val="center" w:pos="4252"/>
        <w:tab w:val="right" w:pos="8504"/>
      </w:tabs>
    </w:pPr>
  </w:style>
  <w:style w:type="paragraph" w:styleId="Footer">
    <w:name w:val="footer"/>
    <w:basedOn w:val="Normal"/>
    <w:link w:val="FooterChar"/>
    <w:uiPriority w:val="99"/>
    <w:unhideWhenUsed/>
    <w:rsid w:val="00FA79B2"/>
    <w:pPr>
      <w:tabs>
        <w:tab w:val="center" w:pos="4252"/>
        <w:tab w:val="right" w:pos="8504"/>
      </w:tabs>
    </w:pPr>
  </w:style>
  <w:style w:type="paragraph" w:customStyle="1" w:styleId="Estilo1">
    <w:name w:val="Estilo1"/>
    <w:basedOn w:val="Normal"/>
    <w:link w:val="Estilo1Car"/>
    <w:qFormat/>
    <w:rsid w:val="00C74D9B"/>
    <w:pPr>
      <w:spacing w:line="300" w:lineRule="auto"/>
      <w:ind w:left="4806" w:right="3873"/>
      <w:jc w:val="center"/>
    </w:pPr>
    <w:rPr>
      <w:rFonts w:ascii="Book Antiqua" w:hAnsi="Book Antiqua"/>
      <w:b/>
      <w:sz w:val="24"/>
    </w:rPr>
  </w:style>
  <w:style w:type="paragraph" w:styleId="TOCHeading">
    <w:name w:val="TOC Heading"/>
    <w:basedOn w:val="Heading1"/>
    <w:next w:val="Normal"/>
    <w:uiPriority w:val="39"/>
    <w:unhideWhenUsed/>
    <w:qFormat/>
    <w:rsid w:val="007034FE"/>
    <w:pPr>
      <w:keepNext/>
      <w:keepLines/>
      <w:widowControl/>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style>
  <w:style w:type="paragraph" w:styleId="NormalWeb">
    <w:name w:val="Normal (Web)"/>
    <w:basedOn w:val="Normal"/>
    <w:uiPriority w:val="99"/>
    <w:unhideWhenUsed/>
    <w:qFormat/>
    <w:rsid w:val="00ED7EAE"/>
    <w:pPr>
      <w:widowControl/>
      <w:spacing w:beforeAutospacing="1" w:afterAutospacing="1"/>
    </w:pPr>
    <w:rPr>
      <w:rFonts w:ascii="Times New Roman" w:eastAsia="Times New Roman" w:hAnsi="Times New Roman" w:cs="Times New Roman"/>
      <w:sz w:val="24"/>
      <w:szCs w:val="24"/>
      <w:lang w:eastAsia="es-ES"/>
    </w:rPr>
  </w:style>
  <w:style w:type="paragraph" w:styleId="CommentText">
    <w:name w:val="annotation text"/>
    <w:basedOn w:val="Normal"/>
    <w:link w:val="CommentTextChar"/>
    <w:uiPriority w:val="99"/>
    <w:semiHidden/>
    <w:unhideWhenUsed/>
    <w:qFormat/>
    <w:rsid w:val="00C80EC9"/>
    <w:rPr>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style>
  <w:style w:type="paragraph" w:styleId="FootnoteText">
    <w:name w:val="footnote text"/>
    <w:basedOn w:val="Normal"/>
    <w:link w:val="FootnoteTextChar"/>
    <w:uiPriority w:val="99"/>
    <w:unhideWhenUsed/>
    <w:rsid w:val="0048677E"/>
    <w:rPr>
      <w:sz w:val="18"/>
      <w:szCs w:val="20"/>
    </w:rPr>
  </w:style>
  <w:style w:type="paragraph" w:customStyle="1" w:styleId="Cabeceraizquierda">
    <w:name w:val="Cabecera izquierda"/>
    <w:basedOn w:val="Header"/>
    <w:qFormat/>
  </w:style>
  <w:style w:type="paragraph" w:customStyle="1" w:styleId="Contenidodelmarco">
    <w:name w:val="Contenido del marco"/>
    <w:basedOn w:val="Normal"/>
    <w:qFormat/>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6B78"/>
    <w:rPr>
      <w:color w:val="0000FF" w:themeColor="hyperlink"/>
      <w:u w:val="single"/>
    </w:rPr>
  </w:style>
  <w:style w:type="character" w:customStyle="1" w:styleId="Heading4Char">
    <w:name w:val="Heading 4 Char"/>
    <w:basedOn w:val="DefaultParagraphFont"/>
    <w:link w:val="Heading4"/>
    <w:uiPriority w:val="9"/>
    <w:rsid w:val="002F3FA0"/>
    <w:rPr>
      <w:rFonts w:ascii="Arial" w:eastAsia="Arial" w:hAnsi="Arial" w:cs="Arial"/>
      <w:b/>
      <w:bCs/>
      <w:sz w:val="32"/>
      <w:szCs w:val="32"/>
      <w:lang w:val="es-ES"/>
    </w:rPr>
  </w:style>
  <w:style w:type="table" w:customStyle="1" w:styleId="TableNormal1">
    <w:name w:val="Table Normal1"/>
    <w:uiPriority w:val="2"/>
    <w:semiHidden/>
    <w:unhideWhenUsed/>
    <w:qFormat/>
    <w:rsid w:val="006F615A"/>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D653D"/>
    <w:rPr>
      <w:color w:val="800080" w:themeColor="followedHyperlink"/>
      <w:u w:val="single"/>
    </w:rPr>
  </w:style>
  <w:style w:type="character" w:customStyle="1" w:styleId="ui-provider">
    <w:name w:val="ui-provider"/>
    <w:basedOn w:val="DefaultParagraphFont"/>
    <w:rsid w:val="00903D27"/>
  </w:style>
  <w:style w:type="paragraph" w:styleId="HTMLPreformatted">
    <w:name w:val="HTML Preformatted"/>
    <w:basedOn w:val="Normal"/>
    <w:link w:val="HTMLPreformattedChar"/>
    <w:uiPriority w:val="99"/>
    <w:unhideWhenUsed/>
    <w:rsid w:val="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794144"/>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235">
      <w:bodyDiv w:val="1"/>
      <w:marLeft w:val="0"/>
      <w:marRight w:val="0"/>
      <w:marTop w:val="0"/>
      <w:marBottom w:val="0"/>
      <w:divBdr>
        <w:top w:val="none" w:sz="0" w:space="0" w:color="auto"/>
        <w:left w:val="none" w:sz="0" w:space="0" w:color="auto"/>
        <w:bottom w:val="none" w:sz="0" w:space="0" w:color="auto"/>
        <w:right w:val="none" w:sz="0" w:space="0" w:color="auto"/>
      </w:divBdr>
      <w:divsChild>
        <w:div w:id="675495597">
          <w:marLeft w:val="0"/>
          <w:marRight w:val="0"/>
          <w:marTop w:val="0"/>
          <w:marBottom w:val="0"/>
          <w:divBdr>
            <w:top w:val="none" w:sz="0" w:space="0" w:color="auto"/>
            <w:left w:val="none" w:sz="0" w:space="0" w:color="auto"/>
            <w:bottom w:val="none" w:sz="0" w:space="0" w:color="auto"/>
            <w:right w:val="none" w:sz="0" w:space="0" w:color="auto"/>
          </w:divBdr>
          <w:divsChild>
            <w:div w:id="238249855">
              <w:marLeft w:val="0"/>
              <w:marRight w:val="0"/>
              <w:marTop w:val="0"/>
              <w:marBottom w:val="0"/>
              <w:divBdr>
                <w:top w:val="none" w:sz="0" w:space="0" w:color="auto"/>
                <w:left w:val="none" w:sz="0" w:space="0" w:color="auto"/>
                <w:bottom w:val="none" w:sz="0" w:space="0" w:color="auto"/>
                <w:right w:val="none" w:sz="0" w:space="0" w:color="auto"/>
              </w:divBdr>
            </w:div>
            <w:div w:id="417753724">
              <w:marLeft w:val="0"/>
              <w:marRight w:val="0"/>
              <w:marTop w:val="0"/>
              <w:marBottom w:val="0"/>
              <w:divBdr>
                <w:top w:val="none" w:sz="0" w:space="0" w:color="auto"/>
                <w:left w:val="none" w:sz="0" w:space="0" w:color="auto"/>
                <w:bottom w:val="none" w:sz="0" w:space="0" w:color="auto"/>
                <w:right w:val="none" w:sz="0" w:space="0" w:color="auto"/>
              </w:divBdr>
            </w:div>
            <w:div w:id="453259118">
              <w:marLeft w:val="0"/>
              <w:marRight w:val="0"/>
              <w:marTop w:val="0"/>
              <w:marBottom w:val="0"/>
              <w:divBdr>
                <w:top w:val="none" w:sz="0" w:space="0" w:color="auto"/>
                <w:left w:val="none" w:sz="0" w:space="0" w:color="auto"/>
                <w:bottom w:val="none" w:sz="0" w:space="0" w:color="auto"/>
                <w:right w:val="none" w:sz="0" w:space="0" w:color="auto"/>
              </w:divBdr>
            </w:div>
            <w:div w:id="785078793">
              <w:marLeft w:val="0"/>
              <w:marRight w:val="0"/>
              <w:marTop w:val="0"/>
              <w:marBottom w:val="0"/>
              <w:divBdr>
                <w:top w:val="none" w:sz="0" w:space="0" w:color="auto"/>
                <w:left w:val="none" w:sz="0" w:space="0" w:color="auto"/>
                <w:bottom w:val="none" w:sz="0" w:space="0" w:color="auto"/>
                <w:right w:val="none" w:sz="0" w:space="0" w:color="auto"/>
              </w:divBdr>
            </w:div>
            <w:div w:id="922451541">
              <w:marLeft w:val="0"/>
              <w:marRight w:val="0"/>
              <w:marTop w:val="0"/>
              <w:marBottom w:val="0"/>
              <w:divBdr>
                <w:top w:val="none" w:sz="0" w:space="0" w:color="auto"/>
                <w:left w:val="none" w:sz="0" w:space="0" w:color="auto"/>
                <w:bottom w:val="none" w:sz="0" w:space="0" w:color="auto"/>
                <w:right w:val="none" w:sz="0" w:space="0" w:color="auto"/>
              </w:divBdr>
            </w:div>
            <w:div w:id="9255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545">
      <w:bodyDiv w:val="1"/>
      <w:marLeft w:val="0"/>
      <w:marRight w:val="0"/>
      <w:marTop w:val="0"/>
      <w:marBottom w:val="0"/>
      <w:divBdr>
        <w:top w:val="none" w:sz="0" w:space="0" w:color="auto"/>
        <w:left w:val="none" w:sz="0" w:space="0" w:color="auto"/>
        <w:bottom w:val="none" w:sz="0" w:space="0" w:color="auto"/>
        <w:right w:val="none" w:sz="0" w:space="0" w:color="auto"/>
      </w:divBdr>
    </w:div>
    <w:div w:id="105348647">
      <w:bodyDiv w:val="1"/>
      <w:marLeft w:val="0"/>
      <w:marRight w:val="0"/>
      <w:marTop w:val="0"/>
      <w:marBottom w:val="0"/>
      <w:divBdr>
        <w:top w:val="none" w:sz="0" w:space="0" w:color="auto"/>
        <w:left w:val="none" w:sz="0" w:space="0" w:color="auto"/>
        <w:bottom w:val="none" w:sz="0" w:space="0" w:color="auto"/>
        <w:right w:val="none" w:sz="0" w:space="0" w:color="auto"/>
      </w:divBdr>
      <w:divsChild>
        <w:div w:id="33383574">
          <w:marLeft w:val="0"/>
          <w:marRight w:val="0"/>
          <w:marTop w:val="0"/>
          <w:marBottom w:val="0"/>
          <w:divBdr>
            <w:top w:val="none" w:sz="0" w:space="0" w:color="auto"/>
            <w:left w:val="none" w:sz="0" w:space="0" w:color="auto"/>
            <w:bottom w:val="none" w:sz="0" w:space="0" w:color="auto"/>
            <w:right w:val="none" w:sz="0" w:space="0" w:color="auto"/>
          </w:divBdr>
          <w:divsChild>
            <w:div w:id="230966977">
              <w:marLeft w:val="0"/>
              <w:marRight w:val="0"/>
              <w:marTop w:val="0"/>
              <w:marBottom w:val="0"/>
              <w:divBdr>
                <w:top w:val="none" w:sz="0" w:space="0" w:color="auto"/>
                <w:left w:val="none" w:sz="0" w:space="0" w:color="auto"/>
                <w:bottom w:val="none" w:sz="0" w:space="0" w:color="auto"/>
                <w:right w:val="none" w:sz="0" w:space="0" w:color="auto"/>
              </w:divBdr>
            </w:div>
            <w:div w:id="1630210102">
              <w:marLeft w:val="0"/>
              <w:marRight w:val="0"/>
              <w:marTop w:val="0"/>
              <w:marBottom w:val="0"/>
              <w:divBdr>
                <w:top w:val="none" w:sz="0" w:space="0" w:color="auto"/>
                <w:left w:val="none" w:sz="0" w:space="0" w:color="auto"/>
                <w:bottom w:val="none" w:sz="0" w:space="0" w:color="auto"/>
                <w:right w:val="none" w:sz="0" w:space="0" w:color="auto"/>
              </w:divBdr>
            </w:div>
            <w:div w:id="1851791942">
              <w:marLeft w:val="0"/>
              <w:marRight w:val="0"/>
              <w:marTop w:val="0"/>
              <w:marBottom w:val="0"/>
              <w:divBdr>
                <w:top w:val="none" w:sz="0" w:space="0" w:color="auto"/>
                <w:left w:val="none" w:sz="0" w:space="0" w:color="auto"/>
                <w:bottom w:val="none" w:sz="0" w:space="0" w:color="auto"/>
                <w:right w:val="none" w:sz="0" w:space="0" w:color="auto"/>
              </w:divBdr>
            </w:div>
            <w:div w:id="1984265879">
              <w:marLeft w:val="0"/>
              <w:marRight w:val="0"/>
              <w:marTop w:val="0"/>
              <w:marBottom w:val="0"/>
              <w:divBdr>
                <w:top w:val="none" w:sz="0" w:space="0" w:color="auto"/>
                <w:left w:val="none" w:sz="0" w:space="0" w:color="auto"/>
                <w:bottom w:val="none" w:sz="0" w:space="0" w:color="auto"/>
                <w:right w:val="none" w:sz="0" w:space="0" w:color="auto"/>
              </w:divBdr>
            </w:div>
            <w:div w:id="20288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6269">
      <w:bodyDiv w:val="1"/>
      <w:marLeft w:val="0"/>
      <w:marRight w:val="0"/>
      <w:marTop w:val="0"/>
      <w:marBottom w:val="0"/>
      <w:divBdr>
        <w:top w:val="none" w:sz="0" w:space="0" w:color="auto"/>
        <w:left w:val="none" w:sz="0" w:space="0" w:color="auto"/>
        <w:bottom w:val="none" w:sz="0" w:space="0" w:color="auto"/>
        <w:right w:val="none" w:sz="0" w:space="0" w:color="auto"/>
      </w:divBdr>
      <w:divsChild>
        <w:div w:id="34239621">
          <w:marLeft w:val="640"/>
          <w:marRight w:val="0"/>
          <w:marTop w:val="0"/>
          <w:marBottom w:val="0"/>
          <w:divBdr>
            <w:top w:val="none" w:sz="0" w:space="0" w:color="auto"/>
            <w:left w:val="none" w:sz="0" w:space="0" w:color="auto"/>
            <w:bottom w:val="none" w:sz="0" w:space="0" w:color="auto"/>
            <w:right w:val="none" w:sz="0" w:space="0" w:color="auto"/>
          </w:divBdr>
        </w:div>
        <w:div w:id="35354473">
          <w:marLeft w:val="640"/>
          <w:marRight w:val="0"/>
          <w:marTop w:val="0"/>
          <w:marBottom w:val="0"/>
          <w:divBdr>
            <w:top w:val="none" w:sz="0" w:space="0" w:color="auto"/>
            <w:left w:val="none" w:sz="0" w:space="0" w:color="auto"/>
            <w:bottom w:val="none" w:sz="0" w:space="0" w:color="auto"/>
            <w:right w:val="none" w:sz="0" w:space="0" w:color="auto"/>
          </w:divBdr>
        </w:div>
        <w:div w:id="363603016">
          <w:marLeft w:val="640"/>
          <w:marRight w:val="0"/>
          <w:marTop w:val="0"/>
          <w:marBottom w:val="0"/>
          <w:divBdr>
            <w:top w:val="none" w:sz="0" w:space="0" w:color="auto"/>
            <w:left w:val="none" w:sz="0" w:space="0" w:color="auto"/>
            <w:bottom w:val="none" w:sz="0" w:space="0" w:color="auto"/>
            <w:right w:val="none" w:sz="0" w:space="0" w:color="auto"/>
          </w:divBdr>
        </w:div>
        <w:div w:id="428350133">
          <w:marLeft w:val="640"/>
          <w:marRight w:val="0"/>
          <w:marTop w:val="0"/>
          <w:marBottom w:val="0"/>
          <w:divBdr>
            <w:top w:val="none" w:sz="0" w:space="0" w:color="auto"/>
            <w:left w:val="none" w:sz="0" w:space="0" w:color="auto"/>
            <w:bottom w:val="none" w:sz="0" w:space="0" w:color="auto"/>
            <w:right w:val="none" w:sz="0" w:space="0" w:color="auto"/>
          </w:divBdr>
        </w:div>
        <w:div w:id="757482550">
          <w:marLeft w:val="640"/>
          <w:marRight w:val="0"/>
          <w:marTop w:val="0"/>
          <w:marBottom w:val="0"/>
          <w:divBdr>
            <w:top w:val="none" w:sz="0" w:space="0" w:color="auto"/>
            <w:left w:val="none" w:sz="0" w:space="0" w:color="auto"/>
            <w:bottom w:val="none" w:sz="0" w:space="0" w:color="auto"/>
            <w:right w:val="none" w:sz="0" w:space="0" w:color="auto"/>
          </w:divBdr>
        </w:div>
        <w:div w:id="820149161">
          <w:marLeft w:val="640"/>
          <w:marRight w:val="0"/>
          <w:marTop w:val="0"/>
          <w:marBottom w:val="0"/>
          <w:divBdr>
            <w:top w:val="none" w:sz="0" w:space="0" w:color="auto"/>
            <w:left w:val="none" w:sz="0" w:space="0" w:color="auto"/>
            <w:bottom w:val="none" w:sz="0" w:space="0" w:color="auto"/>
            <w:right w:val="none" w:sz="0" w:space="0" w:color="auto"/>
          </w:divBdr>
        </w:div>
        <w:div w:id="1089544541">
          <w:marLeft w:val="640"/>
          <w:marRight w:val="0"/>
          <w:marTop w:val="0"/>
          <w:marBottom w:val="0"/>
          <w:divBdr>
            <w:top w:val="none" w:sz="0" w:space="0" w:color="auto"/>
            <w:left w:val="none" w:sz="0" w:space="0" w:color="auto"/>
            <w:bottom w:val="none" w:sz="0" w:space="0" w:color="auto"/>
            <w:right w:val="none" w:sz="0" w:space="0" w:color="auto"/>
          </w:divBdr>
        </w:div>
        <w:div w:id="1539271324">
          <w:marLeft w:val="640"/>
          <w:marRight w:val="0"/>
          <w:marTop w:val="0"/>
          <w:marBottom w:val="0"/>
          <w:divBdr>
            <w:top w:val="none" w:sz="0" w:space="0" w:color="auto"/>
            <w:left w:val="none" w:sz="0" w:space="0" w:color="auto"/>
            <w:bottom w:val="none" w:sz="0" w:space="0" w:color="auto"/>
            <w:right w:val="none" w:sz="0" w:space="0" w:color="auto"/>
          </w:divBdr>
        </w:div>
        <w:div w:id="1853372527">
          <w:marLeft w:val="640"/>
          <w:marRight w:val="0"/>
          <w:marTop w:val="0"/>
          <w:marBottom w:val="0"/>
          <w:divBdr>
            <w:top w:val="none" w:sz="0" w:space="0" w:color="auto"/>
            <w:left w:val="none" w:sz="0" w:space="0" w:color="auto"/>
            <w:bottom w:val="none" w:sz="0" w:space="0" w:color="auto"/>
            <w:right w:val="none" w:sz="0" w:space="0" w:color="auto"/>
          </w:divBdr>
        </w:div>
        <w:div w:id="2045709493">
          <w:marLeft w:val="640"/>
          <w:marRight w:val="0"/>
          <w:marTop w:val="0"/>
          <w:marBottom w:val="0"/>
          <w:divBdr>
            <w:top w:val="none" w:sz="0" w:space="0" w:color="auto"/>
            <w:left w:val="none" w:sz="0" w:space="0" w:color="auto"/>
            <w:bottom w:val="none" w:sz="0" w:space="0" w:color="auto"/>
            <w:right w:val="none" w:sz="0" w:space="0" w:color="auto"/>
          </w:divBdr>
        </w:div>
        <w:div w:id="2146580791">
          <w:marLeft w:val="640"/>
          <w:marRight w:val="0"/>
          <w:marTop w:val="0"/>
          <w:marBottom w:val="0"/>
          <w:divBdr>
            <w:top w:val="none" w:sz="0" w:space="0" w:color="auto"/>
            <w:left w:val="none" w:sz="0" w:space="0" w:color="auto"/>
            <w:bottom w:val="none" w:sz="0" w:space="0" w:color="auto"/>
            <w:right w:val="none" w:sz="0" w:space="0" w:color="auto"/>
          </w:divBdr>
        </w:div>
      </w:divsChild>
    </w:div>
    <w:div w:id="121658456">
      <w:bodyDiv w:val="1"/>
      <w:marLeft w:val="0"/>
      <w:marRight w:val="0"/>
      <w:marTop w:val="0"/>
      <w:marBottom w:val="0"/>
      <w:divBdr>
        <w:top w:val="none" w:sz="0" w:space="0" w:color="auto"/>
        <w:left w:val="none" w:sz="0" w:space="0" w:color="auto"/>
        <w:bottom w:val="none" w:sz="0" w:space="0" w:color="auto"/>
        <w:right w:val="none" w:sz="0" w:space="0" w:color="auto"/>
      </w:divBdr>
      <w:divsChild>
        <w:div w:id="422458644">
          <w:marLeft w:val="640"/>
          <w:marRight w:val="0"/>
          <w:marTop w:val="0"/>
          <w:marBottom w:val="0"/>
          <w:divBdr>
            <w:top w:val="none" w:sz="0" w:space="0" w:color="auto"/>
            <w:left w:val="none" w:sz="0" w:space="0" w:color="auto"/>
            <w:bottom w:val="none" w:sz="0" w:space="0" w:color="auto"/>
            <w:right w:val="none" w:sz="0" w:space="0" w:color="auto"/>
          </w:divBdr>
        </w:div>
        <w:div w:id="636569580">
          <w:marLeft w:val="640"/>
          <w:marRight w:val="0"/>
          <w:marTop w:val="0"/>
          <w:marBottom w:val="0"/>
          <w:divBdr>
            <w:top w:val="none" w:sz="0" w:space="0" w:color="auto"/>
            <w:left w:val="none" w:sz="0" w:space="0" w:color="auto"/>
            <w:bottom w:val="none" w:sz="0" w:space="0" w:color="auto"/>
            <w:right w:val="none" w:sz="0" w:space="0" w:color="auto"/>
          </w:divBdr>
        </w:div>
        <w:div w:id="709915591">
          <w:marLeft w:val="640"/>
          <w:marRight w:val="0"/>
          <w:marTop w:val="0"/>
          <w:marBottom w:val="0"/>
          <w:divBdr>
            <w:top w:val="none" w:sz="0" w:space="0" w:color="auto"/>
            <w:left w:val="none" w:sz="0" w:space="0" w:color="auto"/>
            <w:bottom w:val="none" w:sz="0" w:space="0" w:color="auto"/>
            <w:right w:val="none" w:sz="0" w:space="0" w:color="auto"/>
          </w:divBdr>
        </w:div>
        <w:div w:id="797526540">
          <w:marLeft w:val="640"/>
          <w:marRight w:val="0"/>
          <w:marTop w:val="0"/>
          <w:marBottom w:val="0"/>
          <w:divBdr>
            <w:top w:val="none" w:sz="0" w:space="0" w:color="auto"/>
            <w:left w:val="none" w:sz="0" w:space="0" w:color="auto"/>
            <w:bottom w:val="none" w:sz="0" w:space="0" w:color="auto"/>
            <w:right w:val="none" w:sz="0" w:space="0" w:color="auto"/>
          </w:divBdr>
        </w:div>
        <w:div w:id="883516559">
          <w:marLeft w:val="640"/>
          <w:marRight w:val="0"/>
          <w:marTop w:val="0"/>
          <w:marBottom w:val="0"/>
          <w:divBdr>
            <w:top w:val="none" w:sz="0" w:space="0" w:color="auto"/>
            <w:left w:val="none" w:sz="0" w:space="0" w:color="auto"/>
            <w:bottom w:val="none" w:sz="0" w:space="0" w:color="auto"/>
            <w:right w:val="none" w:sz="0" w:space="0" w:color="auto"/>
          </w:divBdr>
        </w:div>
        <w:div w:id="997077650">
          <w:marLeft w:val="640"/>
          <w:marRight w:val="0"/>
          <w:marTop w:val="0"/>
          <w:marBottom w:val="0"/>
          <w:divBdr>
            <w:top w:val="none" w:sz="0" w:space="0" w:color="auto"/>
            <w:left w:val="none" w:sz="0" w:space="0" w:color="auto"/>
            <w:bottom w:val="none" w:sz="0" w:space="0" w:color="auto"/>
            <w:right w:val="none" w:sz="0" w:space="0" w:color="auto"/>
          </w:divBdr>
        </w:div>
        <w:div w:id="1043560350">
          <w:marLeft w:val="640"/>
          <w:marRight w:val="0"/>
          <w:marTop w:val="0"/>
          <w:marBottom w:val="0"/>
          <w:divBdr>
            <w:top w:val="none" w:sz="0" w:space="0" w:color="auto"/>
            <w:left w:val="none" w:sz="0" w:space="0" w:color="auto"/>
            <w:bottom w:val="none" w:sz="0" w:space="0" w:color="auto"/>
            <w:right w:val="none" w:sz="0" w:space="0" w:color="auto"/>
          </w:divBdr>
        </w:div>
        <w:div w:id="1103962586">
          <w:marLeft w:val="640"/>
          <w:marRight w:val="0"/>
          <w:marTop w:val="0"/>
          <w:marBottom w:val="0"/>
          <w:divBdr>
            <w:top w:val="none" w:sz="0" w:space="0" w:color="auto"/>
            <w:left w:val="none" w:sz="0" w:space="0" w:color="auto"/>
            <w:bottom w:val="none" w:sz="0" w:space="0" w:color="auto"/>
            <w:right w:val="none" w:sz="0" w:space="0" w:color="auto"/>
          </w:divBdr>
        </w:div>
        <w:div w:id="1177118282">
          <w:marLeft w:val="640"/>
          <w:marRight w:val="0"/>
          <w:marTop w:val="0"/>
          <w:marBottom w:val="0"/>
          <w:divBdr>
            <w:top w:val="none" w:sz="0" w:space="0" w:color="auto"/>
            <w:left w:val="none" w:sz="0" w:space="0" w:color="auto"/>
            <w:bottom w:val="none" w:sz="0" w:space="0" w:color="auto"/>
            <w:right w:val="none" w:sz="0" w:space="0" w:color="auto"/>
          </w:divBdr>
        </w:div>
        <w:div w:id="1574463305">
          <w:marLeft w:val="640"/>
          <w:marRight w:val="0"/>
          <w:marTop w:val="0"/>
          <w:marBottom w:val="0"/>
          <w:divBdr>
            <w:top w:val="none" w:sz="0" w:space="0" w:color="auto"/>
            <w:left w:val="none" w:sz="0" w:space="0" w:color="auto"/>
            <w:bottom w:val="none" w:sz="0" w:space="0" w:color="auto"/>
            <w:right w:val="none" w:sz="0" w:space="0" w:color="auto"/>
          </w:divBdr>
        </w:div>
        <w:div w:id="1711301309">
          <w:marLeft w:val="640"/>
          <w:marRight w:val="0"/>
          <w:marTop w:val="0"/>
          <w:marBottom w:val="0"/>
          <w:divBdr>
            <w:top w:val="none" w:sz="0" w:space="0" w:color="auto"/>
            <w:left w:val="none" w:sz="0" w:space="0" w:color="auto"/>
            <w:bottom w:val="none" w:sz="0" w:space="0" w:color="auto"/>
            <w:right w:val="none" w:sz="0" w:space="0" w:color="auto"/>
          </w:divBdr>
        </w:div>
        <w:div w:id="1786462458">
          <w:marLeft w:val="640"/>
          <w:marRight w:val="0"/>
          <w:marTop w:val="0"/>
          <w:marBottom w:val="0"/>
          <w:divBdr>
            <w:top w:val="none" w:sz="0" w:space="0" w:color="auto"/>
            <w:left w:val="none" w:sz="0" w:space="0" w:color="auto"/>
            <w:bottom w:val="none" w:sz="0" w:space="0" w:color="auto"/>
            <w:right w:val="none" w:sz="0" w:space="0" w:color="auto"/>
          </w:divBdr>
        </w:div>
        <w:div w:id="1812089227">
          <w:marLeft w:val="640"/>
          <w:marRight w:val="0"/>
          <w:marTop w:val="0"/>
          <w:marBottom w:val="0"/>
          <w:divBdr>
            <w:top w:val="none" w:sz="0" w:space="0" w:color="auto"/>
            <w:left w:val="none" w:sz="0" w:space="0" w:color="auto"/>
            <w:bottom w:val="none" w:sz="0" w:space="0" w:color="auto"/>
            <w:right w:val="none" w:sz="0" w:space="0" w:color="auto"/>
          </w:divBdr>
        </w:div>
        <w:div w:id="1954090085">
          <w:marLeft w:val="640"/>
          <w:marRight w:val="0"/>
          <w:marTop w:val="0"/>
          <w:marBottom w:val="0"/>
          <w:divBdr>
            <w:top w:val="none" w:sz="0" w:space="0" w:color="auto"/>
            <w:left w:val="none" w:sz="0" w:space="0" w:color="auto"/>
            <w:bottom w:val="none" w:sz="0" w:space="0" w:color="auto"/>
            <w:right w:val="none" w:sz="0" w:space="0" w:color="auto"/>
          </w:divBdr>
        </w:div>
      </w:divsChild>
    </w:div>
    <w:div w:id="196234016">
      <w:bodyDiv w:val="1"/>
      <w:marLeft w:val="0"/>
      <w:marRight w:val="0"/>
      <w:marTop w:val="0"/>
      <w:marBottom w:val="0"/>
      <w:divBdr>
        <w:top w:val="none" w:sz="0" w:space="0" w:color="auto"/>
        <w:left w:val="none" w:sz="0" w:space="0" w:color="auto"/>
        <w:bottom w:val="none" w:sz="0" w:space="0" w:color="auto"/>
        <w:right w:val="none" w:sz="0" w:space="0" w:color="auto"/>
      </w:divBdr>
    </w:div>
    <w:div w:id="243148240">
      <w:bodyDiv w:val="1"/>
      <w:marLeft w:val="0"/>
      <w:marRight w:val="0"/>
      <w:marTop w:val="0"/>
      <w:marBottom w:val="0"/>
      <w:divBdr>
        <w:top w:val="none" w:sz="0" w:space="0" w:color="auto"/>
        <w:left w:val="none" w:sz="0" w:space="0" w:color="auto"/>
        <w:bottom w:val="none" w:sz="0" w:space="0" w:color="auto"/>
        <w:right w:val="none" w:sz="0" w:space="0" w:color="auto"/>
      </w:divBdr>
      <w:divsChild>
        <w:div w:id="85544973">
          <w:marLeft w:val="640"/>
          <w:marRight w:val="0"/>
          <w:marTop w:val="0"/>
          <w:marBottom w:val="0"/>
          <w:divBdr>
            <w:top w:val="none" w:sz="0" w:space="0" w:color="auto"/>
            <w:left w:val="none" w:sz="0" w:space="0" w:color="auto"/>
            <w:bottom w:val="none" w:sz="0" w:space="0" w:color="auto"/>
            <w:right w:val="none" w:sz="0" w:space="0" w:color="auto"/>
          </w:divBdr>
        </w:div>
        <w:div w:id="236524434">
          <w:marLeft w:val="640"/>
          <w:marRight w:val="0"/>
          <w:marTop w:val="0"/>
          <w:marBottom w:val="0"/>
          <w:divBdr>
            <w:top w:val="none" w:sz="0" w:space="0" w:color="auto"/>
            <w:left w:val="none" w:sz="0" w:space="0" w:color="auto"/>
            <w:bottom w:val="none" w:sz="0" w:space="0" w:color="auto"/>
            <w:right w:val="none" w:sz="0" w:space="0" w:color="auto"/>
          </w:divBdr>
        </w:div>
        <w:div w:id="569267384">
          <w:marLeft w:val="640"/>
          <w:marRight w:val="0"/>
          <w:marTop w:val="0"/>
          <w:marBottom w:val="0"/>
          <w:divBdr>
            <w:top w:val="none" w:sz="0" w:space="0" w:color="auto"/>
            <w:left w:val="none" w:sz="0" w:space="0" w:color="auto"/>
            <w:bottom w:val="none" w:sz="0" w:space="0" w:color="auto"/>
            <w:right w:val="none" w:sz="0" w:space="0" w:color="auto"/>
          </w:divBdr>
        </w:div>
        <w:div w:id="1046181932">
          <w:marLeft w:val="640"/>
          <w:marRight w:val="0"/>
          <w:marTop w:val="0"/>
          <w:marBottom w:val="0"/>
          <w:divBdr>
            <w:top w:val="none" w:sz="0" w:space="0" w:color="auto"/>
            <w:left w:val="none" w:sz="0" w:space="0" w:color="auto"/>
            <w:bottom w:val="none" w:sz="0" w:space="0" w:color="auto"/>
            <w:right w:val="none" w:sz="0" w:space="0" w:color="auto"/>
          </w:divBdr>
        </w:div>
        <w:div w:id="1112898062">
          <w:marLeft w:val="640"/>
          <w:marRight w:val="0"/>
          <w:marTop w:val="0"/>
          <w:marBottom w:val="0"/>
          <w:divBdr>
            <w:top w:val="none" w:sz="0" w:space="0" w:color="auto"/>
            <w:left w:val="none" w:sz="0" w:space="0" w:color="auto"/>
            <w:bottom w:val="none" w:sz="0" w:space="0" w:color="auto"/>
            <w:right w:val="none" w:sz="0" w:space="0" w:color="auto"/>
          </w:divBdr>
        </w:div>
        <w:div w:id="1272317494">
          <w:marLeft w:val="640"/>
          <w:marRight w:val="0"/>
          <w:marTop w:val="0"/>
          <w:marBottom w:val="0"/>
          <w:divBdr>
            <w:top w:val="none" w:sz="0" w:space="0" w:color="auto"/>
            <w:left w:val="none" w:sz="0" w:space="0" w:color="auto"/>
            <w:bottom w:val="none" w:sz="0" w:space="0" w:color="auto"/>
            <w:right w:val="none" w:sz="0" w:space="0" w:color="auto"/>
          </w:divBdr>
        </w:div>
        <w:div w:id="1272780332">
          <w:marLeft w:val="640"/>
          <w:marRight w:val="0"/>
          <w:marTop w:val="0"/>
          <w:marBottom w:val="0"/>
          <w:divBdr>
            <w:top w:val="none" w:sz="0" w:space="0" w:color="auto"/>
            <w:left w:val="none" w:sz="0" w:space="0" w:color="auto"/>
            <w:bottom w:val="none" w:sz="0" w:space="0" w:color="auto"/>
            <w:right w:val="none" w:sz="0" w:space="0" w:color="auto"/>
          </w:divBdr>
        </w:div>
        <w:div w:id="1368799043">
          <w:marLeft w:val="640"/>
          <w:marRight w:val="0"/>
          <w:marTop w:val="0"/>
          <w:marBottom w:val="0"/>
          <w:divBdr>
            <w:top w:val="none" w:sz="0" w:space="0" w:color="auto"/>
            <w:left w:val="none" w:sz="0" w:space="0" w:color="auto"/>
            <w:bottom w:val="none" w:sz="0" w:space="0" w:color="auto"/>
            <w:right w:val="none" w:sz="0" w:space="0" w:color="auto"/>
          </w:divBdr>
        </w:div>
        <w:div w:id="1985814212">
          <w:marLeft w:val="640"/>
          <w:marRight w:val="0"/>
          <w:marTop w:val="0"/>
          <w:marBottom w:val="0"/>
          <w:divBdr>
            <w:top w:val="none" w:sz="0" w:space="0" w:color="auto"/>
            <w:left w:val="none" w:sz="0" w:space="0" w:color="auto"/>
            <w:bottom w:val="none" w:sz="0" w:space="0" w:color="auto"/>
            <w:right w:val="none" w:sz="0" w:space="0" w:color="auto"/>
          </w:divBdr>
        </w:div>
      </w:divsChild>
    </w:div>
    <w:div w:id="266545147">
      <w:bodyDiv w:val="1"/>
      <w:marLeft w:val="0"/>
      <w:marRight w:val="0"/>
      <w:marTop w:val="0"/>
      <w:marBottom w:val="0"/>
      <w:divBdr>
        <w:top w:val="none" w:sz="0" w:space="0" w:color="auto"/>
        <w:left w:val="none" w:sz="0" w:space="0" w:color="auto"/>
        <w:bottom w:val="none" w:sz="0" w:space="0" w:color="auto"/>
        <w:right w:val="none" w:sz="0" w:space="0" w:color="auto"/>
      </w:divBdr>
      <w:divsChild>
        <w:div w:id="112360922">
          <w:marLeft w:val="640"/>
          <w:marRight w:val="0"/>
          <w:marTop w:val="0"/>
          <w:marBottom w:val="0"/>
          <w:divBdr>
            <w:top w:val="none" w:sz="0" w:space="0" w:color="auto"/>
            <w:left w:val="none" w:sz="0" w:space="0" w:color="auto"/>
            <w:bottom w:val="none" w:sz="0" w:space="0" w:color="auto"/>
            <w:right w:val="none" w:sz="0" w:space="0" w:color="auto"/>
          </w:divBdr>
        </w:div>
        <w:div w:id="193034260">
          <w:marLeft w:val="640"/>
          <w:marRight w:val="0"/>
          <w:marTop w:val="0"/>
          <w:marBottom w:val="0"/>
          <w:divBdr>
            <w:top w:val="none" w:sz="0" w:space="0" w:color="auto"/>
            <w:left w:val="none" w:sz="0" w:space="0" w:color="auto"/>
            <w:bottom w:val="none" w:sz="0" w:space="0" w:color="auto"/>
            <w:right w:val="none" w:sz="0" w:space="0" w:color="auto"/>
          </w:divBdr>
        </w:div>
        <w:div w:id="217252375">
          <w:marLeft w:val="640"/>
          <w:marRight w:val="0"/>
          <w:marTop w:val="0"/>
          <w:marBottom w:val="0"/>
          <w:divBdr>
            <w:top w:val="none" w:sz="0" w:space="0" w:color="auto"/>
            <w:left w:val="none" w:sz="0" w:space="0" w:color="auto"/>
            <w:bottom w:val="none" w:sz="0" w:space="0" w:color="auto"/>
            <w:right w:val="none" w:sz="0" w:space="0" w:color="auto"/>
          </w:divBdr>
        </w:div>
        <w:div w:id="695620593">
          <w:marLeft w:val="640"/>
          <w:marRight w:val="0"/>
          <w:marTop w:val="0"/>
          <w:marBottom w:val="0"/>
          <w:divBdr>
            <w:top w:val="none" w:sz="0" w:space="0" w:color="auto"/>
            <w:left w:val="none" w:sz="0" w:space="0" w:color="auto"/>
            <w:bottom w:val="none" w:sz="0" w:space="0" w:color="auto"/>
            <w:right w:val="none" w:sz="0" w:space="0" w:color="auto"/>
          </w:divBdr>
        </w:div>
        <w:div w:id="1065839235">
          <w:marLeft w:val="640"/>
          <w:marRight w:val="0"/>
          <w:marTop w:val="0"/>
          <w:marBottom w:val="0"/>
          <w:divBdr>
            <w:top w:val="none" w:sz="0" w:space="0" w:color="auto"/>
            <w:left w:val="none" w:sz="0" w:space="0" w:color="auto"/>
            <w:bottom w:val="none" w:sz="0" w:space="0" w:color="auto"/>
            <w:right w:val="none" w:sz="0" w:space="0" w:color="auto"/>
          </w:divBdr>
        </w:div>
        <w:div w:id="1306204539">
          <w:marLeft w:val="640"/>
          <w:marRight w:val="0"/>
          <w:marTop w:val="0"/>
          <w:marBottom w:val="0"/>
          <w:divBdr>
            <w:top w:val="none" w:sz="0" w:space="0" w:color="auto"/>
            <w:left w:val="none" w:sz="0" w:space="0" w:color="auto"/>
            <w:bottom w:val="none" w:sz="0" w:space="0" w:color="auto"/>
            <w:right w:val="none" w:sz="0" w:space="0" w:color="auto"/>
          </w:divBdr>
        </w:div>
        <w:div w:id="1359040368">
          <w:marLeft w:val="640"/>
          <w:marRight w:val="0"/>
          <w:marTop w:val="0"/>
          <w:marBottom w:val="0"/>
          <w:divBdr>
            <w:top w:val="none" w:sz="0" w:space="0" w:color="auto"/>
            <w:left w:val="none" w:sz="0" w:space="0" w:color="auto"/>
            <w:bottom w:val="none" w:sz="0" w:space="0" w:color="auto"/>
            <w:right w:val="none" w:sz="0" w:space="0" w:color="auto"/>
          </w:divBdr>
        </w:div>
        <w:div w:id="1479956395">
          <w:marLeft w:val="640"/>
          <w:marRight w:val="0"/>
          <w:marTop w:val="0"/>
          <w:marBottom w:val="0"/>
          <w:divBdr>
            <w:top w:val="none" w:sz="0" w:space="0" w:color="auto"/>
            <w:left w:val="none" w:sz="0" w:space="0" w:color="auto"/>
            <w:bottom w:val="none" w:sz="0" w:space="0" w:color="auto"/>
            <w:right w:val="none" w:sz="0" w:space="0" w:color="auto"/>
          </w:divBdr>
        </w:div>
        <w:div w:id="1616868063">
          <w:marLeft w:val="640"/>
          <w:marRight w:val="0"/>
          <w:marTop w:val="0"/>
          <w:marBottom w:val="0"/>
          <w:divBdr>
            <w:top w:val="none" w:sz="0" w:space="0" w:color="auto"/>
            <w:left w:val="none" w:sz="0" w:space="0" w:color="auto"/>
            <w:bottom w:val="none" w:sz="0" w:space="0" w:color="auto"/>
            <w:right w:val="none" w:sz="0" w:space="0" w:color="auto"/>
          </w:divBdr>
        </w:div>
      </w:divsChild>
    </w:div>
    <w:div w:id="362024311">
      <w:bodyDiv w:val="1"/>
      <w:marLeft w:val="0"/>
      <w:marRight w:val="0"/>
      <w:marTop w:val="0"/>
      <w:marBottom w:val="0"/>
      <w:divBdr>
        <w:top w:val="none" w:sz="0" w:space="0" w:color="auto"/>
        <w:left w:val="none" w:sz="0" w:space="0" w:color="auto"/>
        <w:bottom w:val="none" w:sz="0" w:space="0" w:color="auto"/>
        <w:right w:val="none" w:sz="0" w:space="0" w:color="auto"/>
      </w:divBdr>
      <w:divsChild>
        <w:div w:id="102842571">
          <w:marLeft w:val="640"/>
          <w:marRight w:val="0"/>
          <w:marTop w:val="0"/>
          <w:marBottom w:val="0"/>
          <w:divBdr>
            <w:top w:val="none" w:sz="0" w:space="0" w:color="auto"/>
            <w:left w:val="none" w:sz="0" w:space="0" w:color="auto"/>
            <w:bottom w:val="none" w:sz="0" w:space="0" w:color="auto"/>
            <w:right w:val="none" w:sz="0" w:space="0" w:color="auto"/>
          </w:divBdr>
        </w:div>
        <w:div w:id="105542122">
          <w:marLeft w:val="640"/>
          <w:marRight w:val="0"/>
          <w:marTop w:val="0"/>
          <w:marBottom w:val="0"/>
          <w:divBdr>
            <w:top w:val="none" w:sz="0" w:space="0" w:color="auto"/>
            <w:left w:val="none" w:sz="0" w:space="0" w:color="auto"/>
            <w:bottom w:val="none" w:sz="0" w:space="0" w:color="auto"/>
            <w:right w:val="none" w:sz="0" w:space="0" w:color="auto"/>
          </w:divBdr>
        </w:div>
        <w:div w:id="193811761">
          <w:marLeft w:val="640"/>
          <w:marRight w:val="0"/>
          <w:marTop w:val="0"/>
          <w:marBottom w:val="0"/>
          <w:divBdr>
            <w:top w:val="none" w:sz="0" w:space="0" w:color="auto"/>
            <w:left w:val="none" w:sz="0" w:space="0" w:color="auto"/>
            <w:bottom w:val="none" w:sz="0" w:space="0" w:color="auto"/>
            <w:right w:val="none" w:sz="0" w:space="0" w:color="auto"/>
          </w:divBdr>
        </w:div>
        <w:div w:id="354620832">
          <w:marLeft w:val="640"/>
          <w:marRight w:val="0"/>
          <w:marTop w:val="0"/>
          <w:marBottom w:val="0"/>
          <w:divBdr>
            <w:top w:val="none" w:sz="0" w:space="0" w:color="auto"/>
            <w:left w:val="none" w:sz="0" w:space="0" w:color="auto"/>
            <w:bottom w:val="none" w:sz="0" w:space="0" w:color="auto"/>
            <w:right w:val="none" w:sz="0" w:space="0" w:color="auto"/>
          </w:divBdr>
        </w:div>
        <w:div w:id="404887052">
          <w:marLeft w:val="640"/>
          <w:marRight w:val="0"/>
          <w:marTop w:val="0"/>
          <w:marBottom w:val="0"/>
          <w:divBdr>
            <w:top w:val="none" w:sz="0" w:space="0" w:color="auto"/>
            <w:left w:val="none" w:sz="0" w:space="0" w:color="auto"/>
            <w:bottom w:val="none" w:sz="0" w:space="0" w:color="auto"/>
            <w:right w:val="none" w:sz="0" w:space="0" w:color="auto"/>
          </w:divBdr>
        </w:div>
        <w:div w:id="845174005">
          <w:marLeft w:val="640"/>
          <w:marRight w:val="0"/>
          <w:marTop w:val="0"/>
          <w:marBottom w:val="0"/>
          <w:divBdr>
            <w:top w:val="none" w:sz="0" w:space="0" w:color="auto"/>
            <w:left w:val="none" w:sz="0" w:space="0" w:color="auto"/>
            <w:bottom w:val="none" w:sz="0" w:space="0" w:color="auto"/>
            <w:right w:val="none" w:sz="0" w:space="0" w:color="auto"/>
          </w:divBdr>
        </w:div>
        <w:div w:id="869026641">
          <w:marLeft w:val="640"/>
          <w:marRight w:val="0"/>
          <w:marTop w:val="0"/>
          <w:marBottom w:val="0"/>
          <w:divBdr>
            <w:top w:val="none" w:sz="0" w:space="0" w:color="auto"/>
            <w:left w:val="none" w:sz="0" w:space="0" w:color="auto"/>
            <w:bottom w:val="none" w:sz="0" w:space="0" w:color="auto"/>
            <w:right w:val="none" w:sz="0" w:space="0" w:color="auto"/>
          </w:divBdr>
        </w:div>
        <w:div w:id="923107249">
          <w:marLeft w:val="640"/>
          <w:marRight w:val="0"/>
          <w:marTop w:val="0"/>
          <w:marBottom w:val="0"/>
          <w:divBdr>
            <w:top w:val="none" w:sz="0" w:space="0" w:color="auto"/>
            <w:left w:val="none" w:sz="0" w:space="0" w:color="auto"/>
            <w:bottom w:val="none" w:sz="0" w:space="0" w:color="auto"/>
            <w:right w:val="none" w:sz="0" w:space="0" w:color="auto"/>
          </w:divBdr>
        </w:div>
        <w:div w:id="1047679984">
          <w:marLeft w:val="640"/>
          <w:marRight w:val="0"/>
          <w:marTop w:val="0"/>
          <w:marBottom w:val="0"/>
          <w:divBdr>
            <w:top w:val="none" w:sz="0" w:space="0" w:color="auto"/>
            <w:left w:val="none" w:sz="0" w:space="0" w:color="auto"/>
            <w:bottom w:val="none" w:sz="0" w:space="0" w:color="auto"/>
            <w:right w:val="none" w:sz="0" w:space="0" w:color="auto"/>
          </w:divBdr>
        </w:div>
        <w:div w:id="1132673457">
          <w:marLeft w:val="640"/>
          <w:marRight w:val="0"/>
          <w:marTop w:val="0"/>
          <w:marBottom w:val="0"/>
          <w:divBdr>
            <w:top w:val="none" w:sz="0" w:space="0" w:color="auto"/>
            <w:left w:val="none" w:sz="0" w:space="0" w:color="auto"/>
            <w:bottom w:val="none" w:sz="0" w:space="0" w:color="auto"/>
            <w:right w:val="none" w:sz="0" w:space="0" w:color="auto"/>
          </w:divBdr>
        </w:div>
        <w:div w:id="1444303960">
          <w:marLeft w:val="640"/>
          <w:marRight w:val="0"/>
          <w:marTop w:val="0"/>
          <w:marBottom w:val="0"/>
          <w:divBdr>
            <w:top w:val="none" w:sz="0" w:space="0" w:color="auto"/>
            <w:left w:val="none" w:sz="0" w:space="0" w:color="auto"/>
            <w:bottom w:val="none" w:sz="0" w:space="0" w:color="auto"/>
            <w:right w:val="none" w:sz="0" w:space="0" w:color="auto"/>
          </w:divBdr>
        </w:div>
        <w:div w:id="1571043282">
          <w:marLeft w:val="640"/>
          <w:marRight w:val="0"/>
          <w:marTop w:val="0"/>
          <w:marBottom w:val="0"/>
          <w:divBdr>
            <w:top w:val="none" w:sz="0" w:space="0" w:color="auto"/>
            <w:left w:val="none" w:sz="0" w:space="0" w:color="auto"/>
            <w:bottom w:val="none" w:sz="0" w:space="0" w:color="auto"/>
            <w:right w:val="none" w:sz="0" w:space="0" w:color="auto"/>
          </w:divBdr>
        </w:div>
        <w:div w:id="2031450450">
          <w:marLeft w:val="640"/>
          <w:marRight w:val="0"/>
          <w:marTop w:val="0"/>
          <w:marBottom w:val="0"/>
          <w:divBdr>
            <w:top w:val="none" w:sz="0" w:space="0" w:color="auto"/>
            <w:left w:val="none" w:sz="0" w:space="0" w:color="auto"/>
            <w:bottom w:val="none" w:sz="0" w:space="0" w:color="auto"/>
            <w:right w:val="none" w:sz="0" w:space="0" w:color="auto"/>
          </w:divBdr>
        </w:div>
      </w:divsChild>
    </w:div>
    <w:div w:id="362677664">
      <w:bodyDiv w:val="1"/>
      <w:marLeft w:val="0"/>
      <w:marRight w:val="0"/>
      <w:marTop w:val="0"/>
      <w:marBottom w:val="0"/>
      <w:divBdr>
        <w:top w:val="none" w:sz="0" w:space="0" w:color="auto"/>
        <w:left w:val="none" w:sz="0" w:space="0" w:color="auto"/>
        <w:bottom w:val="none" w:sz="0" w:space="0" w:color="auto"/>
        <w:right w:val="none" w:sz="0" w:space="0" w:color="auto"/>
      </w:divBdr>
      <w:divsChild>
        <w:div w:id="150024853">
          <w:marLeft w:val="640"/>
          <w:marRight w:val="0"/>
          <w:marTop w:val="0"/>
          <w:marBottom w:val="0"/>
          <w:divBdr>
            <w:top w:val="none" w:sz="0" w:space="0" w:color="auto"/>
            <w:left w:val="none" w:sz="0" w:space="0" w:color="auto"/>
            <w:bottom w:val="none" w:sz="0" w:space="0" w:color="auto"/>
            <w:right w:val="none" w:sz="0" w:space="0" w:color="auto"/>
          </w:divBdr>
        </w:div>
        <w:div w:id="374740791">
          <w:marLeft w:val="640"/>
          <w:marRight w:val="0"/>
          <w:marTop w:val="0"/>
          <w:marBottom w:val="0"/>
          <w:divBdr>
            <w:top w:val="none" w:sz="0" w:space="0" w:color="auto"/>
            <w:left w:val="none" w:sz="0" w:space="0" w:color="auto"/>
            <w:bottom w:val="none" w:sz="0" w:space="0" w:color="auto"/>
            <w:right w:val="none" w:sz="0" w:space="0" w:color="auto"/>
          </w:divBdr>
        </w:div>
        <w:div w:id="521356297">
          <w:marLeft w:val="640"/>
          <w:marRight w:val="0"/>
          <w:marTop w:val="0"/>
          <w:marBottom w:val="0"/>
          <w:divBdr>
            <w:top w:val="none" w:sz="0" w:space="0" w:color="auto"/>
            <w:left w:val="none" w:sz="0" w:space="0" w:color="auto"/>
            <w:bottom w:val="none" w:sz="0" w:space="0" w:color="auto"/>
            <w:right w:val="none" w:sz="0" w:space="0" w:color="auto"/>
          </w:divBdr>
        </w:div>
        <w:div w:id="547686927">
          <w:marLeft w:val="640"/>
          <w:marRight w:val="0"/>
          <w:marTop w:val="0"/>
          <w:marBottom w:val="0"/>
          <w:divBdr>
            <w:top w:val="none" w:sz="0" w:space="0" w:color="auto"/>
            <w:left w:val="none" w:sz="0" w:space="0" w:color="auto"/>
            <w:bottom w:val="none" w:sz="0" w:space="0" w:color="auto"/>
            <w:right w:val="none" w:sz="0" w:space="0" w:color="auto"/>
          </w:divBdr>
        </w:div>
        <w:div w:id="589702952">
          <w:marLeft w:val="640"/>
          <w:marRight w:val="0"/>
          <w:marTop w:val="0"/>
          <w:marBottom w:val="0"/>
          <w:divBdr>
            <w:top w:val="none" w:sz="0" w:space="0" w:color="auto"/>
            <w:left w:val="none" w:sz="0" w:space="0" w:color="auto"/>
            <w:bottom w:val="none" w:sz="0" w:space="0" w:color="auto"/>
            <w:right w:val="none" w:sz="0" w:space="0" w:color="auto"/>
          </w:divBdr>
        </w:div>
        <w:div w:id="737484735">
          <w:marLeft w:val="640"/>
          <w:marRight w:val="0"/>
          <w:marTop w:val="0"/>
          <w:marBottom w:val="0"/>
          <w:divBdr>
            <w:top w:val="none" w:sz="0" w:space="0" w:color="auto"/>
            <w:left w:val="none" w:sz="0" w:space="0" w:color="auto"/>
            <w:bottom w:val="none" w:sz="0" w:space="0" w:color="auto"/>
            <w:right w:val="none" w:sz="0" w:space="0" w:color="auto"/>
          </w:divBdr>
        </w:div>
        <w:div w:id="827132900">
          <w:marLeft w:val="640"/>
          <w:marRight w:val="0"/>
          <w:marTop w:val="0"/>
          <w:marBottom w:val="0"/>
          <w:divBdr>
            <w:top w:val="none" w:sz="0" w:space="0" w:color="auto"/>
            <w:left w:val="none" w:sz="0" w:space="0" w:color="auto"/>
            <w:bottom w:val="none" w:sz="0" w:space="0" w:color="auto"/>
            <w:right w:val="none" w:sz="0" w:space="0" w:color="auto"/>
          </w:divBdr>
        </w:div>
        <w:div w:id="1039747614">
          <w:marLeft w:val="640"/>
          <w:marRight w:val="0"/>
          <w:marTop w:val="0"/>
          <w:marBottom w:val="0"/>
          <w:divBdr>
            <w:top w:val="none" w:sz="0" w:space="0" w:color="auto"/>
            <w:left w:val="none" w:sz="0" w:space="0" w:color="auto"/>
            <w:bottom w:val="none" w:sz="0" w:space="0" w:color="auto"/>
            <w:right w:val="none" w:sz="0" w:space="0" w:color="auto"/>
          </w:divBdr>
        </w:div>
        <w:div w:id="1045759243">
          <w:marLeft w:val="640"/>
          <w:marRight w:val="0"/>
          <w:marTop w:val="0"/>
          <w:marBottom w:val="0"/>
          <w:divBdr>
            <w:top w:val="none" w:sz="0" w:space="0" w:color="auto"/>
            <w:left w:val="none" w:sz="0" w:space="0" w:color="auto"/>
            <w:bottom w:val="none" w:sz="0" w:space="0" w:color="auto"/>
            <w:right w:val="none" w:sz="0" w:space="0" w:color="auto"/>
          </w:divBdr>
        </w:div>
        <w:div w:id="1180853872">
          <w:marLeft w:val="640"/>
          <w:marRight w:val="0"/>
          <w:marTop w:val="0"/>
          <w:marBottom w:val="0"/>
          <w:divBdr>
            <w:top w:val="none" w:sz="0" w:space="0" w:color="auto"/>
            <w:left w:val="none" w:sz="0" w:space="0" w:color="auto"/>
            <w:bottom w:val="none" w:sz="0" w:space="0" w:color="auto"/>
            <w:right w:val="none" w:sz="0" w:space="0" w:color="auto"/>
          </w:divBdr>
        </w:div>
        <w:div w:id="1318262521">
          <w:marLeft w:val="640"/>
          <w:marRight w:val="0"/>
          <w:marTop w:val="0"/>
          <w:marBottom w:val="0"/>
          <w:divBdr>
            <w:top w:val="none" w:sz="0" w:space="0" w:color="auto"/>
            <w:left w:val="none" w:sz="0" w:space="0" w:color="auto"/>
            <w:bottom w:val="none" w:sz="0" w:space="0" w:color="auto"/>
            <w:right w:val="none" w:sz="0" w:space="0" w:color="auto"/>
          </w:divBdr>
        </w:div>
        <w:div w:id="1343242778">
          <w:marLeft w:val="640"/>
          <w:marRight w:val="0"/>
          <w:marTop w:val="0"/>
          <w:marBottom w:val="0"/>
          <w:divBdr>
            <w:top w:val="none" w:sz="0" w:space="0" w:color="auto"/>
            <w:left w:val="none" w:sz="0" w:space="0" w:color="auto"/>
            <w:bottom w:val="none" w:sz="0" w:space="0" w:color="auto"/>
            <w:right w:val="none" w:sz="0" w:space="0" w:color="auto"/>
          </w:divBdr>
        </w:div>
        <w:div w:id="1525634754">
          <w:marLeft w:val="640"/>
          <w:marRight w:val="0"/>
          <w:marTop w:val="0"/>
          <w:marBottom w:val="0"/>
          <w:divBdr>
            <w:top w:val="none" w:sz="0" w:space="0" w:color="auto"/>
            <w:left w:val="none" w:sz="0" w:space="0" w:color="auto"/>
            <w:bottom w:val="none" w:sz="0" w:space="0" w:color="auto"/>
            <w:right w:val="none" w:sz="0" w:space="0" w:color="auto"/>
          </w:divBdr>
        </w:div>
        <w:div w:id="1566993669">
          <w:marLeft w:val="640"/>
          <w:marRight w:val="0"/>
          <w:marTop w:val="0"/>
          <w:marBottom w:val="0"/>
          <w:divBdr>
            <w:top w:val="none" w:sz="0" w:space="0" w:color="auto"/>
            <w:left w:val="none" w:sz="0" w:space="0" w:color="auto"/>
            <w:bottom w:val="none" w:sz="0" w:space="0" w:color="auto"/>
            <w:right w:val="none" w:sz="0" w:space="0" w:color="auto"/>
          </w:divBdr>
        </w:div>
        <w:div w:id="1581717799">
          <w:marLeft w:val="640"/>
          <w:marRight w:val="0"/>
          <w:marTop w:val="0"/>
          <w:marBottom w:val="0"/>
          <w:divBdr>
            <w:top w:val="none" w:sz="0" w:space="0" w:color="auto"/>
            <w:left w:val="none" w:sz="0" w:space="0" w:color="auto"/>
            <w:bottom w:val="none" w:sz="0" w:space="0" w:color="auto"/>
            <w:right w:val="none" w:sz="0" w:space="0" w:color="auto"/>
          </w:divBdr>
        </w:div>
        <w:div w:id="1602374787">
          <w:marLeft w:val="640"/>
          <w:marRight w:val="0"/>
          <w:marTop w:val="0"/>
          <w:marBottom w:val="0"/>
          <w:divBdr>
            <w:top w:val="none" w:sz="0" w:space="0" w:color="auto"/>
            <w:left w:val="none" w:sz="0" w:space="0" w:color="auto"/>
            <w:bottom w:val="none" w:sz="0" w:space="0" w:color="auto"/>
            <w:right w:val="none" w:sz="0" w:space="0" w:color="auto"/>
          </w:divBdr>
        </w:div>
        <w:div w:id="1727294057">
          <w:marLeft w:val="640"/>
          <w:marRight w:val="0"/>
          <w:marTop w:val="0"/>
          <w:marBottom w:val="0"/>
          <w:divBdr>
            <w:top w:val="none" w:sz="0" w:space="0" w:color="auto"/>
            <w:left w:val="none" w:sz="0" w:space="0" w:color="auto"/>
            <w:bottom w:val="none" w:sz="0" w:space="0" w:color="auto"/>
            <w:right w:val="none" w:sz="0" w:space="0" w:color="auto"/>
          </w:divBdr>
        </w:div>
        <w:div w:id="2067146495">
          <w:marLeft w:val="640"/>
          <w:marRight w:val="0"/>
          <w:marTop w:val="0"/>
          <w:marBottom w:val="0"/>
          <w:divBdr>
            <w:top w:val="none" w:sz="0" w:space="0" w:color="auto"/>
            <w:left w:val="none" w:sz="0" w:space="0" w:color="auto"/>
            <w:bottom w:val="none" w:sz="0" w:space="0" w:color="auto"/>
            <w:right w:val="none" w:sz="0" w:space="0" w:color="auto"/>
          </w:divBdr>
        </w:div>
      </w:divsChild>
    </w:div>
    <w:div w:id="382757097">
      <w:bodyDiv w:val="1"/>
      <w:marLeft w:val="0"/>
      <w:marRight w:val="0"/>
      <w:marTop w:val="0"/>
      <w:marBottom w:val="0"/>
      <w:divBdr>
        <w:top w:val="none" w:sz="0" w:space="0" w:color="auto"/>
        <w:left w:val="none" w:sz="0" w:space="0" w:color="auto"/>
        <w:bottom w:val="none" w:sz="0" w:space="0" w:color="auto"/>
        <w:right w:val="none" w:sz="0" w:space="0" w:color="auto"/>
      </w:divBdr>
      <w:divsChild>
        <w:div w:id="193274536">
          <w:marLeft w:val="640"/>
          <w:marRight w:val="0"/>
          <w:marTop w:val="0"/>
          <w:marBottom w:val="0"/>
          <w:divBdr>
            <w:top w:val="none" w:sz="0" w:space="0" w:color="auto"/>
            <w:left w:val="none" w:sz="0" w:space="0" w:color="auto"/>
            <w:bottom w:val="none" w:sz="0" w:space="0" w:color="auto"/>
            <w:right w:val="none" w:sz="0" w:space="0" w:color="auto"/>
          </w:divBdr>
        </w:div>
        <w:div w:id="942222160">
          <w:marLeft w:val="640"/>
          <w:marRight w:val="0"/>
          <w:marTop w:val="0"/>
          <w:marBottom w:val="0"/>
          <w:divBdr>
            <w:top w:val="none" w:sz="0" w:space="0" w:color="auto"/>
            <w:left w:val="none" w:sz="0" w:space="0" w:color="auto"/>
            <w:bottom w:val="none" w:sz="0" w:space="0" w:color="auto"/>
            <w:right w:val="none" w:sz="0" w:space="0" w:color="auto"/>
          </w:divBdr>
        </w:div>
        <w:div w:id="1012221974">
          <w:marLeft w:val="640"/>
          <w:marRight w:val="0"/>
          <w:marTop w:val="0"/>
          <w:marBottom w:val="0"/>
          <w:divBdr>
            <w:top w:val="none" w:sz="0" w:space="0" w:color="auto"/>
            <w:left w:val="none" w:sz="0" w:space="0" w:color="auto"/>
            <w:bottom w:val="none" w:sz="0" w:space="0" w:color="auto"/>
            <w:right w:val="none" w:sz="0" w:space="0" w:color="auto"/>
          </w:divBdr>
        </w:div>
        <w:div w:id="1391995840">
          <w:marLeft w:val="640"/>
          <w:marRight w:val="0"/>
          <w:marTop w:val="0"/>
          <w:marBottom w:val="0"/>
          <w:divBdr>
            <w:top w:val="none" w:sz="0" w:space="0" w:color="auto"/>
            <w:left w:val="none" w:sz="0" w:space="0" w:color="auto"/>
            <w:bottom w:val="none" w:sz="0" w:space="0" w:color="auto"/>
            <w:right w:val="none" w:sz="0" w:space="0" w:color="auto"/>
          </w:divBdr>
        </w:div>
        <w:div w:id="1458527574">
          <w:marLeft w:val="640"/>
          <w:marRight w:val="0"/>
          <w:marTop w:val="0"/>
          <w:marBottom w:val="0"/>
          <w:divBdr>
            <w:top w:val="none" w:sz="0" w:space="0" w:color="auto"/>
            <w:left w:val="none" w:sz="0" w:space="0" w:color="auto"/>
            <w:bottom w:val="none" w:sz="0" w:space="0" w:color="auto"/>
            <w:right w:val="none" w:sz="0" w:space="0" w:color="auto"/>
          </w:divBdr>
        </w:div>
        <w:div w:id="1711227093">
          <w:marLeft w:val="640"/>
          <w:marRight w:val="0"/>
          <w:marTop w:val="0"/>
          <w:marBottom w:val="0"/>
          <w:divBdr>
            <w:top w:val="none" w:sz="0" w:space="0" w:color="auto"/>
            <w:left w:val="none" w:sz="0" w:space="0" w:color="auto"/>
            <w:bottom w:val="none" w:sz="0" w:space="0" w:color="auto"/>
            <w:right w:val="none" w:sz="0" w:space="0" w:color="auto"/>
          </w:divBdr>
        </w:div>
        <w:div w:id="2088189105">
          <w:marLeft w:val="640"/>
          <w:marRight w:val="0"/>
          <w:marTop w:val="0"/>
          <w:marBottom w:val="0"/>
          <w:divBdr>
            <w:top w:val="none" w:sz="0" w:space="0" w:color="auto"/>
            <w:left w:val="none" w:sz="0" w:space="0" w:color="auto"/>
            <w:bottom w:val="none" w:sz="0" w:space="0" w:color="auto"/>
            <w:right w:val="none" w:sz="0" w:space="0" w:color="auto"/>
          </w:divBdr>
        </w:div>
      </w:divsChild>
    </w:div>
    <w:div w:id="427888070">
      <w:bodyDiv w:val="1"/>
      <w:marLeft w:val="0"/>
      <w:marRight w:val="0"/>
      <w:marTop w:val="0"/>
      <w:marBottom w:val="0"/>
      <w:divBdr>
        <w:top w:val="none" w:sz="0" w:space="0" w:color="auto"/>
        <w:left w:val="none" w:sz="0" w:space="0" w:color="auto"/>
        <w:bottom w:val="none" w:sz="0" w:space="0" w:color="auto"/>
        <w:right w:val="none" w:sz="0" w:space="0" w:color="auto"/>
      </w:divBdr>
      <w:divsChild>
        <w:div w:id="23135776">
          <w:marLeft w:val="640"/>
          <w:marRight w:val="0"/>
          <w:marTop w:val="0"/>
          <w:marBottom w:val="0"/>
          <w:divBdr>
            <w:top w:val="none" w:sz="0" w:space="0" w:color="auto"/>
            <w:left w:val="none" w:sz="0" w:space="0" w:color="auto"/>
            <w:bottom w:val="none" w:sz="0" w:space="0" w:color="auto"/>
            <w:right w:val="none" w:sz="0" w:space="0" w:color="auto"/>
          </w:divBdr>
        </w:div>
        <w:div w:id="309023420">
          <w:marLeft w:val="640"/>
          <w:marRight w:val="0"/>
          <w:marTop w:val="0"/>
          <w:marBottom w:val="0"/>
          <w:divBdr>
            <w:top w:val="none" w:sz="0" w:space="0" w:color="auto"/>
            <w:left w:val="none" w:sz="0" w:space="0" w:color="auto"/>
            <w:bottom w:val="none" w:sz="0" w:space="0" w:color="auto"/>
            <w:right w:val="none" w:sz="0" w:space="0" w:color="auto"/>
          </w:divBdr>
        </w:div>
        <w:div w:id="506600200">
          <w:marLeft w:val="640"/>
          <w:marRight w:val="0"/>
          <w:marTop w:val="0"/>
          <w:marBottom w:val="0"/>
          <w:divBdr>
            <w:top w:val="none" w:sz="0" w:space="0" w:color="auto"/>
            <w:left w:val="none" w:sz="0" w:space="0" w:color="auto"/>
            <w:bottom w:val="none" w:sz="0" w:space="0" w:color="auto"/>
            <w:right w:val="none" w:sz="0" w:space="0" w:color="auto"/>
          </w:divBdr>
        </w:div>
        <w:div w:id="663241512">
          <w:marLeft w:val="640"/>
          <w:marRight w:val="0"/>
          <w:marTop w:val="0"/>
          <w:marBottom w:val="0"/>
          <w:divBdr>
            <w:top w:val="none" w:sz="0" w:space="0" w:color="auto"/>
            <w:left w:val="none" w:sz="0" w:space="0" w:color="auto"/>
            <w:bottom w:val="none" w:sz="0" w:space="0" w:color="auto"/>
            <w:right w:val="none" w:sz="0" w:space="0" w:color="auto"/>
          </w:divBdr>
        </w:div>
        <w:div w:id="1191186279">
          <w:marLeft w:val="640"/>
          <w:marRight w:val="0"/>
          <w:marTop w:val="0"/>
          <w:marBottom w:val="0"/>
          <w:divBdr>
            <w:top w:val="none" w:sz="0" w:space="0" w:color="auto"/>
            <w:left w:val="none" w:sz="0" w:space="0" w:color="auto"/>
            <w:bottom w:val="none" w:sz="0" w:space="0" w:color="auto"/>
            <w:right w:val="none" w:sz="0" w:space="0" w:color="auto"/>
          </w:divBdr>
        </w:div>
        <w:div w:id="1358580621">
          <w:marLeft w:val="640"/>
          <w:marRight w:val="0"/>
          <w:marTop w:val="0"/>
          <w:marBottom w:val="0"/>
          <w:divBdr>
            <w:top w:val="none" w:sz="0" w:space="0" w:color="auto"/>
            <w:left w:val="none" w:sz="0" w:space="0" w:color="auto"/>
            <w:bottom w:val="none" w:sz="0" w:space="0" w:color="auto"/>
            <w:right w:val="none" w:sz="0" w:space="0" w:color="auto"/>
          </w:divBdr>
        </w:div>
        <w:div w:id="1365515500">
          <w:marLeft w:val="640"/>
          <w:marRight w:val="0"/>
          <w:marTop w:val="0"/>
          <w:marBottom w:val="0"/>
          <w:divBdr>
            <w:top w:val="none" w:sz="0" w:space="0" w:color="auto"/>
            <w:left w:val="none" w:sz="0" w:space="0" w:color="auto"/>
            <w:bottom w:val="none" w:sz="0" w:space="0" w:color="auto"/>
            <w:right w:val="none" w:sz="0" w:space="0" w:color="auto"/>
          </w:divBdr>
        </w:div>
        <w:div w:id="1471512436">
          <w:marLeft w:val="640"/>
          <w:marRight w:val="0"/>
          <w:marTop w:val="0"/>
          <w:marBottom w:val="0"/>
          <w:divBdr>
            <w:top w:val="none" w:sz="0" w:space="0" w:color="auto"/>
            <w:left w:val="none" w:sz="0" w:space="0" w:color="auto"/>
            <w:bottom w:val="none" w:sz="0" w:space="0" w:color="auto"/>
            <w:right w:val="none" w:sz="0" w:space="0" w:color="auto"/>
          </w:divBdr>
        </w:div>
        <w:div w:id="1629749279">
          <w:marLeft w:val="640"/>
          <w:marRight w:val="0"/>
          <w:marTop w:val="0"/>
          <w:marBottom w:val="0"/>
          <w:divBdr>
            <w:top w:val="none" w:sz="0" w:space="0" w:color="auto"/>
            <w:left w:val="none" w:sz="0" w:space="0" w:color="auto"/>
            <w:bottom w:val="none" w:sz="0" w:space="0" w:color="auto"/>
            <w:right w:val="none" w:sz="0" w:space="0" w:color="auto"/>
          </w:divBdr>
        </w:div>
        <w:div w:id="1658804391">
          <w:marLeft w:val="640"/>
          <w:marRight w:val="0"/>
          <w:marTop w:val="0"/>
          <w:marBottom w:val="0"/>
          <w:divBdr>
            <w:top w:val="none" w:sz="0" w:space="0" w:color="auto"/>
            <w:left w:val="none" w:sz="0" w:space="0" w:color="auto"/>
            <w:bottom w:val="none" w:sz="0" w:space="0" w:color="auto"/>
            <w:right w:val="none" w:sz="0" w:space="0" w:color="auto"/>
          </w:divBdr>
        </w:div>
        <w:div w:id="1665741883">
          <w:marLeft w:val="640"/>
          <w:marRight w:val="0"/>
          <w:marTop w:val="0"/>
          <w:marBottom w:val="0"/>
          <w:divBdr>
            <w:top w:val="none" w:sz="0" w:space="0" w:color="auto"/>
            <w:left w:val="none" w:sz="0" w:space="0" w:color="auto"/>
            <w:bottom w:val="none" w:sz="0" w:space="0" w:color="auto"/>
            <w:right w:val="none" w:sz="0" w:space="0" w:color="auto"/>
          </w:divBdr>
        </w:div>
        <w:div w:id="1688679763">
          <w:marLeft w:val="640"/>
          <w:marRight w:val="0"/>
          <w:marTop w:val="0"/>
          <w:marBottom w:val="0"/>
          <w:divBdr>
            <w:top w:val="none" w:sz="0" w:space="0" w:color="auto"/>
            <w:left w:val="none" w:sz="0" w:space="0" w:color="auto"/>
            <w:bottom w:val="none" w:sz="0" w:space="0" w:color="auto"/>
            <w:right w:val="none" w:sz="0" w:space="0" w:color="auto"/>
          </w:divBdr>
        </w:div>
        <w:div w:id="1719470014">
          <w:marLeft w:val="640"/>
          <w:marRight w:val="0"/>
          <w:marTop w:val="0"/>
          <w:marBottom w:val="0"/>
          <w:divBdr>
            <w:top w:val="none" w:sz="0" w:space="0" w:color="auto"/>
            <w:left w:val="none" w:sz="0" w:space="0" w:color="auto"/>
            <w:bottom w:val="none" w:sz="0" w:space="0" w:color="auto"/>
            <w:right w:val="none" w:sz="0" w:space="0" w:color="auto"/>
          </w:divBdr>
        </w:div>
        <w:div w:id="1857889171">
          <w:marLeft w:val="640"/>
          <w:marRight w:val="0"/>
          <w:marTop w:val="0"/>
          <w:marBottom w:val="0"/>
          <w:divBdr>
            <w:top w:val="none" w:sz="0" w:space="0" w:color="auto"/>
            <w:left w:val="none" w:sz="0" w:space="0" w:color="auto"/>
            <w:bottom w:val="none" w:sz="0" w:space="0" w:color="auto"/>
            <w:right w:val="none" w:sz="0" w:space="0" w:color="auto"/>
          </w:divBdr>
        </w:div>
        <w:div w:id="2105299675">
          <w:marLeft w:val="640"/>
          <w:marRight w:val="0"/>
          <w:marTop w:val="0"/>
          <w:marBottom w:val="0"/>
          <w:divBdr>
            <w:top w:val="none" w:sz="0" w:space="0" w:color="auto"/>
            <w:left w:val="none" w:sz="0" w:space="0" w:color="auto"/>
            <w:bottom w:val="none" w:sz="0" w:space="0" w:color="auto"/>
            <w:right w:val="none" w:sz="0" w:space="0" w:color="auto"/>
          </w:divBdr>
        </w:div>
      </w:divsChild>
    </w:div>
    <w:div w:id="434788102">
      <w:bodyDiv w:val="1"/>
      <w:marLeft w:val="0"/>
      <w:marRight w:val="0"/>
      <w:marTop w:val="0"/>
      <w:marBottom w:val="0"/>
      <w:divBdr>
        <w:top w:val="none" w:sz="0" w:space="0" w:color="auto"/>
        <w:left w:val="none" w:sz="0" w:space="0" w:color="auto"/>
        <w:bottom w:val="none" w:sz="0" w:space="0" w:color="auto"/>
        <w:right w:val="none" w:sz="0" w:space="0" w:color="auto"/>
      </w:divBdr>
    </w:div>
    <w:div w:id="455874867">
      <w:bodyDiv w:val="1"/>
      <w:marLeft w:val="0"/>
      <w:marRight w:val="0"/>
      <w:marTop w:val="0"/>
      <w:marBottom w:val="0"/>
      <w:divBdr>
        <w:top w:val="none" w:sz="0" w:space="0" w:color="auto"/>
        <w:left w:val="none" w:sz="0" w:space="0" w:color="auto"/>
        <w:bottom w:val="none" w:sz="0" w:space="0" w:color="auto"/>
        <w:right w:val="none" w:sz="0" w:space="0" w:color="auto"/>
      </w:divBdr>
      <w:divsChild>
        <w:div w:id="1666085935">
          <w:marLeft w:val="0"/>
          <w:marRight w:val="0"/>
          <w:marTop w:val="0"/>
          <w:marBottom w:val="0"/>
          <w:divBdr>
            <w:top w:val="none" w:sz="0" w:space="0" w:color="auto"/>
            <w:left w:val="none" w:sz="0" w:space="0" w:color="auto"/>
            <w:bottom w:val="none" w:sz="0" w:space="0" w:color="auto"/>
            <w:right w:val="none" w:sz="0" w:space="0" w:color="auto"/>
          </w:divBdr>
        </w:div>
        <w:div w:id="1740975807">
          <w:marLeft w:val="0"/>
          <w:marRight w:val="0"/>
          <w:marTop w:val="0"/>
          <w:marBottom w:val="0"/>
          <w:divBdr>
            <w:top w:val="none" w:sz="0" w:space="0" w:color="auto"/>
            <w:left w:val="none" w:sz="0" w:space="0" w:color="auto"/>
            <w:bottom w:val="none" w:sz="0" w:space="0" w:color="auto"/>
            <w:right w:val="none" w:sz="0" w:space="0" w:color="auto"/>
          </w:divBdr>
        </w:div>
        <w:div w:id="2017731190">
          <w:marLeft w:val="0"/>
          <w:marRight w:val="0"/>
          <w:marTop w:val="0"/>
          <w:marBottom w:val="0"/>
          <w:divBdr>
            <w:top w:val="none" w:sz="0" w:space="0" w:color="auto"/>
            <w:left w:val="none" w:sz="0" w:space="0" w:color="auto"/>
            <w:bottom w:val="none" w:sz="0" w:space="0" w:color="auto"/>
            <w:right w:val="none" w:sz="0" w:space="0" w:color="auto"/>
          </w:divBdr>
        </w:div>
        <w:div w:id="2102289147">
          <w:marLeft w:val="0"/>
          <w:marRight w:val="0"/>
          <w:marTop w:val="0"/>
          <w:marBottom w:val="0"/>
          <w:divBdr>
            <w:top w:val="none" w:sz="0" w:space="0" w:color="auto"/>
            <w:left w:val="none" w:sz="0" w:space="0" w:color="auto"/>
            <w:bottom w:val="none" w:sz="0" w:space="0" w:color="auto"/>
            <w:right w:val="none" w:sz="0" w:space="0" w:color="auto"/>
          </w:divBdr>
        </w:div>
      </w:divsChild>
    </w:div>
    <w:div w:id="540673751">
      <w:bodyDiv w:val="1"/>
      <w:marLeft w:val="0"/>
      <w:marRight w:val="0"/>
      <w:marTop w:val="0"/>
      <w:marBottom w:val="0"/>
      <w:divBdr>
        <w:top w:val="none" w:sz="0" w:space="0" w:color="auto"/>
        <w:left w:val="none" w:sz="0" w:space="0" w:color="auto"/>
        <w:bottom w:val="none" w:sz="0" w:space="0" w:color="auto"/>
        <w:right w:val="none" w:sz="0" w:space="0" w:color="auto"/>
      </w:divBdr>
      <w:divsChild>
        <w:div w:id="92014685">
          <w:marLeft w:val="640"/>
          <w:marRight w:val="0"/>
          <w:marTop w:val="0"/>
          <w:marBottom w:val="0"/>
          <w:divBdr>
            <w:top w:val="none" w:sz="0" w:space="0" w:color="auto"/>
            <w:left w:val="none" w:sz="0" w:space="0" w:color="auto"/>
            <w:bottom w:val="none" w:sz="0" w:space="0" w:color="auto"/>
            <w:right w:val="none" w:sz="0" w:space="0" w:color="auto"/>
          </w:divBdr>
        </w:div>
        <w:div w:id="375352034">
          <w:marLeft w:val="640"/>
          <w:marRight w:val="0"/>
          <w:marTop w:val="0"/>
          <w:marBottom w:val="0"/>
          <w:divBdr>
            <w:top w:val="none" w:sz="0" w:space="0" w:color="auto"/>
            <w:left w:val="none" w:sz="0" w:space="0" w:color="auto"/>
            <w:bottom w:val="none" w:sz="0" w:space="0" w:color="auto"/>
            <w:right w:val="none" w:sz="0" w:space="0" w:color="auto"/>
          </w:divBdr>
        </w:div>
      </w:divsChild>
    </w:div>
    <w:div w:id="585576159">
      <w:bodyDiv w:val="1"/>
      <w:marLeft w:val="0"/>
      <w:marRight w:val="0"/>
      <w:marTop w:val="0"/>
      <w:marBottom w:val="0"/>
      <w:divBdr>
        <w:top w:val="none" w:sz="0" w:space="0" w:color="auto"/>
        <w:left w:val="none" w:sz="0" w:space="0" w:color="auto"/>
        <w:bottom w:val="none" w:sz="0" w:space="0" w:color="auto"/>
        <w:right w:val="none" w:sz="0" w:space="0" w:color="auto"/>
      </w:divBdr>
      <w:divsChild>
        <w:div w:id="201284382">
          <w:marLeft w:val="0"/>
          <w:marRight w:val="0"/>
          <w:marTop w:val="0"/>
          <w:marBottom w:val="0"/>
          <w:divBdr>
            <w:top w:val="none" w:sz="0" w:space="0" w:color="auto"/>
            <w:left w:val="none" w:sz="0" w:space="0" w:color="auto"/>
            <w:bottom w:val="none" w:sz="0" w:space="0" w:color="auto"/>
            <w:right w:val="none" w:sz="0" w:space="0" w:color="auto"/>
          </w:divBdr>
          <w:divsChild>
            <w:div w:id="121576339">
              <w:marLeft w:val="0"/>
              <w:marRight w:val="0"/>
              <w:marTop w:val="0"/>
              <w:marBottom w:val="0"/>
              <w:divBdr>
                <w:top w:val="none" w:sz="0" w:space="0" w:color="auto"/>
                <w:left w:val="none" w:sz="0" w:space="0" w:color="auto"/>
                <w:bottom w:val="none" w:sz="0" w:space="0" w:color="auto"/>
                <w:right w:val="none" w:sz="0" w:space="0" w:color="auto"/>
              </w:divBdr>
            </w:div>
            <w:div w:id="161743979">
              <w:marLeft w:val="0"/>
              <w:marRight w:val="0"/>
              <w:marTop w:val="0"/>
              <w:marBottom w:val="0"/>
              <w:divBdr>
                <w:top w:val="none" w:sz="0" w:space="0" w:color="auto"/>
                <w:left w:val="none" w:sz="0" w:space="0" w:color="auto"/>
                <w:bottom w:val="none" w:sz="0" w:space="0" w:color="auto"/>
                <w:right w:val="none" w:sz="0" w:space="0" w:color="auto"/>
              </w:divBdr>
            </w:div>
            <w:div w:id="174030650">
              <w:marLeft w:val="0"/>
              <w:marRight w:val="0"/>
              <w:marTop w:val="0"/>
              <w:marBottom w:val="0"/>
              <w:divBdr>
                <w:top w:val="none" w:sz="0" w:space="0" w:color="auto"/>
                <w:left w:val="none" w:sz="0" w:space="0" w:color="auto"/>
                <w:bottom w:val="none" w:sz="0" w:space="0" w:color="auto"/>
                <w:right w:val="none" w:sz="0" w:space="0" w:color="auto"/>
              </w:divBdr>
            </w:div>
            <w:div w:id="177476186">
              <w:marLeft w:val="0"/>
              <w:marRight w:val="0"/>
              <w:marTop w:val="0"/>
              <w:marBottom w:val="0"/>
              <w:divBdr>
                <w:top w:val="none" w:sz="0" w:space="0" w:color="auto"/>
                <w:left w:val="none" w:sz="0" w:space="0" w:color="auto"/>
                <w:bottom w:val="none" w:sz="0" w:space="0" w:color="auto"/>
                <w:right w:val="none" w:sz="0" w:space="0" w:color="auto"/>
              </w:divBdr>
            </w:div>
            <w:div w:id="185875531">
              <w:marLeft w:val="0"/>
              <w:marRight w:val="0"/>
              <w:marTop w:val="0"/>
              <w:marBottom w:val="0"/>
              <w:divBdr>
                <w:top w:val="none" w:sz="0" w:space="0" w:color="auto"/>
                <w:left w:val="none" w:sz="0" w:space="0" w:color="auto"/>
                <w:bottom w:val="none" w:sz="0" w:space="0" w:color="auto"/>
                <w:right w:val="none" w:sz="0" w:space="0" w:color="auto"/>
              </w:divBdr>
            </w:div>
            <w:div w:id="193544252">
              <w:marLeft w:val="0"/>
              <w:marRight w:val="0"/>
              <w:marTop w:val="0"/>
              <w:marBottom w:val="0"/>
              <w:divBdr>
                <w:top w:val="none" w:sz="0" w:space="0" w:color="auto"/>
                <w:left w:val="none" w:sz="0" w:space="0" w:color="auto"/>
                <w:bottom w:val="none" w:sz="0" w:space="0" w:color="auto"/>
                <w:right w:val="none" w:sz="0" w:space="0" w:color="auto"/>
              </w:divBdr>
            </w:div>
            <w:div w:id="279145209">
              <w:marLeft w:val="0"/>
              <w:marRight w:val="0"/>
              <w:marTop w:val="0"/>
              <w:marBottom w:val="0"/>
              <w:divBdr>
                <w:top w:val="none" w:sz="0" w:space="0" w:color="auto"/>
                <w:left w:val="none" w:sz="0" w:space="0" w:color="auto"/>
                <w:bottom w:val="none" w:sz="0" w:space="0" w:color="auto"/>
                <w:right w:val="none" w:sz="0" w:space="0" w:color="auto"/>
              </w:divBdr>
            </w:div>
            <w:div w:id="301085698">
              <w:marLeft w:val="0"/>
              <w:marRight w:val="0"/>
              <w:marTop w:val="0"/>
              <w:marBottom w:val="0"/>
              <w:divBdr>
                <w:top w:val="none" w:sz="0" w:space="0" w:color="auto"/>
                <w:left w:val="none" w:sz="0" w:space="0" w:color="auto"/>
                <w:bottom w:val="none" w:sz="0" w:space="0" w:color="auto"/>
                <w:right w:val="none" w:sz="0" w:space="0" w:color="auto"/>
              </w:divBdr>
            </w:div>
            <w:div w:id="419525774">
              <w:marLeft w:val="0"/>
              <w:marRight w:val="0"/>
              <w:marTop w:val="0"/>
              <w:marBottom w:val="0"/>
              <w:divBdr>
                <w:top w:val="none" w:sz="0" w:space="0" w:color="auto"/>
                <w:left w:val="none" w:sz="0" w:space="0" w:color="auto"/>
                <w:bottom w:val="none" w:sz="0" w:space="0" w:color="auto"/>
                <w:right w:val="none" w:sz="0" w:space="0" w:color="auto"/>
              </w:divBdr>
            </w:div>
            <w:div w:id="440733761">
              <w:marLeft w:val="0"/>
              <w:marRight w:val="0"/>
              <w:marTop w:val="0"/>
              <w:marBottom w:val="0"/>
              <w:divBdr>
                <w:top w:val="none" w:sz="0" w:space="0" w:color="auto"/>
                <w:left w:val="none" w:sz="0" w:space="0" w:color="auto"/>
                <w:bottom w:val="none" w:sz="0" w:space="0" w:color="auto"/>
                <w:right w:val="none" w:sz="0" w:space="0" w:color="auto"/>
              </w:divBdr>
            </w:div>
            <w:div w:id="470054996">
              <w:marLeft w:val="0"/>
              <w:marRight w:val="0"/>
              <w:marTop w:val="0"/>
              <w:marBottom w:val="0"/>
              <w:divBdr>
                <w:top w:val="none" w:sz="0" w:space="0" w:color="auto"/>
                <w:left w:val="none" w:sz="0" w:space="0" w:color="auto"/>
                <w:bottom w:val="none" w:sz="0" w:space="0" w:color="auto"/>
                <w:right w:val="none" w:sz="0" w:space="0" w:color="auto"/>
              </w:divBdr>
            </w:div>
            <w:div w:id="558129826">
              <w:marLeft w:val="0"/>
              <w:marRight w:val="0"/>
              <w:marTop w:val="0"/>
              <w:marBottom w:val="0"/>
              <w:divBdr>
                <w:top w:val="none" w:sz="0" w:space="0" w:color="auto"/>
                <w:left w:val="none" w:sz="0" w:space="0" w:color="auto"/>
                <w:bottom w:val="none" w:sz="0" w:space="0" w:color="auto"/>
                <w:right w:val="none" w:sz="0" w:space="0" w:color="auto"/>
              </w:divBdr>
            </w:div>
            <w:div w:id="586890448">
              <w:marLeft w:val="0"/>
              <w:marRight w:val="0"/>
              <w:marTop w:val="0"/>
              <w:marBottom w:val="0"/>
              <w:divBdr>
                <w:top w:val="none" w:sz="0" w:space="0" w:color="auto"/>
                <w:left w:val="none" w:sz="0" w:space="0" w:color="auto"/>
                <w:bottom w:val="none" w:sz="0" w:space="0" w:color="auto"/>
                <w:right w:val="none" w:sz="0" w:space="0" w:color="auto"/>
              </w:divBdr>
            </w:div>
            <w:div w:id="711075371">
              <w:marLeft w:val="0"/>
              <w:marRight w:val="0"/>
              <w:marTop w:val="0"/>
              <w:marBottom w:val="0"/>
              <w:divBdr>
                <w:top w:val="none" w:sz="0" w:space="0" w:color="auto"/>
                <w:left w:val="none" w:sz="0" w:space="0" w:color="auto"/>
                <w:bottom w:val="none" w:sz="0" w:space="0" w:color="auto"/>
                <w:right w:val="none" w:sz="0" w:space="0" w:color="auto"/>
              </w:divBdr>
            </w:div>
            <w:div w:id="767314437">
              <w:marLeft w:val="0"/>
              <w:marRight w:val="0"/>
              <w:marTop w:val="0"/>
              <w:marBottom w:val="0"/>
              <w:divBdr>
                <w:top w:val="none" w:sz="0" w:space="0" w:color="auto"/>
                <w:left w:val="none" w:sz="0" w:space="0" w:color="auto"/>
                <w:bottom w:val="none" w:sz="0" w:space="0" w:color="auto"/>
                <w:right w:val="none" w:sz="0" w:space="0" w:color="auto"/>
              </w:divBdr>
            </w:div>
            <w:div w:id="1005085294">
              <w:marLeft w:val="0"/>
              <w:marRight w:val="0"/>
              <w:marTop w:val="0"/>
              <w:marBottom w:val="0"/>
              <w:divBdr>
                <w:top w:val="none" w:sz="0" w:space="0" w:color="auto"/>
                <w:left w:val="none" w:sz="0" w:space="0" w:color="auto"/>
                <w:bottom w:val="none" w:sz="0" w:space="0" w:color="auto"/>
                <w:right w:val="none" w:sz="0" w:space="0" w:color="auto"/>
              </w:divBdr>
            </w:div>
            <w:div w:id="1230457927">
              <w:marLeft w:val="0"/>
              <w:marRight w:val="0"/>
              <w:marTop w:val="0"/>
              <w:marBottom w:val="0"/>
              <w:divBdr>
                <w:top w:val="none" w:sz="0" w:space="0" w:color="auto"/>
                <w:left w:val="none" w:sz="0" w:space="0" w:color="auto"/>
                <w:bottom w:val="none" w:sz="0" w:space="0" w:color="auto"/>
                <w:right w:val="none" w:sz="0" w:space="0" w:color="auto"/>
              </w:divBdr>
            </w:div>
            <w:div w:id="1238713459">
              <w:marLeft w:val="0"/>
              <w:marRight w:val="0"/>
              <w:marTop w:val="0"/>
              <w:marBottom w:val="0"/>
              <w:divBdr>
                <w:top w:val="none" w:sz="0" w:space="0" w:color="auto"/>
                <w:left w:val="none" w:sz="0" w:space="0" w:color="auto"/>
                <w:bottom w:val="none" w:sz="0" w:space="0" w:color="auto"/>
                <w:right w:val="none" w:sz="0" w:space="0" w:color="auto"/>
              </w:divBdr>
            </w:div>
            <w:div w:id="1271669259">
              <w:marLeft w:val="0"/>
              <w:marRight w:val="0"/>
              <w:marTop w:val="0"/>
              <w:marBottom w:val="0"/>
              <w:divBdr>
                <w:top w:val="none" w:sz="0" w:space="0" w:color="auto"/>
                <w:left w:val="none" w:sz="0" w:space="0" w:color="auto"/>
                <w:bottom w:val="none" w:sz="0" w:space="0" w:color="auto"/>
                <w:right w:val="none" w:sz="0" w:space="0" w:color="auto"/>
              </w:divBdr>
            </w:div>
            <w:div w:id="1307857072">
              <w:marLeft w:val="0"/>
              <w:marRight w:val="0"/>
              <w:marTop w:val="0"/>
              <w:marBottom w:val="0"/>
              <w:divBdr>
                <w:top w:val="none" w:sz="0" w:space="0" w:color="auto"/>
                <w:left w:val="none" w:sz="0" w:space="0" w:color="auto"/>
                <w:bottom w:val="none" w:sz="0" w:space="0" w:color="auto"/>
                <w:right w:val="none" w:sz="0" w:space="0" w:color="auto"/>
              </w:divBdr>
            </w:div>
            <w:div w:id="1397359770">
              <w:marLeft w:val="0"/>
              <w:marRight w:val="0"/>
              <w:marTop w:val="0"/>
              <w:marBottom w:val="0"/>
              <w:divBdr>
                <w:top w:val="none" w:sz="0" w:space="0" w:color="auto"/>
                <w:left w:val="none" w:sz="0" w:space="0" w:color="auto"/>
                <w:bottom w:val="none" w:sz="0" w:space="0" w:color="auto"/>
                <w:right w:val="none" w:sz="0" w:space="0" w:color="auto"/>
              </w:divBdr>
            </w:div>
            <w:div w:id="1484587710">
              <w:marLeft w:val="0"/>
              <w:marRight w:val="0"/>
              <w:marTop w:val="0"/>
              <w:marBottom w:val="0"/>
              <w:divBdr>
                <w:top w:val="none" w:sz="0" w:space="0" w:color="auto"/>
                <w:left w:val="none" w:sz="0" w:space="0" w:color="auto"/>
                <w:bottom w:val="none" w:sz="0" w:space="0" w:color="auto"/>
                <w:right w:val="none" w:sz="0" w:space="0" w:color="auto"/>
              </w:divBdr>
            </w:div>
            <w:div w:id="1588073410">
              <w:marLeft w:val="0"/>
              <w:marRight w:val="0"/>
              <w:marTop w:val="0"/>
              <w:marBottom w:val="0"/>
              <w:divBdr>
                <w:top w:val="none" w:sz="0" w:space="0" w:color="auto"/>
                <w:left w:val="none" w:sz="0" w:space="0" w:color="auto"/>
                <w:bottom w:val="none" w:sz="0" w:space="0" w:color="auto"/>
                <w:right w:val="none" w:sz="0" w:space="0" w:color="auto"/>
              </w:divBdr>
            </w:div>
            <w:div w:id="1790005144">
              <w:marLeft w:val="0"/>
              <w:marRight w:val="0"/>
              <w:marTop w:val="0"/>
              <w:marBottom w:val="0"/>
              <w:divBdr>
                <w:top w:val="none" w:sz="0" w:space="0" w:color="auto"/>
                <w:left w:val="none" w:sz="0" w:space="0" w:color="auto"/>
                <w:bottom w:val="none" w:sz="0" w:space="0" w:color="auto"/>
                <w:right w:val="none" w:sz="0" w:space="0" w:color="auto"/>
              </w:divBdr>
            </w:div>
            <w:div w:id="1808429989">
              <w:marLeft w:val="0"/>
              <w:marRight w:val="0"/>
              <w:marTop w:val="0"/>
              <w:marBottom w:val="0"/>
              <w:divBdr>
                <w:top w:val="none" w:sz="0" w:space="0" w:color="auto"/>
                <w:left w:val="none" w:sz="0" w:space="0" w:color="auto"/>
                <w:bottom w:val="none" w:sz="0" w:space="0" w:color="auto"/>
                <w:right w:val="none" w:sz="0" w:space="0" w:color="auto"/>
              </w:divBdr>
            </w:div>
            <w:div w:id="1987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006">
      <w:bodyDiv w:val="1"/>
      <w:marLeft w:val="0"/>
      <w:marRight w:val="0"/>
      <w:marTop w:val="0"/>
      <w:marBottom w:val="0"/>
      <w:divBdr>
        <w:top w:val="none" w:sz="0" w:space="0" w:color="auto"/>
        <w:left w:val="none" w:sz="0" w:space="0" w:color="auto"/>
        <w:bottom w:val="none" w:sz="0" w:space="0" w:color="auto"/>
        <w:right w:val="none" w:sz="0" w:space="0" w:color="auto"/>
      </w:divBdr>
      <w:divsChild>
        <w:div w:id="227763492">
          <w:marLeft w:val="640"/>
          <w:marRight w:val="0"/>
          <w:marTop w:val="0"/>
          <w:marBottom w:val="0"/>
          <w:divBdr>
            <w:top w:val="none" w:sz="0" w:space="0" w:color="auto"/>
            <w:left w:val="none" w:sz="0" w:space="0" w:color="auto"/>
            <w:bottom w:val="none" w:sz="0" w:space="0" w:color="auto"/>
            <w:right w:val="none" w:sz="0" w:space="0" w:color="auto"/>
          </w:divBdr>
        </w:div>
        <w:div w:id="419765338">
          <w:marLeft w:val="640"/>
          <w:marRight w:val="0"/>
          <w:marTop w:val="0"/>
          <w:marBottom w:val="0"/>
          <w:divBdr>
            <w:top w:val="none" w:sz="0" w:space="0" w:color="auto"/>
            <w:left w:val="none" w:sz="0" w:space="0" w:color="auto"/>
            <w:bottom w:val="none" w:sz="0" w:space="0" w:color="auto"/>
            <w:right w:val="none" w:sz="0" w:space="0" w:color="auto"/>
          </w:divBdr>
        </w:div>
        <w:div w:id="485635558">
          <w:marLeft w:val="640"/>
          <w:marRight w:val="0"/>
          <w:marTop w:val="0"/>
          <w:marBottom w:val="0"/>
          <w:divBdr>
            <w:top w:val="none" w:sz="0" w:space="0" w:color="auto"/>
            <w:left w:val="none" w:sz="0" w:space="0" w:color="auto"/>
            <w:bottom w:val="none" w:sz="0" w:space="0" w:color="auto"/>
            <w:right w:val="none" w:sz="0" w:space="0" w:color="auto"/>
          </w:divBdr>
        </w:div>
        <w:div w:id="511453012">
          <w:marLeft w:val="640"/>
          <w:marRight w:val="0"/>
          <w:marTop w:val="0"/>
          <w:marBottom w:val="0"/>
          <w:divBdr>
            <w:top w:val="none" w:sz="0" w:space="0" w:color="auto"/>
            <w:left w:val="none" w:sz="0" w:space="0" w:color="auto"/>
            <w:bottom w:val="none" w:sz="0" w:space="0" w:color="auto"/>
            <w:right w:val="none" w:sz="0" w:space="0" w:color="auto"/>
          </w:divBdr>
        </w:div>
        <w:div w:id="527305003">
          <w:marLeft w:val="640"/>
          <w:marRight w:val="0"/>
          <w:marTop w:val="0"/>
          <w:marBottom w:val="0"/>
          <w:divBdr>
            <w:top w:val="none" w:sz="0" w:space="0" w:color="auto"/>
            <w:left w:val="none" w:sz="0" w:space="0" w:color="auto"/>
            <w:bottom w:val="none" w:sz="0" w:space="0" w:color="auto"/>
            <w:right w:val="none" w:sz="0" w:space="0" w:color="auto"/>
          </w:divBdr>
        </w:div>
        <w:div w:id="901064110">
          <w:marLeft w:val="640"/>
          <w:marRight w:val="0"/>
          <w:marTop w:val="0"/>
          <w:marBottom w:val="0"/>
          <w:divBdr>
            <w:top w:val="none" w:sz="0" w:space="0" w:color="auto"/>
            <w:left w:val="none" w:sz="0" w:space="0" w:color="auto"/>
            <w:bottom w:val="none" w:sz="0" w:space="0" w:color="auto"/>
            <w:right w:val="none" w:sz="0" w:space="0" w:color="auto"/>
          </w:divBdr>
        </w:div>
        <w:div w:id="1035352629">
          <w:marLeft w:val="640"/>
          <w:marRight w:val="0"/>
          <w:marTop w:val="0"/>
          <w:marBottom w:val="0"/>
          <w:divBdr>
            <w:top w:val="none" w:sz="0" w:space="0" w:color="auto"/>
            <w:left w:val="none" w:sz="0" w:space="0" w:color="auto"/>
            <w:bottom w:val="none" w:sz="0" w:space="0" w:color="auto"/>
            <w:right w:val="none" w:sz="0" w:space="0" w:color="auto"/>
          </w:divBdr>
        </w:div>
        <w:div w:id="1179395186">
          <w:marLeft w:val="640"/>
          <w:marRight w:val="0"/>
          <w:marTop w:val="0"/>
          <w:marBottom w:val="0"/>
          <w:divBdr>
            <w:top w:val="none" w:sz="0" w:space="0" w:color="auto"/>
            <w:left w:val="none" w:sz="0" w:space="0" w:color="auto"/>
            <w:bottom w:val="none" w:sz="0" w:space="0" w:color="auto"/>
            <w:right w:val="none" w:sz="0" w:space="0" w:color="auto"/>
          </w:divBdr>
        </w:div>
        <w:div w:id="1190681381">
          <w:marLeft w:val="640"/>
          <w:marRight w:val="0"/>
          <w:marTop w:val="0"/>
          <w:marBottom w:val="0"/>
          <w:divBdr>
            <w:top w:val="none" w:sz="0" w:space="0" w:color="auto"/>
            <w:left w:val="none" w:sz="0" w:space="0" w:color="auto"/>
            <w:bottom w:val="none" w:sz="0" w:space="0" w:color="auto"/>
            <w:right w:val="none" w:sz="0" w:space="0" w:color="auto"/>
          </w:divBdr>
        </w:div>
        <w:div w:id="1199314065">
          <w:marLeft w:val="640"/>
          <w:marRight w:val="0"/>
          <w:marTop w:val="0"/>
          <w:marBottom w:val="0"/>
          <w:divBdr>
            <w:top w:val="none" w:sz="0" w:space="0" w:color="auto"/>
            <w:left w:val="none" w:sz="0" w:space="0" w:color="auto"/>
            <w:bottom w:val="none" w:sz="0" w:space="0" w:color="auto"/>
            <w:right w:val="none" w:sz="0" w:space="0" w:color="auto"/>
          </w:divBdr>
        </w:div>
        <w:div w:id="1236015246">
          <w:marLeft w:val="640"/>
          <w:marRight w:val="0"/>
          <w:marTop w:val="0"/>
          <w:marBottom w:val="0"/>
          <w:divBdr>
            <w:top w:val="none" w:sz="0" w:space="0" w:color="auto"/>
            <w:left w:val="none" w:sz="0" w:space="0" w:color="auto"/>
            <w:bottom w:val="none" w:sz="0" w:space="0" w:color="auto"/>
            <w:right w:val="none" w:sz="0" w:space="0" w:color="auto"/>
          </w:divBdr>
        </w:div>
        <w:div w:id="1448307547">
          <w:marLeft w:val="640"/>
          <w:marRight w:val="0"/>
          <w:marTop w:val="0"/>
          <w:marBottom w:val="0"/>
          <w:divBdr>
            <w:top w:val="none" w:sz="0" w:space="0" w:color="auto"/>
            <w:left w:val="none" w:sz="0" w:space="0" w:color="auto"/>
            <w:bottom w:val="none" w:sz="0" w:space="0" w:color="auto"/>
            <w:right w:val="none" w:sz="0" w:space="0" w:color="auto"/>
          </w:divBdr>
        </w:div>
        <w:div w:id="1542211526">
          <w:marLeft w:val="640"/>
          <w:marRight w:val="0"/>
          <w:marTop w:val="0"/>
          <w:marBottom w:val="0"/>
          <w:divBdr>
            <w:top w:val="none" w:sz="0" w:space="0" w:color="auto"/>
            <w:left w:val="none" w:sz="0" w:space="0" w:color="auto"/>
            <w:bottom w:val="none" w:sz="0" w:space="0" w:color="auto"/>
            <w:right w:val="none" w:sz="0" w:space="0" w:color="auto"/>
          </w:divBdr>
        </w:div>
        <w:div w:id="1721440945">
          <w:marLeft w:val="640"/>
          <w:marRight w:val="0"/>
          <w:marTop w:val="0"/>
          <w:marBottom w:val="0"/>
          <w:divBdr>
            <w:top w:val="none" w:sz="0" w:space="0" w:color="auto"/>
            <w:left w:val="none" w:sz="0" w:space="0" w:color="auto"/>
            <w:bottom w:val="none" w:sz="0" w:space="0" w:color="auto"/>
            <w:right w:val="none" w:sz="0" w:space="0" w:color="auto"/>
          </w:divBdr>
        </w:div>
        <w:div w:id="1734427372">
          <w:marLeft w:val="640"/>
          <w:marRight w:val="0"/>
          <w:marTop w:val="0"/>
          <w:marBottom w:val="0"/>
          <w:divBdr>
            <w:top w:val="none" w:sz="0" w:space="0" w:color="auto"/>
            <w:left w:val="none" w:sz="0" w:space="0" w:color="auto"/>
            <w:bottom w:val="none" w:sz="0" w:space="0" w:color="auto"/>
            <w:right w:val="none" w:sz="0" w:space="0" w:color="auto"/>
          </w:divBdr>
        </w:div>
        <w:div w:id="1759018070">
          <w:marLeft w:val="640"/>
          <w:marRight w:val="0"/>
          <w:marTop w:val="0"/>
          <w:marBottom w:val="0"/>
          <w:divBdr>
            <w:top w:val="none" w:sz="0" w:space="0" w:color="auto"/>
            <w:left w:val="none" w:sz="0" w:space="0" w:color="auto"/>
            <w:bottom w:val="none" w:sz="0" w:space="0" w:color="auto"/>
            <w:right w:val="none" w:sz="0" w:space="0" w:color="auto"/>
          </w:divBdr>
        </w:div>
        <w:div w:id="1930458097">
          <w:marLeft w:val="640"/>
          <w:marRight w:val="0"/>
          <w:marTop w:val="0"/>
          <w:marBottom w:val="0"/>
          <w:divBdr>
            <w:top w:val="none" w:sz="0" w:space="0" w:color="auto"/>
            <w:left w:val="none" w:sz="0" w:space="0" w:color="auto"/>
            <w:bottom w:val="none" w:sz="0" w:space="0" w:color="auto"/>
            <w:right w:val="none" w:sz="0" w:space="0" w:color="auto"/>
          </w:divBdr>
        </w:div>
        <w:div w:id="2021001226">
          <w:marLeft w:val="640"/>
          <w:marRight w:val="0"/>
          <w:marTop w:val="0"/>
          <w:marBottom w:val="0"/>
          <w:divBdr>
            <w:top w:val="none" w:sz="0" w:space="0" w:color="auto"/>
            <w:left w:val="none" w:sz="0" w:space="0" w:color="auto"/>
            <w:bottom w:val="none" w:sz="0" w:space="0" w:color="auto"/>
            <w:right w:val="none" w:sz="0" w:space="0" w:color="auto"/>
          </w:divBdr>
        </w:div>
      </w:divsChild>
    </w:div>
    <w:div w:id="629439578">
      <w:bodyDiv w:val="1"/>
      <w:marLeft w:val="0"/>
      <w:marRight w:val="0"/>
      <w:marTop w:val="0"/>
      <w:marBottom w:val="0"/>
      <w:divBdr>
        <w:top w:val="none" w:sz="0" w:space="0" w:color="auto"/>
        <w:left w:val="none" w:sz="0" w:space="0" w:color="auto"/>
        <w:bottom w:val="none" w:sz="0" w:space="0" w:color="auto"/>
        <w:right w:val="none" w:sz="0" w:space="0" w:color="auto"/>
      </w:divBdr>
    </w:div>
    <w:div w:id="646326863">
      <w:bodyDiv w:val="1"/>
      <w:marLeft w:val="0"/>
      <w:marRight w:val="0"/>
      <w:marTop w:val="0"/>
      <w:marBottom w:val="0"/>
      <w:divBdr>
        <w:top w:val="none" w:sz="0" w:space="0" w:color="auto"/>
        <w:left w:val="none" w:sz="0" w:space="0" w:color="auto"/>
        <w:bottom w:val="none" w:sz="0" w:space="0" w:color="auto"/>
        <w:right w:val="none" w:sz="0" w:space="0" w:color="auto"/>
      </w:divBdr>
      <w:divsChild>
        <w:div w:id="31001853">
          <w:marLeft w:val="640"/>
          <w:marRight w:val="0"/>
          <w:marTop w:val="0"/>
          <w:marBottom w:val="0"/>
          <w:divBdr>
            <w:top w:val="none" w:sz="0" w:space="0" w:color="auto"/>
            <w:left w:val="none" w:sz="0" w:space="0" w:color="auto"/>
            <w:bottom w:val="none" w:sz="0" w:space="0" w:color="auto"/>
            <w:right w:val="none" w:sz="0" w:space="0" w:color="auto"/>
          </w:divBdr>
        </w:div>
        <w:div w:id="87166346">
          <w:marLeft w:val="640"/>
          <w:marRight w:val="0"/>
          <w:marTop w:val="0"/>
          <w:marBottom w:val="0"/>
          <w:divBdr>
            <w:top w:val="none" w:sz="0" w:space="0" w:color="auto"/>
            <w:left w:val="none" w:sz="0" w:space="0" w:color="auto"/>
            <w:bottom w:val="none" w:sz="0" w:space="0" w:color="auto"/>
            <w:right w:val="none" w:sz="0" w:space="0" w:color="auto"/>
          </w:divBdr>
        </w:div>
        <w:div w:id="96338685">
          <w:marLeft w:val="640"/>
          <w:marRight w:val="0"/>
          <w:marTop w:val="0"/>
          <w:marBottom w:val="0"/>
          <w:divBdr>
            <w:top w:val="none" w:sz="0" w:space="0" w:color="auto"/>
            <w:left w:val="none" w:sz="0" w:space="0" w:color="auto"/>
            <w:bottom w:val="none" w:sz="0" w:space="0" w:color="auto"/>
            <w:right w:val="none" w:sz="0" w:space="0" w:color="auto"/>
          </w:divBdr>
        </w:div>
        <w:div w:id="128713598">
          <w:marLeft w:val="640"/>
          <w:marRight w:val="0"/>
          <w:marTop w:val="0"/>
          <w:marBottom w:val="0"/>
          <w:divBdr>
            <w:top w:val="none" w:sz="0" w:space="0" w:color="auto"/>
            <w:left w:val="none" w:sz="0" w:space="0" w:color="auto"/>
            <w:bottom w:val="none" w:sz="0" w:space="0" w:color="auto"/>
            <w:right w:val="none" w:sz="0" w:space="0" w:color="auto"/>
          </w:divBdr>
        </w:div>
        <w:div w:id="204831979">
          <w:marLeft w:val="640"/>
          <w:marRight w:val="0"/>
          <w:marTop w:val="0"/>
          <w:marBottom w:val="0"/>
          <w:divBdr>
            <w:top w:val="none" w:sz="0" w:space="0" w:color="auto"/>
            <w:left w:val="none" w:sz="0" w:space="0" w:color="auto"/>
            <w:bottom w:val="none" w:sz="0" w:space="0" w:color="auto"/>
            <w:right w:val="none" w:sz="0" w:space="0" w:color="auto"/>
          </w:divBdr>
        </w:div>
        <w:div w:id="218900108">
          <w:marLeft w:val="640"/>
          <w:marRight w:val="0"/>
          <w:marTop w:val="0"/>
          <w:marBottom w:val="0"/>
          <w:divBdr>
            <w:top w:val="none" w:sz="0" w:space="0" w:color="auto"/>
            <w:left w:val="none" w:sz="0" w:space="0" w:color="auto"/>
            <w:bottom w:val="none" w:sz="0" w:space="0" w:color="auto"/>
            <w:right w:val="none" w:sz="0" w:space="0" w:color="auto"/>
          </w:divBdr>
        </w:div>
        <w:div w:id="262230097">
          <w:marLeft w:val="640"/>
          <w:marRight w:val="0"/>
          <w:marTop w:val="0"/>
          <w:marBottom w:val="0"/>
          <w:divBdr>
            <w:top w:val="none" w:sz="0" w:space="0" w:color="auto"/>
            <w:left w:val="none" w:sz="0" w:space="0" w:color="auto"/>
            <w:bottom w:val="none" w:sz="0" w:space="0" w:color="auto"/>
            <w:right w:val="none" w:sz="0" w:space="0" w:color="auto"/>
          </w:divBdr>
        </w:div>
        <w:div w:id="294913740">
          <w:marLeft w:val="640"/>
          <w:marRight w:val="0"/>
          <w:marTop w:val="0"/>
          <w:marBottom w:val="0"/>
          <w:divBdr>
            <w:top w:val="none" w:sz="0" w:space="0" w:color="auto"/>
            <w:left w:val="none" w:sz="0" w:space="0" w:color="auto"/>
            <w:bottom w:val="none" w:sz="0" w:space="0" w:color="auto"/>
            <w:right w:val="none" w:sz="0" w:space="0" w:color="auto"/>
          </w:divBdr>
        </w:div>
        <w:div w:id="424738926">
          <w:marLeft w:val="640"/>
          <w:marRight w:val="0"/>
          <w:marTop w:val="0"/>
          <w:marBottom w:val="0"/>
          <w:divBdr>
            <w:top w:val="none" w:sz="0" w:space="0" w:color="auto"/>
            <w:left w:val="none" w:sz="0" w:space="0" w:color="auto"/>
            <w:bottom w:val="none" w:sz="0" w:space="0" w:color="auto"/>
            <w:right w:val="none" w:sz="0" w:space="0" w:color="auto"/>
          </w:divBdr>
        </w:div>
        <w:div w:id="629096180">
          <w:marLeft w:val="640"/>
          <w:marRight w:val="0"/>
          <w:marTop w:val="0"/>
          <w:marBottom w:val="0"/>
          <w:divBdr>
            <w:top w:val="none" w:sz="0" w:space="0" w:color="auto"/>
            <w:left w:val="none" w:sz="0" w:space="0" w:color="auto"/>
            <w:bottom w:val="none" w:sz="0" w:space="0" w:color="auto"/>
            <w:right w:val="none" w:sz="0" w:space="0" w:color="auto"/>
          </w:divBdr>
        </w:div>
        <w:div w:id="747382986">
          <w:marLeft w:val="640"/>
          <w:marRight w:val="0"/>
          <w:marTop w:val="0"/>
          <w:marBottom w:val="0"/>
          <w:divBdr>
            <w:top w:val="none" w:sz="0" w:space="0" w:color="auto"/>
            <w:left w:val="none" w:sz="0" w:space="0" w:color="auto"/>
            <w:bottom w:val="none" w:sz="0" w:space="0" w:color="auto"/>
            <w:right w:val="none" w:sz="0" w:space="0" w:color="auto"/>
          </w:divBdr>
        </w:div>
        <w:div w:id="830755277">
          <w:marLeft w:val="640"/>
          <w:marRight w:val="0"/>
          <w:marTop w:val="0"/>
          <w:marBottom w:val="0"/>
          <w:divBdr>
            <w:top w:val="none" w:sz="0" w:space="0" w:color="auto"/>
            <w:left w:val="none" w:sz="0" w:space="0" w:color="auto"/>
            <w:bottom w:val="none" w:sz="0" w:space="0" w:color="auto"/>
            <w:right w:val="none" w:sz="0" w:space="0" w:color="auto"/>
          </w:divBdr>
        </w:div>
        <w:div w:id="909073657">
          <w:marLeft w:val="640"/>
          <w:marRight w:val="0"/>
          <w:marTop w:val="0"/>
          <w:marBottom w:val="0"/>
          <w:divBdr>
            <w:top w:val="none" w:sz="0" w:space="0" w:color="auto"/>
            <w:left w:val="none" w:sz="0" w:space="0" w:color="auto"/>
            <w:bottom w:val="none" w:sz="0" w:space="0" w:color="auto"/>
            <w:right w:val="none" w:sz="0" w:space="0" w:color="auto"/>
          </w:divBdr>
        </w:div>
        <w:div w:id="1079403691">
          <w:marLeft w:val="640"/>
          <w:marRight w:val="0"/>
          <w:marTop w:val="0"/>
          <w:marBottom w:val="0"/>
          <w:divBdr>
            <w:top w:val="none" w:sz="0" w:space="0" w:color="auto"/>
            <w:left w:val="none" w:sz="0" w:space="0" w:color="auto"/>
            <w:bottom w:val="none" w:sz="0" w:space="0" w:color="auto"/>
            <w:right w:val="none" w:sz="0" w:space="0" w:color="auto"/>
          </w:divBdr>
        </w:div>
        <w:div w:id="1350982508">
          <w:marLeft w:val="640"/>
          <w:marRight w:val="0"/>
          <w:marTop w:val="0"/>
          <w:marBottom w:val="0"/>
          <w:divBdr>
            <w:top w:val="none" w:sz="0" w:space="0" w:color="auto"/>
            <w:left w:val="none" w:sz="0" w:space="0" w:color="auto"/>
            <w:bottom w:val="none" w:sz="0" w:space="0" w:color="auto"/>
            <w:right w:val="none" w:sz="0" w:space="0" w:color="auto"/>
          </w:divBdr>
        </w:div>
        <w:div w:id="1652098572">
          <w:marLeft w:val="640"/>
          <w:marRight w:val="0"/>
          <w:marTop w:val="0"/>
          <w:marBottom w:val="0"/>
          <w:divBdr>
            <w:top w:val="none" w:sz="0" w:space="0" w:color="auto"/>
            <w:left w:val="none" w:sz="0" w:space="0" w:color="auto"/>
            <w:bottom w:val="none" w:sz="0" w:space="0" w:color="auto"/>
            <w:right w:val="none" w:sz="0" w:space="0" w:color="auto"/>
          </w:divBdr>
        </w:div>
        <w:div w:id="1848668100">
          <w:marLeft w:val="640"/>
          <w:marRight w:val="0"/>
          <w:marTop w:val="0"/>
          <w:marBottom w:val="0"/>
          <w:divBdr>
            <w:top w:val="none" w:sz="0" w:space="0" w:color="auto"/>
            <w:left w:val="none" w:sz="0" w:space="0" w:color="auto"/>
            <w:bottom w:val="none" w:sz="0" w:space="0" w:color="auto"/>
            <w:right w:val="none" w:sz="0" w:space="0" w:color="auto"/>
          </w:divBdr>
        </w:div>
        <w:div w:id="1888640173">
          <w:marLeft w:val="640"/>
          <w:marRight w:val="0"/>
          <w:marTop w:val="0"/>
          <w:marBottom w:val="0"/>
          <w:divBdr>
            <w:top w:val="none" w:sz="0" w:space="0" w:color="auto"/>
            <w:left w:val="none" w:sz="0" w:space="0" w:color="auto"/>
            <w:bottom w:val="none" w:sz="0" w:space="0" w:color="auto"/>
            <w:right w:val="none" w:sz="0" w:space="0" w:color="auto"/>
          </w:divBdr>
        </w:div>
        <w:div w:id="1968777013">
          <w:marLeft w:val="640"/>
          <w:marRight w:val="0"/>
          <w:marTop w:val="0"/>
          <w:marBottom w:val="0"/>
          <w:divBdr>
            <w:top w:val="none" w:sz="0" w:space="0" w:color="auto"/>
            <w:left w:val="none" w:sz="0" w:space="0" w:color="auto"/>
            <w:bottom w:val="none" w:sz="0" w:space="0" w:color="auto"/>
            <w:right w:val="none" w:sz="0" w:space="0" w:color="auto"/>
          </w:divBdr>
        </w:div>
        <w:div w:id="2119714633">
          <w:marLeft w:val="640"/>
          <w:marRight w:val="0"/>
          <w:marTop w:val="0"/>
          <w:marBottom w:val="0"/>
          <w:divBdr>
            <w:top w:val="none" w:sz="0" w:space="0" w:color="auto"/>
            <w:left w:val="none" w:sz="0" w:space="0" w:color="auto"/>
            <w:bottom w:val="none" w:sz="0" w:space="0" w:color="auto"/>
            <w:right w:val="none" w:sz="0" w:space="0" w:color="auto"/>
          </w:divBdr>
        </w:div>
      </w:divsChild>
    </w:div>
    <w:div w:id="708915389">
      <w:bodyDiv w:val="1"/>
      <w:marLeft w:val="0"/>
      <w:marRight w:val="0"/>
      <w:marTop w:val="0"/>
      <w:marBottom w:val="0"/>
      <w:divBdr>
        <w:top w:val="none" w:sz="0" w:space="0" w:color="auto"/>
        <w:left w:val="none" w:sz="0" w:space="0" w:color="auto"/>
        <w:bottom w:val="none" w:sz="0" w:space="0" w:color="auto"/>
        <w:right w:val="none" w:sz="0" w:space="0" w:color="auto"/>
      </w:divBdr>
      <w:divsChild>
        <w:div w:id="268896362">
          <w:marLeft w:val="640"/>
          <w:marRight w:val="0"/>
          <w:marTop w:val="0"/>
          <w:marBottom w:val="0"/>
          <w:divBdr>
            <w:top w:val="none" w:sz="0" w:space="0" w:color="auto"/>
            <w:left w:val="none" w:sz="0" w:space="0" w:color="auto"/>
            <w:bottom w:val="none" w:sz="0" w:space="0" w:color="auto"/>
            <w:right w:val="none" w:sz="0" w:space="0" w:color="auto"/>
          </w:divBdr>
        </w:div>
        <w:div w:id="730543905">
          <w:marLeft w:val="640"/>
          <w:marRight w:val="0"/>
          <w:marTop w:val="0"/>
          <w:marBottom w:val="0"/>
          <w:divBdr>
            <w:top w:val="none" w:sz="0" w:space="0" w:color="auto"/>
            <w:left w:val="none" w:sz="0" w:space="0" w:color="auto"/>
            <w:bottom w:val="none" w:sz="0" w:space="0" w:color="auto"/>
            <w:right w:val="none" w:sz="0" w:space="0" w:color="auto"/>
          </w:divBdr>
        </w:div>
        <w:div w:id="868101277">
          <w:marLeft w:val="640"/>
          <w:marRight w:val="0"/>
          <w:marTop w:val="0"/>
          <w:marBottom w:val="0"/>
          <w:divBdr>
            <w:top w:val="none" w:sz="0" w:space="0" w:color="auto"/>
            <w:left w:val="none" w:sz="0" w:space="0" w:color="auto"/>
            <w:bottom w:val="none" w:sz="0" w:space="0" w:color="auto"/>
            <w:right w:val="none" w:sz="0" w:space="0" w:color="auto"/>
          </w:divBdr>
        </w:div>
        <w:div w:id="914171203">
          <w:marLeft w:val="640"/>
          <w:marRight w:val="0"/>
          <w:marTop w:val="0"/>
          <w:marBottom w:val="0"/>
          <w:divBdr>
            <w:top w:val="none" w:sz="0" w:space="0" w:color="auto"/>
            <w:left w:val="none" w:sz="0" w:space="0" w:color="auto"/>
            <w:bottom w:val="none" w:sz="0" w:space="0" w:color="auto"/>
            <w:right w:val="none" w:sz="0" w:space="0" w:color="auto"/>
          </w:divBdr>
        </w:div>
        <w:div w:id="1051659580">
          <w:marLeft w:val="640"/>
          <w:marRight w:val="0"/>
          <w:marTop w:val="0"/>
          <w:marBottom w:val="0"/>
          <w:divBdr>
            <w:top w:val="none" w:sz="0" w:space="0" w:color="auto"/>
            <w:left w:val="none" w:sz="0" w:space="0" w:color="auto"/>
            <w:bottom w:val="none" w:sz="0" w:space="0" w:color="auto"/>
            <w:right w:val="none" w:sz="0" w:space="0" w:color="auto"/>
          </w:divBdr>
        </w:div>
        <w:div w:id="1498418351">
          <w:marLeft w:val="640"/>
          <w:marRight w:val="0"/>
          <w:marTop w:val="0"/>
          <w:marBottom w:val="0"/>
          <w:divBdr>
            <w:top w:val="none" w:sz="0" w:space="0" w:color="auto"/>
            <w:left w:val="none" w:sz="0" w:space="0" w:color="auto"/>
            <w:bottom w:val="none" w:sz="0" w:space="0" w:color="auto"/>
            <w:right w:val="none" w:sz="0" w:space="0" w:color="auto"/>
          </w:divBdr>
        </w:div>
        <w:div w:id="1514224433">
          <w:marLeft w:val="640"/>
          <w:marRight w:val="0"/>
          <w:marTop w:val="0"/>
          <w:marBottom w:val="0"/>
          <w:divBdr>
            <w:top w:val="none" w:sz="0" w:space="0" w:color="auto"/>
            <w:left w:val="none" w:sz="0" w:space="0" w:color="auto"/>
            <w:bottom w:val="none" w:sz="0" w:space="0" w:color="auto"/>
            <w:right w:val="none" w:sz="0" w:space="0" w:color="auto"/>
          </w:divBdr>
        </w:div>
        <w:div w:id="1910262849">
          <w:marLeft w:val="640"/>
          <w:marRight w:val="0"/>
          <w:marTop w:val="0"/>
          <w:marBottom w:val="0"/>
          <w:divBdr>
            <w:top w:val="none" w:sz="0" w:space="0" w:color="auto"/>
            <w:left w:val="none" w:sz="0" w:space="0" w:color="auto"/>
            <w:bottom w:val="none" w:sz="0" w:space="0" w:color="auto"/>
            <w:right w:val="none" w:sz="0" w:space="0" w:color="auto"/>
          </w:divBdr>
        </w:div>
        <w:div w:id="1956131761">
          <w:marLeft w:val="640"/>
          <w:marRight w:val="0"/>
          <w:marTop w:val="0"/>
          <w:marBottom w:val="0"/>
          <w:divBdr>
            <w:top w:val="none" w:sz="0" w:space="0" w:color="auto"/>
            <w:left w:val="none" w:sz="0" w:space="0" w:color="auto"/>
            <w:bottom w:val="none" w:sz="0" w:space="0" w:color="auto"/>
            <w:right w:val="none" w:sz="0" w:space="0" w:color="auto"/>
          </w:divBdr>
        </w:div>
      </w:divsChild>
    </w:div>
    <w:div w:id="715007930">
      <w:bodyDiv w:val="1"/>
      <w:marLeft w:val="0"/>
      <w:marRight w:val="0"/>
      <w:marTop w:val="0"/>
      <w:marBottom w:val="0"/>
      <w:divBdr>
        <w:top w:val="none" w:sz="0" w:space="0" w:color="auto"/>
        <w:left w:val="none" w:sz="0" w:space="0" w:color="auto"/>
        <w:bottom w:val="none" w:sz="0" w:space="0" w:color="auto"/>
        <w:right w:val="none" w:sz="0" w:space="0" w:color="auto"/>
      </w:divBdr>
    </w:div>
    <w:div w:id="728502454">
      <w:bodyDiv w:val="1"/>
      <w:marLeft w:val="0"/>
      <w:marRight w:val="0"/>
      <w:marTop w:val="0"/>
      <w:marBottom w:val="0"/>
      <w:divBdr>
        <w:top w:val="none" w:sz="0" w:space="0" w:color="auto"/>
        <w:left w:val="none" w:sz="0" w:space="0" w:color="auto"/>
        <w:bottom w:val="none" w:sz="0" w:space="0" w:color="auto"/>
        <w:right w:val="none" w:sz="0" w:space="0" w:color="auto"/>
      </w:divBdr>
      <w:divsChild>
        <w:div w:id="452989098">
          <w:marLeft w:val="640"/>
          <w:marRight w:val="0"/>
          <w:marTop w:val="0"/>
          <w:marBottom w:val="0"/>
          <w:divBdr>
            <w:top w:val="none" w:sz="0" w:space="0" w:color="auto"/>
            <w:left w:val="none" w:sz="0" w:space="0" w:color="auto"/>
            <w:bottom w:val="none" w:sz="0" w:space="0" w:color="auto"/>
            <w:right w:val="none" w:sz="0" w:space="0" w:color="auto"/>
          </w:divBdr>
        </w:div>
        <w:div w:id="544946860">
          <w:marLeft w:val="640"/>
          <w:marRight w:val="0"/>
          <w:marTop w:val="0"/>
          <w:marBottom w:val="0"/>
          <w:divBdr>
            <w:top w:val="none" w:sz="0" w:space="0" w:color="auto"/>
            <w:left w:val="none" w:sz="0" w:space="0" w:color="auto"/>
            <w:bottom w:val="none" w:sz="0" w:space="0" w:color="auto"/>
            <w:right w:val="none" w:sz="0" w:space="0" w:color="auto"/>
          </w:divBdr>
        </w:div>
        <w:div w:id="571819637">
          <w:marLeft w:val="640"/>
          <w:marRight w:val="0"/>
          <w:marTop w:val="0"/>
          <w:marBottom w:val="0"/>
          <w:divBdr>
            <w:top w:val="none" w:sz="0" w:space="0" w:color="auto"/>
            <w:left w:val="none" w:sz="0" w:space="0" w:color="auto"/>
            <w:bottom w:val="none" w:sz="0" w:space="0" w:color="auto"/>
            <w:right w:val="none" w:sz="0" w:space="0" w:color="auto"/>
          </w:divBdr>
        </w:div>
        <w:div w:id="1128206361">
          <w:marLeft w:val="640"/>
          <w:marRight w:val="0"/>
          <w:marTop w:val="0"/>
          <w:marBottom w:val="0"/>
          <w:divBdr>
            <w:top w:val="none" w:sz="0" w:space="0" w:color="auto"/>
            <w:left w:val="none" w:sz="0" w:space="0" w:color="auto"/>
            <w:bottom w:val="none" w:sz="0" w:space="0" w:color="auto"/>
            <w:right w:val="none" w:sz="0" w:space="0" w:color="auto"/>
          </w:divBdr>
        </w:div>
        <w:div w:id="1255817378">
          <w:marLeft w:val="640"/>
          <w:marRight w:val="0"/>
          <w:marTop w:val="0"/>
          <w:marBottom w:val="0"/>
          <w:divBdr>
            <w:top w:val="none" w:sz="0" w:space="0" w:color="auto"/>
            <w:left w:val="none" w:sz="0" w:space="0" w:color="auto"/>
            <w:bottom w:val="none" w:sz="0" w:space="0" w:color="auto"/>
            <w:right w:val="none" w:sz="0" w:space="0" w:color="auto"/>
          </w:divBdr>
        </w:div>
        <w:div w:id="1406798600">
          <w:marLeft w:val="640"/>
          <w:marRight w:val="0"/>
          <w:marTop w:val="0"/>
          <w:marBottom w:val="0"/>
          <w:divBdr>
            <w:top w:val="none" w:sz="0" w:space="0" w:color="auto"/>
            <w:left w:val="none" w:sz="0" w:space="0" w:color="auto"/>
            <w:bottom w:val="none" w:sz="0" w:space="0" w:color="auto"/>
            <w:right w:val="none" w:sz="0" w:space="0" w:color="auto"/>
          </w:divBdr>
        </w:div>
        <w:div w:id="1492869211">
          <w:marLeft w:val="640"/>
          <w:marRight w:val="0"/>
          <w:marTop w:val="0"/>
          <w:marBottom w:val="0"/>
          <w:divBdr>
            <w:top w:val="none" w:sz="0" w:space="0" w:color="auto"/>
            <w:left w:val="none" w:sz="0" w:space="0" w:color="auto"/>
            <w:bottom w:val="none" w:sz="0" w:space="0" w:color="auto"/>
            <w:right w:val="none" w:sz="0" w:space="0" w:color="auto"/>
          </w:divBdr>
        </w:div>
        <w:div w:id="1592423279">
          <w:marLeft w:val="640"/>
          <w:marRight w:val="0"/>
          <w:marTop w:val="0"/>
          <w:marBottom w:val="0"/>
          <w:divBdr>
            <w:top w:val="none" w:sz="0" w:space="0" w:color="auto"/>
            <w:left w:val="none" w:sz="0" w:space="0" w:color="auto"/>
            <w:bottom w:val="none" w:sz="0" w:space="0" w:color="auto"/>
            <w:right w:val="none" w:sz="0" w:space="0" w:color="auto"/>
          </w:divBdr>
        </w:div>
        <w:div w:id="1599170923">
          <w:marLeft w:val="640"/>
          <w:marRight w:val="0"/>
          <w:marTop w:val="0"/>
          <w:marBottom w:val="0"/>
          <w:divBdr>
            <w:top w:val="none" w:sz="0" w:space="0" w:color="auto"/>
            <w:left w:val="none" w:sz="0" w:space="0" w:color="auto"/>
            <w:bottom w:val="none" w:sz="0" w:space="0" w:color="auto"/>
            <w:right w:val="none" w:sz="0" w:space="0" w:color="auto"/>
          </w:divBdr>
        </w:div>
        <w:div w:id="1748574464">
          <w:marLeft w:val="640"/>
          <w:marRight w:val="0"/>
          <w:marTop w:val="0"/>
          <w:marBottom w:val="0"/>
          <w:divBdr>
            <w:top w:val="none" w:sz="0" w:space="0" w:color="auto"/>
            <w:left w:val="none" w:sz="0" w:space="0" w:color="auto"/>
            <w:bottom w:val="none" w:sz="0" w:space="0" w:color="auto"/>
            <w:right w:val="none" w:sz="0" w:space="0" w:color="auto"/>
          </w:divBdr>
        </w:div>
      </w:divsChild>
    </w:div>
    <w:div w:id="735860267">
      <w:bodyDiv w:val="1"/>
      <w:marLeft w:val="0"/>
      <w:marRight w:val="0"/>
      <w:marTop w:val="0"/>
      <w:marBottom w:val="0"/>
      <w:divBdr>
        <w:top w:val="none" w:sz="0" w:space="0" w:color="auto"/>
        <w:left w:val="none" w:sz="0" w:space="0" w:color="auto"/>
        <w:bottom w:val="none" w:sz="0" w:space="0" w:color="auto"/>
        <w:right w:val="none" w:sz="0" w:space="0" w:color="auto"/>
      </w:divBdr>
      <w:divsChild>
        <w:div w:id="1680697256">
          <w:marLeft w:val="0"/>
          <w:marRight w:val="0"/>
          <w:marTop w:val="0"/>
          <w:marBottom w:val="0"/>
          <w:divBdr>
            <w:top w:val="none" w:sz="0" w:space="0" w:color="auto"/>
            <w:left w:val="none" w:sz="0" w:space="0" w:color="auto"/>
            <w:bottom w:val="none" w:sz="0" w:space="0" w:color="auto"/>
            <w:right w:val="none" w:sz="0" w:space="0" w:color="auto"/>
          </w:divBdr>
          <w:divsChild>
            <w:div w:id="3091907">
              <w:marLeft w:val="0"/>
              <w:marRight w:val="0"/>
              <w:marTop w:val="0"/>
              <w:marBottom w:val="0"/>
              <w:divBdr>
                <w:top w:val="none" w:sz="0" w:space="0" w:color="auto"/>
                <w:left w:val="none" w:sz="0" w:space="0" w:color="auto"/>
                <w:bottom w:val="none" w:sz="0" w:space="0" w:color="auto"/>
                <w:right w:val="none" w:sz="0" w:space="0" w:color="auto"/>
              </w:divBdr>
            </w:div>
            <w:div w:id="175729809">
              <w:marLeft w:val="0"/>
              <w:marRight w:val="0"/>
              <w:marTop w:val="0"/>
              <w:marBottom w:val="0"/>
              <w:divBdr>
                <w:top w:val="none" w:sz="0" w:space="0" w:color="auto"/>
                <w:left w:val="none" w:sz="0" w:space="0" w:color="auto"/>
                <w:bottom w:val="none" w:sz="0" w:space="0" w:color="auto"/>
                <w:right w:val="none" w:sz="0" w:space="0" w:color="auto"/>
              </w:divBdr>
            </w:div>
            <w:div w:id="229122216">
              <w:marLeft w:val="0"/>
              <w:marRight w:val="0"/>
              <w:marTop w:val="0"/>
              <w:marBottom w:val="0"/>
              <w:divBdr>
                <w:top w:val="none" w:sz="0" w:space="0" w:color="auto"/>
                <w:left w:val="none" w:sz="0" w:space="0" w:color="auto"/>
                <w:bottom w:val="none" w:sz="0" w:space="0" w:color="auto"/>
                <w:right w:val="none" w:sz="0" w:space="0" w:color="auto"/>
              </w:divBdr>
            </w:div>
            <w:div w:id="252132324">
              <w:marLeft w:val="0"/>
              <w:marRight w:val="0"/>
              <w:marTop w:val="0"/>
              <w:marBottom w:val="0"/>
              <w:divBdr>
                <w:top w:val="none" w:sz="0" w:space="0" w:color="auto"/>
                <w:left w:val="none" w:sz="0" w:space="0" w:color="auto"/>
                <w:bottom w:val="none" w:sz="0" w:space="0" w:color="auto"/>
                <w:right w:val="none" w:sz="0" w:space="0" w:color="auto"/>
              </w:divBdr>
            </w:div>
            <w:div w:id="469522606">
              <w:marLeft w:val="0"/>
              <w:marRight w:val="0"/>
              <w:marTop w:val="0"/>
              <w:marBottom w:val="0"/>
              <w:divBdr>
                <w:top w:val="none" w:sz="0" w:space="0" w:color="auto"/>
                <w:left w:val="none" w:sz="0" w:space="0" w:color="auto"/>
                <w:bottom w:val="none" w:sz="0" w:space="0" w:color="auto"/>
                <w:right w:val="none" w:sz="0" w:space="0" w:color="auto"/>
              </w:divBdr>
            </w:div>
            <w:div w:id="837841357">
              <w:marLeft w:val="0"/>
              <w:marRight w:val="0"/>
              <w:marTop w:val="0"/>
              <w:marBottom w:val="0"/>
              <w:divBdr>
                <w:top w:val="none" w:sz="0" w:space="0" w:color="auto"/>
                <w:left w:val="none" w:sz="0" w:space="0" w:color="auto"/>
                <w:bottom w:val="none" w:sz="0" w:space="0" w:color="auto"/>
                <w:right w:val="none" w:sz="0" w:space="0" w:color="auto"/>
              </w:divBdr>
            </w:div>
            <w:div w:id="845873486">
              <w:marLeft w:val="0"/>
              <w:marRight w:val="0"/>
              <w:marTop w:val="0"/>
              <w:marBottom w:val="0"/>
              <w:divBdr>
                <w:top w:val="none" w:sz="0" w:space="0" w:color="auto"/>
                <w:left w:val="none" w:sz="0" w:space="0" w:color="auto"/>
                <w:bottom w:val="none" w:sz="0" w:space="0" w:color="auto"/>
                <w:right w:val="none" w:sz="0" w:space="0" w:color="auto"/>
              </w:divBdr>
            </w:div>
            <w:div w:id="981933795">
              <w:marLeft w:val="0"/>
              <w:marRight w:val="0"/>
              <w:marTop w:val="0"/>
              <w:marBottom w:val="0"/>
              <w:divBdr>
                <w:top w:val="none" w:sz="0" w:space="0" w:color="auto"/>
                <w:left w:val="none" w:sz="0" w:space="0" w:color="auto"/>
                <w:bottom w:val="none" w:sz="0" w:space="0" w:color="auto"/>
                <w:right w:val="none" w:sz="0" w:space="0" w:color="auto"/>
              </w:divBdr>
            </w:div>
            <w:div w:id="986129230">
              <w:marLeft w:val="0"/>
              <w:marRight w:val="0"/>
              <w:marTop w:val="0"/>
              <w:marBottom w:val="0"/>
              <w:divBdr>
                <w:top w:val="none" w:sz="0" w:space="0" w:color="auto"/>
                <w:left w:val="none" w:sz="0" w:space="0" w:color="auto"/>
                <w:bottom w:val="none" w:sz="0" w:space="0" w:color="auto"/>
                <w:right w:val="none" w:sz="0" w:space="0" w:color="auto"/>
              </w:divBdr>
            </w:div>
            <w:div w:id="1378361440">
              <w:marLeft w:val="0"/>
              <w:marRight w:val="0"/>
              <w:marTop w:val="0"/>
              <w:marBottom w:val="0"/>
              <w:divBdr>
                <w:top w:val="none" w:sz="0" w:space="0" w:color="auto"/>
                <w:left w:val="none" w:sz="0" w:space="0" w:color="auto"/>
                <w:bottom w:val="none" w:sz="0" w:space="0" w:color="auto"/>
                <w:right w:val="none" w:sz="0" w:space="0" w:color="auto"/>
              </w:divBdr>
            </w:div>
            <w:div w:id="14587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548">
      <w:bodyDiv w:val="1"/>
      <w:marLeft w:val="0"/>
      <w:marRight w:val="0"/>
      <w:marTop w:val="0"/>
      <w:marBottom w:val="0"/>
      <w:divBdr>
        <w:top w:val="none" w:sz="0" w:space="0" w:color="auto"/>
        <w:left w:val="none" w:sz="0" w:space="0" w:color="auto"/>
        <w:bottom w:val="none" w:sz="0" w:space="0" w:color="auto"/>
        <w:right w:val="none" w:sz="0" w:space="0" w:color="auto"/>
      </w:divBdr>
      <w:divsChild>
        <w:div w:id="157621915">
          <w:marLeft w:val="0"/>
          <w:marRight w:val="0"/>
          <w:marTop w:val="0"/>
          <w:marBottom w:val="0"/>
          <w:divBdr>
            <w:top w:val="none" w:sz="0" w:space="0" w:color="auto"/>
            <w:left w:val="none" w:sz="0" w:space="0" w:color="auto"/>
            <w:bottom w:val="none" w:sz="0" w:space="0" w:color="auto"/>
            <w:right w:val="none" w:sz="0" w:space="0" w:color="auto"/>
          </w:divBdr>
          <w:divsChild>
            <w:div w:id="15733662">
              <w:marLeft w:val="0"/>
              <w:marRight w:val="0"/>
              <w:marTop w:val="0"/>
              <w:marBottom w:val="0"/>
              <w:divBdr>
                <w:top w:val="none" w:sz="0" w:space="0" w:color="auto"/>
                <w:left w:val="none" w:sz="0" w:space="0" w:color="auto"/>
                <w:bottom w:val="none" w:sz="0" w:space="0" w:color="auto"/>
                <w:right w:val="none" w:sz="0" w:space="0" w:color="auto"/>
              </w:divBdr>
            </w:div>
            <w:div w:id="125049398">
              <w:marLeft w:val="0"/>
              <w:marRight w:val="0"/>
              <w:marTop w:val="0"/>
              <w:marBottom w:val="0"/>
              <w:divBdr>
                <w:top w:val="none" w:sz="0" w:space="0" w:color="auto"/>
                <w:left w:val="none" w:sz="0" w:space="0" w:color="auto"/>
                <w:bottom w:val="none" w:sz="0" w:space="0" w:color="auto"/>
                <w:right w:val="none" w:sz="0" w:space="0" w:color="auto"/>
              </w:divBdr>
            </w:div>
            <w:div w:id="141116041">
              <w:marLeft w:val="0"/>
              <w:marRight w:val="0"/>
              <w:marTop w:val="0"/>
              <w:marBottom w:val="0"/>
              <w:divBdr>
                <w:top w:val="none" w:sz="0" w:space="0" w:color="auto"/>
                <w:left w:val="none" w:sz="0" w:space="0" w:color="auto"/>
                <w:bottom w:val="none" w:sz="0" w:space="0" w:color="auto"/>
                <w:right w:val="none" w:sz="0" w:space="0" w:color="auto"/>
              </w:divBdr>
            </w:div>
            <w:div w:id="321130397">
              <w:marLeft w:val="0"/>
              <w:marRight w:val="0"/>
              <w:marTop w:val="0"/>
              <w:marBottom w:val="0"/>
              <w:divBdr>
                <w:top w:val="none" w:sz="0" w:space="0" w:color="auto"/>
                <w:left w:val="none" w:sz="0" w:space="0" w:color="auto"/>
                <w:bottom w:val="none" w:sz="0" w:space="0" w:color="auto"/>
                <w:right w:val="none" w:sz="0" w:space="0" w:color="auto"/>
              </w:divBdr>
            </w:div>
            <w:div w:id="413597835">
              <w:marLeft w:val="0"/>
              <w:marRight w:val="0"/>
              <w:marTop w:val="0"/>
              <w:marBottom w:val="0"/>
              <w:divBdr>
                <w:top w:val="none" w:sz="0" w:space="0" w:color="auto"/>
                <w:left w:val="none" w:sz="0" w:space="0" w:color="auto"/>
                <w:bottom w:val="none" w:sz="0" w:space="0" w:color="auto"/>
                <w:right w:val="none" w:sz="0" w:space="0" w:color="auto"/>
              </w:divBdr>
            </w:div>
            <w:div w:id="433329180">
              <w:marLeft w:val="0"/>
              <w:marRight w:val="0"/>
              <w:marTop w:val="0"/>
              <w:marBottom w:val="0"/>
              <w:divBdr>
                <w:top w:val="none" w:sz="0" w:space="0" w:color="auto"/>
                <w:left w:val="none" w:sz="0" w:space="0" w:color="auto"/>
                <w:bottom w:val="none" w:sz="0" w:space="0" w:color="auto"/>
                <w:right w:val="none" w:sz="0" w:space="0" w:color="auto"/>
              </w:divBdr>
            </w:div>
            <w:div w:id="518349293">
              <w:marLeft w:val="0"/>
              <w:marRight w:val="0"/>
              <w:marTop w:val="0"/>
              <w:marBottom w:val="0"/>
              <w:divBdr>
                <w:top w:val="none" w:sz="0" w:space="0" w:color="auto"/>
                <w:left w:val="none" w:sz="0" w:space="0" w:color="auto"/>
                <w:bottom w:val="none" w:sz="0" w:space="0" w:color="auto"/>
                <w:right w:val="none" w:sz="0" w:space="0" w:color="auto"/>
              </w:divBdr>
            </w:div>
            <w:div w:id="641472457">
              <w:marLeft w:val="0"/>
              <w:marRight w:val="0"/>
              <w:marTop w:val="0"/>
              <w:marBottom w:val="0"/>
              <w:divBdr>
                <w:top w:val="none" w:sz="0" w:space="0" w:color="auto"/>
                <w:left w:val="none" w:sz="0" w:space="0" w:color="auto"/>
                <w:bottom w:val="none" w:sz="0" w:space="0" w:color="auto"/>
                <w:right w:val="none" w:sz="0" w:space="0" w:color="auto"/>
              </w:divBdr>
            </w:div>
            <w:div w:id="913398000">
              <w:marLeft w:val="0"/>
              <w:marRight w:val="0"/>
              <w:marTop w:val="0"/>
              <w:marBottom w:val="0"/>
              <w:divBdr>
                <w:top w:val="none" w:sz="0" w:space="0" w:color="auto"/>
                <w:left w:val="none" w:sz="0" w:space="0" w:color="auto"/>
                <w:bottom w:val="none" w:sz="0" w:space="0" w:color="auto"/>
                <w:right w:val="none" w:sz="0" w:space="0" w:color="auto"/>
              </w:divBdr>
            </w:div>
            <w:div w:id="991102036">
              <w:marLeft w:val="0"/>
              <w:marRight w:val="0"/>
              <w:marTop w:val="0"/>
              <w:marBottom w:val="0"/>
              <w:divBdr>
                <w:top w:val="none" w:sz="0" w:space="0" w:color="auto"/>
                <w:left w:val="none" w:sz="0" w:space="0" w:color="auto"/>
                <w:bottom w:val="none" w:sz="0" w:space="0" w:color="auto"/>
                <w:right w:val="none" w:sz="0" w:space="0" w:color="auto"/>
              </w:divBdr>
            </w:div>
            <w:div w:id="1075855227">
              <w:marLeft w:val="0"/>
              <w:marRight w:val="0"/>
              <w:marTop w:val="0"/>
              <w:marBottom w:val="0"/>
              <w:divBdr>
                <w:top w:val="none" w:sz="0" w:space="0" w:color="auto"/>
                <w:left w:val="none" w:sz="0" w:space="0" w:color="auto"/>
                <w:bottom w:val="none" w:sz="0" w:space="0" w:color="auto"/>
                <w:right w:val="none" w:sz="0" w:space="0" w:color="auto"/>
              </w:divBdr>
            </w:div>
            <w:div w:id="1245725744">
              <w:marLeft w:val="0"/>
              <w:marRight w:val="0"/>
              <w:marTop w:val="0"/>
              <w:marBottom w:val="0"/>
              <w:divBdr>
                <w:top w:val="none" w:sz="0" w:space="0" w:color="auto"/>
                <w:left w:val="none" w:sz="0" w:space="0" w:color="auto"/>
                <w:bottom w:val="none" w:sz="0" w:space="0" w:color="auto"/>
                <w:right w:val="none" w:sz="0" w:space="0" w:color="auto"/>
              </w:divBdr>
            </w:div>
            <w:div w:id="1506631494">
              <w:marLeft w:val="0"/>
              <w:marRight w:val="0"/>
              <w:marTop w:val="0"/>
              <w:marBottom w:val="0"/>
              <w:divBdr>
                <w:top w:val="none" w:sz="0" w:space="0" w:color="auto"/>
                <w:left w:val="none" w:sz="0" w:space="0" w:color="auto"/>
                <w:bottom w:val="none" w:sz="0" w:space="0" w:color="auto"/>
                <w:right w:val="none" w:sz="0" w:space="0" w:color="auto"/>
              </w:divBdr>
            </w:div>
            <w:div w:id="1571648134">
              <w:marLeft w:val="0"/>
              <w:marRight w:val="0"/>
              <w:marTop w:val="0"/>
              <w:marBottom w:val="0"/>
              <w:divBdr>
                <w:top w:val="none" w:sz="0" w:space="0" w:color="auto"/>
                <w:left w:val="none" w:sz="0" w:space="0" w:color="auto"/>
                <w:bottom w:val="none" w:sz="0" w:space="0" w:color="auto"/>
                <w:right w:val="none" w:sz="0" w:space="0" w:color="auto"/>
              </w:divBdr>
            </w:div>
            <w:div w:id="1572042526">
              <w:marLeft w:val="0"/>
              <w:marRight w:val="0"/>
              <w:marTop w:val="0"/>
              <w:marBottom w:val="0"/>
              <w:divBdr>
                <w:top w:val="none" w:sz="0" w:space="0" w:color="auto"/>
                <w:left w:val="none" w:sz="0" w:space="0" w:color="auto"/>
                <w:bottom w:val="none" w:sz="0" w:space="0" w:color="auto"/>
                <w:right w:val="none" w:sz="0" w:space="0" w:color="auto"/>
              </w:divBdr>
            </w:div>
            <w:div w:id="1875651238">
              <w:marLeft w:val="0"/>
              <w:marRight w:val="0"/>
              <w:marTop w:val="0"/>
              <w:marBottom w:val="0"/>
              <w:divBdr>
                <w:top w:val="none" w:sz="0" w:space="0" w:color="auto"/>
                <w:left w:val="none" w:sz="0" w:space="0" w:color="auto"/>
                <w:bottom w:val="none" w:sz="0" w:space="0" w:color="auto"/>
                <w:right w:val="none" w:sz="0" w:space="0" w:color="auto"/>
              </w:divBdr>
            </w:div>
            <w:div w:id="1975521062">
              <w:marLeft w:val="0"/>
              <w:marRight w:val="0"/>
              <w:marTop w:val="0"/>
              <w:marBottom w:val="0"/>
              <w:divBdr>
                <w:top w:val="none" w:sz="0" w:space="0" w:color="auto"/>
                <w:left w:val="none" w:sz="0" w:space="0" w:color="auto"/>
                <w:bottom w:val="none" w:sz="0" w:space="0" w:color="auto"/>
                <w:right w:val="none" w:sz="0" w:space="0" w:color="auto"/>
              </w:divBdr>
            </w:div>
            <w:div w:id="20836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99639">
      <w:bodyDiv w:val="1"/>
      <w:marLeft w:val="0"/>
      <w:marRight w:val="0"/>
      <w:marTop w:val="0"/>
      <w:marBottom w:val="0"/>
      <w:divBdr>
        <w:top w:val="none" w:sz="0" w:space="0" w:color="auto"/>
        <w:left w:val="none" w:sz="0" w:space="0" w:color="auto"/>
        <w:bottom w:val="none" w:sz="0" w:space="0" w:color="auto"/>
        <w:right w:val="none" w:sz="0" w:space="0" w:color="auto"/>
      </w:divBdr>
      <w:divsChild>
        <w:div w:id="490566085">
          <w:marLeft w:val="640"/>
          <w:marRight w:val="0"/>
          <w:marTop w:val="0"/>
          <w:marBottom w:val="0"/>
          <w:divBdr>
            <w:top w:val="none" w:sz="0" w:space="0" w:color="auto"/>
            <w:left w:val="none" w:sz="0" w:space="0" w:color="auto"/>
            <w:bottom w:val="none" w:sz="0" w:space="0" w:color="auto"/>
            <w:right w:val="none" w:sz="0" w:space="0" w:color="auto"/>
          </w:divBdr>
        </w:div>
        <w:div w:id="679238007">
          <w:marLeft w:val="640"/>
          <w:marRight w:val="0"/>
          <w:marTop w:val="0"/>
          <w:marBottom w:val="0"/>
          <w:divBdr>
            <w:top w:val="none" w:sz="0" w:space="0" w:color="auto"/>
            <w:left w:val="none" w:sz="0" w:space="0" w:color="auto"/>
            <w:bottom w:val="none" w:sz="0" w:space="0" w:color="auto"/>
            <w:right w:val="none" w:sz="0" w:space="0" w:color="auto"/>
          </w:divBdr>
        </w:div>
        <w:div w:id="694042051">
          <w:marLeft w:val="640"/>
          <w:marRight w:val="0"/>
          <w:marTop w:val="0"/>
          <w:marBottom w:val="0"/>
          <w:divBdr>
            <w:top w:val="none" w:sz="0" w:space="0" w:color="auto"/>
            <w:left w:val="none" w:sz="0" w:space="0" w:color="auto"/>
            <w:bottom w:val="none" w:sz="0" w:space="0" w:color="auto"/>
            <w:right w:val="none" w:sz="0" w:space="0" w:color="auto"/>
          </w:divBdr>
        </w:div>
        <w:div w:id="759642522">
          <w:marLeft w:val="640"/>
          <w:marRight w:val="0"/>
          <w:marTop w:val="0"/>
          <w:marBottom w:val="0"/>
          <w:divBdr>
            <w:top w:val="none" w:sz="0" w:space="0" w:color="auto"/>
            <w:left w:val="none" w:sz="0" w:space="0" w:color="auto"/>
            <w:bottom w:val="none" w:sz="0" w:space="0" w:color="auto"/>
            <w:right w:val="none" w:sz="0" w:space="0" w:color="auto"/>
          </w:divBdr>
        </w:div>
        <w:div w:id="974485744">
          <w:marLeft w:val="640"/>
          <w:marRight w:val="0"/>
          <w:marTop w:val="0"/>
          <w:marBottom w:val="0"/>
          <w:divBdr>
            <w:top w:val="none" w:sz="0" w:space="0" w:color="auto"/>
            <w:left w:val="none" w:sz="0" w:space="0" w:color="auto"/>
            <w:bottom w:val="none" w:sz="0" w:space="0" w:color="auto"/>
            <w:right w:val="none" w:sz="0" w:space="0" w:color="auto"/>
          </w:divBdr>
        </w:div>
        <w:div w:id="1241020183">
          <w:marLeft w:val="640"/>
          <w:marRight w:val="0"/>
          <w:marTop w:val="0"/>
          <w:marBottom w:val="0"/>
          <w:divBdr>
            <w:top w:val="none" w:sz="0" w:space="0" w:color="auto"/>
            <w:left w:val="none" w:sz="0" w:space="0" w:color="auto"/>
            <w:bottom w:val="none" w:sz="0" w:space="0" w:color="auto"/>
            <w:right w:val="none" w:sz="0" w:space="0" w:color="auto"/>
          </w:divBdr>
        </w:div>
        <w:div w:id="1628510838">
          <w:marLeft w:val="640"/>
          <w:marRight w:val="0"/>
          <w:marTop w:val="0"/>
          <w:marBottom w:val="0"/>
          <w:divBdr>
            <w:top w:val="none" w:sz="0" w:space="0" w:color="auto"/>
            <w:left w:val="none" w:sz="0" w:space="0" w:color="auto"/>
            <w:bottom w:val="none" w:sz="0" w:space="0" w:color="auto"/>
            <w:right w:val="none" w:sz="0" w:space="0" w:color="auto"/>
          </w:divBdr>
        </w:div>
        <w:div w:id="2062442852">
          <w:marLeft w:val="640"/>
          <w:marRight w:val="0"/>
          <w:marTop w:val="0"/>
          <w:marBottom w:val="0"/>
          <w:divBdr>
            <w:top w:val="none" w:sz="0" w:space="0" w:color="auto"/>
            <w:left w:val="none" w:sz="0" w:space="0" w:color="auto"/>
            <w:bottom w:val="none" w:sz="0" w:space="0" w:color="auto"/>
            <w:right w:val="none" w:sz="0" w:space="0" w:color="auto"/>
          </w:divBdr>
        </w:div>
        <w:div w:id="2089692720">
          <w:marLeft w:val="640"/>
          <w:marRight w:val="0"/>
          <w:marTop w:val="0"/>
          <w:marBottom w:val="0"/>
          <w:divBdr>
            <w:top w:val="none" w:sz="0" w:space="0" w:color="auto"/>
            <w:left w:val="none" w:sz="0" w:space="0" w:color="auto"/>
            <w:bottom w:val="none" w:sz="0" w:space="0" w:color="auto"/>
            <w:right w:val="none" w:sz="0" w:space="0" w:color="auto"/>
          </w:divBdr>
        </w:div>
        <w:div w:id="2105418524">
          <w:marLeft w:val="640"/>
          <w:marRight w:val="0"/>
          <w:marTop w:val="0"/>
          <w:marBottom w:val="0"/>
          <w:divBdr>
            <w:top w:val="none" w:sz="0" w:space="0" w:color="auto"/>
            <w:left w:val="none" w:sz="0" w:space="0" w:color="auto"/>
            <w:bottom w:val="none" w:sz="0" w:space="0" w:color="auto"/>
            <w:right w:val="none" w:sz="0" w:space="0" w:color="auto"/>
          </w:divBdr>
        </w:div>
        <w:div w:id="2141141179">
          <w:marLeft w:val="640"/>
          <w:marRight w:val="0"/>
          <w:marTop w:val="0"/>
          <w:marBottom w:val="0"/>
          <w:divBdr>
            <w:top w:val="none" w:sz="0" w:space="0" w:color="auto"/>
            <w:left w:val="none" w:sz="0" w:space="0" w:color="auto"/>
            <w:bottom w:val="none" w:sz="0" w:space="0" w:color="auto"/>
            <w:right w:val="none" w:sz="0" w:space="0" w:color="auto"/>
          </w:divBdr>
        </w:div>
      </w:divsChild>
    </w:div>
    <w:div w:id="797644820">
      <w:bodyDiv w:val="1"/>
      <w:marLeft w:val="0"/>
      <w:marRight w:val="0"/>
      <w:marTop w:val="0"/>
      <w:marBottom w:val="0"/>
      <w:divBdr>
        <w:top w:val="none" w:sz="0" w:space="0" w:color="auto"/>
        <w:left w:val="none" w:sz="0" w:space="0" w:color="auto"/>
        <w:bottom w:val="none" w:sz="0" w:space="0" w:color="auto"/>
        <w:right w:val="none" w:sz="0" w:space="0" w:color="auto"/>
      </w:divBdr>
      <w:divsChild>
        <w:div w:id="782073566">
          <w:marLeft w:val="640"/>
          <w:marRight w:val="0"/>
          <w:marTop w:val="0"/>
          <w:marBottom w:val="0"/>
          <w:divBdr>
            <w:top w:val="none" w:sz="0" w:space="0" w:color="auto"/>
            <w:left w:val="none" w:sz="0" w:space="0" w:color="auto"/>
            <w:bottom w:val="none" w:sz="0" w:space="0" w:color="auto"/>
            <w:right w:val="none" w:sz="0" w:space="0" w:color="auto"/>
          </w:divBdr>
        </w:div>
        <w:div w:id="1313631281">
          <w:marLeft w:val="640"/>
          <w:marRight w:val="0"/>
          <w:marTop w:val="0"/>
          <w:marBottom w:val="0"/>
          <w:divBdr>
            <w:top w:val="none" w:sz="0" w:space="0" w:color="auto"/>
            <w:left w:val="none" w:sz="0" w:space="0" w:color="auto"/>
            <w:bottom w:val="none" w:sz="0" w:space="0" w:color="auto"/>
            <w:right w:val="none" w:sz="0" w:space="0" w:color="auto"/>
          </w:divBdr>
        </w:div>
        <w:div w:id="1361857271">
          <w:marLeft w:val="640"/>
          <w:marRight w:val="0"/>
          <w:marTop w:val="0"/>
          <w:marBottom w:val="0"/>
          <w:divBdr>
            <w:top w:val="none" w:sz="0" w:space="0" w:color="auto"/>
            <w:left w:val="none" w:sz="0" w:space="0" w:color="auto"/>
            <w:bottom w:val="none" w:sz="0" w:space="0" w:color="auto"/>
            <w:right w:val="none" w:sz="0" w:space="0" w:color="auto"/>
          </w:divBdr>
        </w:div>
        <w:div w:id="1480224463">
          <w:marLeft w:val="640"/>
          <w:marRight w:val="0"/>
          <w:marTop w:val="0"/>
          <w:marBottom w:val="0"/>
          <w:divBdr>
            <w:top w:val="none" w:sz="0" w:space="0" w:color="auto"/>
            <w:left w:val="none" w:sz="0" w:space="0" w:color="auto"/>
            <w:bottom w:val="none" w:sz="0" w:space="0" w:color="auto"/>
            <w:right w:val="none" w:sz="0" w:space="0" w:color="auto"/>
          </w:divBdr>
        </w:div>
      </w:divsChild>
    </w:div>
    <w:div w:id="833687394">
      <w:bodyDiv w:val="1"/>
      <w:marLeft w:val="0"/>
      <w:marRight w:val="0"/>
      <w:marTop w:val="0"/>
      <w:marBottom w:val="0"/>
      <w:divBdr>
        <w:top w:val="none" w:sz="0" w:space="0" w:color="auto"/>
        <w:left w:val="none" w:sz="0" w:space="0" w:color="auto"/>
        <w:bottom w:val="none" w:sz="0" w:space="0" w:color="auto"/>
        <w:right w:val="none" w:sz="0" w:space="0" w:color="auto"/>
      </w:divBdr>
      <w:divsChild>
        <w:div w:id="584731141">
          <w:marLeft w:val="640"/>
          <w:marRight w:val="0"/>
          <w:marTop w:val="0"/>
          <w:marBottom w:val="0"/>
          <w:divBdr>
            <w:top w:val="none" w:sz="0" w:space="0" w:color="auto"/>
            <w:left w:val="none" w:sz="0" w:space="0" w:color="auto"/>
            <w:bottom w:val="none" w:sz="0" w:space="0" w:color="auto"/>
            <w:right w:val="none" w:sz="0" w:space="0" w:color="auto"/>
          </w:divBdr>
        </w:div>
        <w:div w:id="653994633">
          <w:marLeft w:val="640"/>
          <w:marRight w:val="0"/>
          <w:marTop w:val="0"/>
          <w:marBottom w:val="0"/>
          <w:divBdr>
            <w:top w:val="none" w:sz="0" w:space="0" w:color="auto"/>
            <w:left w:val="none" w:sz="0" w:space="0" w:color="auto"/>
            <w:bottom w:val="none" w:sz="0" w:space="0" w:color="auto"/>
            <w:right w:val="none" w:sz="0" w:space="0" w:color="auto"/>
          </w:divBdr>
        </w:div>
        <w:div w:id="728695577">
          <w:marLeft w:val="640"/>
          <w:marRight w:val="0"/>
          <w:marTop w:val="0"/>
          <w:marBottom w:val="0"/>
          <w:divBdr>
            <w:top w:val="none" w:sz="0" w:space="0" w:color="auto"/>
            <w:left w:val="none" w:sz="0" w:space="0" w:color="auto"/>
            <w:bottom w:val="none" w:sz="0" w:space="0" w:color="auto"/>
            <w:right w:val="none" w:sz="0" w:space="0" w:color="auto"/>
          </w:divBdr>
        </w:div>
        <w:div w:id="755134417">
          <w:marLeft w:val="640"/>
          <w:marRight w:val="0"/>
          <w:marTop w:val="0"/>
          <w:marBottom w:val="0"/>
          <w:divBdr>
            <w:top w:val="none" w:sz="0" w:space="0" w:color="auto"/>
            <w:left w:val="none" w:sz="0" w:space="0" w:color="auto"/>
            <w:bottom w:val="none" w:sz="0" w:space="0" w:color="auto"/>
            <w:right w:val="none" w:sz="0" w:space="0" w:color="auto"/>
          </w:divBdr>
        </w:div>
        <w:div w:id="1603953856">
          <w:marLeft w:val="640"/>
          <w:marRight w:val="0"/>
          <w:marTop w:val="0"/>
          <w:marBottom w:val="0"/>
          <w:divBdr>
            <w:top w:val="none" w:sz="0" w:space="0" w:color="auto"/>
            <w:left w:val="none" w:sz="0" w:space="0" w:color="auto"/>
            <w:bottom w:val="none" w:sz="0" w:space="0" w:color="auto"/>
            <w:right w:val="none" w:sz="0" w:space="0" w:color="auto"/>
          </w:divBdr>
        </w:div>
        <w:div w:id="1830436974">
          <w:marLeft w:val="640"/>
          <w:marRight w:val="0"/>
          <w:marTop w:val="0"/>
          <w:marBottom w:val="0"/>
          <w:divBdr>
            <w:top w:val="none" w:sz="0" w:space="0" w:color="auto"/>
            <w:left w:val="none" w:sz="0" w:space="0" w:color="auto"/>
            <w:bottom w:val="none" w:sz="0" w:space="0" w:color="auto"/>
            <w:right w:val="none" w:sz="0" w:space="0" w:color="auto"/>
          </w:divBdr>
        </w:div>
        <w:div w:id="2022276426">
          <w:marLeft w:val="640"/>
          <w:marRight w:val="0"/>
          <w:marTop w:val="0"/>
          <w:marBottom w:val="0"/>
          <w:divBdr>
            <w:top w:val="none" w:sz="0" w:space="0" w:color="auto"/>
            <w:left w:val="none" w:sz="0" w:space="0" w:color="auto"/>
            <w:bottom w:val="none" w:sz="0" w:space="0" w:color="auto"/>
            <w:right w:val="none" w:sz="0" w:space="0" w:color="auto"/>
          </w:divBdr>
        </w:div>
      </w:divsChild>
    </w:div>
    <w:div w:id="868185521">
      <w:bodyDiv w:val="1"/>
      <w:marLeft w:val="0"/>
      <w:marRight w:val="0"/>
      <w:marTop w:val="0"/>
      <w:marBottom w:val="0"/>
      <w:divBdr>
        <w:top w:val="none" w:sz="0" w:space="0" w:color="auto"/>
        <w:left w:val="none" w:sz="0" w:space="0" w:color="auto"/>
        <w:bottom w:val="none" w:sz="0" w:space="0" w:color="auto"/>
        <w:right w:val="none" w:sz="0" w:space="0" w:color="auto"/>
      </w:divBdr>
      <w:divsChild>
        <w:div w:id="70009703">
          <w:marLeft w:val="640"/>
          <w:marRight w:val="0"/>
          <w:marTop w:val="0"/>
          <w:marBottom w:val="0"/>
          <w:divBdr>
            <w:top w:val="none" w:sz="0" w:space="0" w:color="auto"/>
            <w:left w:val="none" w:sz="0" w:space="0" w:color="auto"/>
            <w:bottom w:val="none" w:sz="0" w:space="0" w:color="auto"/>
            <w:right w:val="none" w:sz="0" w:space="0" w:color="auto"/>
          </w:divBdr>
        </w:div>
        <w:div w:id="113140501">
          <w:marLeft w:val="640"/>
          <w:marRight w:val="0"/>
          <w:marTop w:val="0"/>
          <w:marBottom w:val="0"/>
          <w:divBdr>
            <w:top w:val="none" w:sz="0" w:space="0" w:color="auto"/>
            <w:left w:val="none" w:sz="0" w:space="0" w:color="auto"/>
            <w:bottom w:val="none" w:sz="0" w:space="0" w:color="auto"/>
            <w:right w:val="none" w:sz="0" w:space="0" w:color="auto"/>
          </w:divBdr>
        </w:div>
        <w:div w:id="1329559101">
          <w:marLeft w:val="640"/>
          <w:marRight w:val="0"/>
          <w:marTop w:val="0"/>
          <w:marBottom w:val="0"/>
          <w:divBdr>
            <w:top w:val="none" w:sz="0" w:space="0" w:color="auto"/>
            <w:left w:val="none" w:sz="0" w:space="0" w:color="auto"/>
            <w:bottom w:val="none" w:sz="0" w:space="0" w:color="auto"/>
            <w:right w:val="none" w:sz="0" w:space="0" w:color="auto"/>
          </w:divBdr>
        </w:div>
        <w:div w:id="1400714416">
          <w:marLeft w:val="640"/>
          <w:marRight w:val="0"/>
          <w:marTop w:val="0"/>
          <w:marBottom w:val="0"/>
          <w:divBdr>
            <w:top w:val="none" w:sz="0" w:space="0" w:color="auto"/>
            <w:left w:val="none" w:sz="0" w:space="0" w:color="auto"/>
            <w:bottom w:val="none" w:sz="0" w:space="0" w:color="auto"/>
            <w:right w:val="none" w:sz="0" w:space="0" w:color="auto"/>
          </w:divBdr>
        </w:div>
        <w:div w:id="1610621872">
          <w:marLeft w:val="640"/>
          <w:marRight w:val="0"/>
          <w:marTop w:val="0"/>
          <w:marBottom w:val="0"/>
          <w:divBdr>
            <w:top w:val="none" w:sz="0" w:space="0" w:color="auto"/>
            <w:left w:val="none" w:sz="0" w:space="0" w:color="auto"/>
            <w:bottom w:val="none" w:sz="0" w:space="0" w:color="auto"/>
            <w:right w:val="none" w:sz="0" w:space="0" w:color="auto"/>
          </w:divBdr>
        </w:div>
        <w:div w:id="1791045027">
          <w:marLeft w:val="640"/>
          <w:marRight w:val="0"/>
          <w:marTop w:val="0"/>
          <w:marBottom w:val="0"/>
          <w:divBdr>
            <w:top w:val="none" w:sz="0" w:space="0" w:color="auto"/>
            <w:left w:val="none" w:sz="0" w:space="0" w:color="auto"/>
            <w:bottom w:val="none" w:sz="0" w:space="0" w:color="auto"/>
            <w:right w:val="none" w:sz="0" w:space="0" w:color="auto"/>
          </w:divBdr>
        </w:div>
        <w:div w:id="1864975535">
          <w:marLeft w:val="640"/>
          <w:marRight w:val="0"/>
          <w:marTop w:val="0"/>
          <w:marBottom w:val="0"/>
          <w:divBdr>
            <w:top w:val="none" w:sz="0" w:space="0" w:color="auto"/>
            <w:left w:val="none" w:sz="0" w:space="0" w:color="auto"/>
            <w:bottom w:val="none" w:sz="0" w:space="0" w:color="auto"/>
            <w:right w:val="none" w:sz="0" w:space="0" w:color="auto"/>
          </w:divBdr>
        </w:div>
        <w:div w:id="1915818557">
          <w:marLeft w:val="640"/>
          <w:marRight w:val="0"/>
          <w:marTop w:val="0"/>
          <w:marBottom w:val="0"/>
          <w:divBdr>
            <w:top w:val="none" w:sz="0" w:space="0" w:color="auto"/>
            <w:left w:val="none" w:sz="0" w:space="0" w:color="auto"/>
            <w:bottom w:val="none" w:sz="0" w:space="0" w:color="auto"/>
            <w:right w:val="none" w:sz="0" w:space="0" w:color="auto"/>
          </w:divBdr>
        </w:div>
      </w:divsChild>
    </w:div>
    <w:div w:id="870218180">
      <w:bodyDiv w:val="1"/>
      <w:marLeft w:val="0"/>
      <w:marRight w:val="0"/>
      <w:marTop w:val="0"/>
      <w:marBottom w:val="0"/>
      <w:divBdr>
        <w:top w:val="none" w:sz="0" w:space="0" w:color="auto"/>
        <w:left w:val="none" w:sz="0" w:space="0" w:color="auto"/>
        <w:bottom w:val="none" w:sz="0" w:space="0" w:color="auto"/>
        <w:right w:val="none" w:sz="0" w:space="0" w:color="auto"/>
      </w:divBdr>
      <w:divsChild>
        <w:div w:id="1918514531">
          <w:marLeft w:val="0"/>
          <w:marRight w:val="0"/>
          <w:marTop w:val="0"/>
          <w:marBottom w:val="0"/>
          <w:divBdr>
            <w:top w:val="none" w:sz="0" w:space="0" w:color="auto"/>
            <w:left w:val="none" w:sz="0" w:space="0" w:color="auto"/>
            <w:bottom w:val="none" w:sz="0" w:space="0" w:color="auto"/>
            <w:right w:val="none" w:sz="0" w:space="0" w:color="auto"/>
          </w:divBdr>
          <w:divsChild>
            <w:div w:id="180898615">
              <w:marLeft w:val="0"/>
              <w:marRight w:val="0"/>
              <w:marTop w:val="0"/>
              <w:marBottom w:val="0"/>
              <w:divBdr>
                <w:top w:val="none" w:sz="0" w:space="0" w:color="auto"/>
                <w:left w:val="none" w:sz="0" w:space="0" w:color="auto"/>
                <w:bottom w:val="none" w:sz="0" w:space="0" w:color="auto"/>
                <w:right w:val="none" w:sz="0" w:space="0" w:color="auto"/>
              </w:divBdr>
            </w:div>
            <w:div w:id="198130309">
              <w:marLeft w:val="0"/>
              <w:marRight w:val="0"/>
              <w:marTop w:val="0"/>
              <w:marBottom w:val="0"/>
              <w:divBdr>
                <w:top w:val="none" w:sz="0" w:space="0" w:color="auto"/>
                <w:left w:val="none" w:sz="0" w:space="0" w:color="auto"/>
                <w:bottom w:val="none" w:sz="0" w:space="0" w:color="auto"/>
                <w:right w:val="none" w:sz="0" w:space="0" w:color="auto"/>
              </w:divBdr>
            </w:div>
            <w:div w:id="251668857">
              <w:marLeft w:val="0"/>
              <w:marRight w:val="0"/>
              <w:marTop w:val="0"/>
              <w:marBottom w:val="0"/>
              <w:divBdr>
                <w:top w:val="none" w:sz="0" w:space="0" w:color="auto"/>
                <w:left w:val="none" w:sz="0" w:space="0" w:color="auto"/>
                <w:bottom w:val="none" w:sz="0" w:space="0" w:color="auto"/>
                <w:right w:val="none" w:sz="0" w:space="0" w:color="auto"/>
              </w:divBdr>
            </w:div>
            <w:div w:id="352389081">
              <w:marLeft w:val="0"/>
              <w:marRight w:val="0"/>
              <w:marTop w:val="0"/>
              <w:marBottom w:val="0"/>
              <w:divBdr>
                <w:top w:val="none" w:sz="0" w:space="0" w:color="auto"/>
                <w:left w:val="none" w:sz="0" w:space="0" w:color="auto"/>
                <w:bottom w:val="none" w:sz="0" w:space="0" w:color="auto"/>
                <w:right w:val="none" w:sz="0" w:space="0" w:color="auto"/>
              </w:divBdr>
            </w:div>
            <w:div w:id="365563600">
              <w:marLeft w:val="0"/>
              <w:marRight w:val="0"/>
              <w:marTop w:val="0"/>
              <w:marBottom w:val="0"/>
              <w:divBdr>
                <w:top w:val="none" w:sz="0" w:space="0" w:color="auto"/>
                <w:left w:val="none" w:sz="0" w:space="0" w:color="auto"/>
                <w:bottom w:val="none" w:sz="0" w:space="0" w:color="auto"/>
                <w:right w:val="none" w:sz="0" w:space="0" w:color="auto"/>
              </w:divBdr>
            </w:div>
            <w:div w:id="374430053">
              <w:marLeft w:val="0"/>
              <w:marRight w:val="0"/>
              <w:marTop w:val="0"/>
              <w:marBottom w:val="0"/>
              <w:divBdr>
                <w:top w:val="none" w:sz="0" w:space="0" w:color="auto"/>
                <w:left w:val="none" w:sz="0" w:space="0" w:color="auto"/>
                <w:bottom w:val="none" w:sz="0" w:space="0" w:color="auto"/>
                <w:right w:val="none" w:sz="0" w:space="0" w:color="auto"/>
              </w:divBdr>
            </w:div>
            <w:div w:id="420688036">
              <w:marLeft w:val="0"/>
              <w:marRight w:val="0"/>
              <w:marTop w:val="0"/>
              <w:marBottom w:val="0"/>
              <w:divBdr>
                <w:top w:val="none" w:sz="0" w:space="0" w:color="auto"/>
                <w:left w:val="none" w:sz="0" w:space="0" w:color="auto"/>
                <w:bottom w:val="none" w:sz="0" w:space="0" w:color="auto"/>
                <w:right w:val="none" w:sz="0" w:space="0" w:color="auto"/>
              </w:divBdr>
            </w:div>
            <w:div w:id="426271242">
              <w:marLeft w:val="0"/>
              <w:marRight w:val="0"/>
              <w:marTop w:val="0"/>
              <w:marBottom w:val="0"/>
              <w:divBdr>
                <w:top w:val="none" w:sz="0" w:space="0" w:color="auto"/>
                <w:left w:val="none" w:sz="0" w:space="0" w:color="auto"/>
                <w:bottom w:val="none" w:sz="0" w:space="0" w:color="auto"/>
                <w:right w:val="none" w:sz="0" w:space="0" w:color="auto"/>
              </w:divBdr>
            </w:div>
            <w:div w:id="495801140">
              <w:marLeft w:val="0"/>
              <w:marRight w:val="0"/>
              <w:marTop w:val="0"/>
              <w:marBottom w:val="0"/>
              <w:divBdr>
                <w:top w:val="none" w:sz="0" w:space="0" w:color="auto"/>
                <w:left w:val="none" w:sz="0" w:space="0" w:color="auto"/>
                <w:bottom w:val="none" w:sz="0" w:space="0" w:color="auto"/>
                <w:right w:val="none" w:sz="0" w:space="0" w:color="auto"/>
              </w:divBdr>
            </w:div>
            <w:div w:id="563219726">
              <w:marLeft w:val="0"/>
              <w:marRight w:val="0"/>
              <w:marTop w:val="0"/>
              <w:marBottom w:val="0"/>
              <w:divBdr>
                <w:top w:val="none" w:sz="0" w:space="0" w:color="auto"/>
                <w:left w:val="none" w:sz="0" w:space="0" w:color="auto"/>
                <w:bottom w:val="none" w:sz="0" w:space="0" w:color="auto"/>
                <w:right w:val="none" w:sz="0" w:space="0" w:color="auto"/>
              </w:divBdr>
            </w:div>
            <w:div w:id="722099522">
              <w:marLeft w:val="0"/>
              <w:marRight w:val="0"/>
              <w:marTop w:val="0"/>
              <w:marBottom w:val="0"/>
              <w:divBdr>
                <w:top w:val="none" w:sz="0" w:space="0" w:color="auto"/>
                <w:left w:val="none" w:sz="0" w:space="0" w:color="auto"/>
                <w:bottom w:val="none" w:sz="0" w:space="0" w:color="auto"/>
                <w:right w:val="none" w:sz="0" w:space="0" w:color="auto"/>
              </w:divBdr>
            </w:div>
            <w:div w:id="1091200956">
              <w:marLeft w:val="0"/>
              <w:marRight w:val="0"/>
              <w:marTop w:val="0"/>
              <w:marBottom w:val="0"/>
              <w:divBdr>
                <w:top w:val="none" w:sz="0" w:space="0" w:color="auto"/>
                <w:left w:val="none" w:sz="0" w:space="0" w:color="auto"/>
                <w:bottom w:val="none" w:sz="0" w:space="0" w:color="auto"/>
                <w:right w:val="none" w:sz="0" w:space="0" w:color="auto"/>
              </w:divBdr>
            </w:div>
            <w:div w:id="1092511265">
              <w:marLeft w:val="0"/>
              <w:marRight w:val="0"/>
              <w:marTop w:val="0"/>
              <w:marBottom w:val="0"/>
              <w:divBdr>
                <w:top w:val="none" w:sz="0" w:space="0" w:color="auto"/>
                <w:left w:val="none" w:sz="0" w:space="0" w:color="auto"/>
                <w:bottom w:val="none" w:sz="0" w:space="0" w:color="auto"/>
                <w:right w:val="none" w:sz="0" w:space="0" w:color="auto"/>
              </w:divBdr>
            </w:div>
            <w:div w:id="1285768641">
              <w:marLeft w:val="0"/>
              <w:marRight w:val="0"/>
              <w:marTop w:val="0"/>
              <w:marBottom w:val="0"/>
              <w:divBdr>
                <w:top w:val="none" w:sz="0" w:space="0" w:color="auto"/>
                <w:left w:val="none" w:sz="0" w:space="0" w:color="auto"/>
                <w:bottom w:val="none" w:sz="0" w:space="0" w:color="auto"/>
                <w:right w:val="none" w:sz="0" w:space="0" w:color="auto"/>
              </w:divBdr>
            </w:div>
            <w:div w:id="1494181733">
              <w:marLeft w:val="0"/>
              <w:marRight w:val="0"/>
              <w:marTop w:val="0"/>
              <w:marBottom w:val="0"/>
              <w:divBdr>
                <w:top w:val="none" w:sz="0" w:space="0" w:color="auto"/>
                <w:left w:val="none" w:sz="0" w:space="0" w:color="auto"/>
                <w:bottom w:val="none" w:sz="0" w:space="0" w:color="auto"/>
                <w:right w:val="none" w:sz="0" w:space="0" w:color="auto"/>
              </w:divBdr>
            </w:div>
            <w:div w:id="1526016556">
              <w:marLeft w:val="0"/>
              <w:marRight w:val="0"/>
              <w:marTop w:val="0"/>
              <w:marBottom w:val="0"/>
              <w:divBdr>
                <w:top w:val="none" w:sz="0" w:space="0" w:color="auto"/>
                <w:left w:val="none" w:sz="0" w:space="0" w:color="auto"/>
                <w:bottom w:val="none" w:sz="0" w:space="0" w:color="auto"/>
                <w:right w:val="none" w:sz="0" w:space="0" w:color="auto"/>
              </w:divBdr>
            </w:div>
            <w:div w:id="1560625910">
              <w:marLeft w:val="0"/>
              <w:marRight w:val="0"/>
              <w:marTop w:val="0"/>
              <w:marBottom w:val="0"/>
              <w:divBdr>
                <w:top w:val="none" w:sz="0" w:space="0" w:color="auto"/>
                <w:left w:val="none" w:sz="0" w:space="0" w:color="auto"/>
                <w:bottom w:val="none" w:sz="0" w:space="0" w:color="auto"/>
                <w:right w:val="none" w:sz="0" w:space="0" w:color="auto"/>
              </w:divBdr>
            </w:div>
            <w:div w:id="19745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734">
      <w:bodyDiv w:val="1"/>
      <w:marLeft w:val="0"/>
      <w:marRight w:val="0"/>
      <w:marTop w:val="0"/>
      <w:marBottom w:val="0"/>
      <w:divBdr>
        <w:top w:val="none" w:sz="0" w:space="0" w:color="auto"/>
        <w:left w:val="none" w:sz="0" w:space="0" w:color="auto"/>
        <w:bottom w:val="none" w:sz="0" w:space="0" w:color="auto"/>
        <w:right w:val="none" w:sz="0" w:space="0" w:color="auto"/>
      </w:divBdr>
    </w:div>
    <w:div w:id="933778742">
      <w:bodyDiv w:val="1"/>
      <w:marLeft w:val="0"/>
      <w:marRight w:val="0"/>
      <w:marTop w:val="0"/>
      <w:marBottom w:val="0"/>
      <w:divBdr>
        <w:top w:val="none" w:sz="0" w:space="0" w:color="auto"/>
        <w:left w:val="none" w:sz="0" w:space="0" w:color="auto"/>
        <w:bottom w:val="none" w:sz="0" w:space="0" w:color="auto"/>
        <w:right w:val="none" w:sz="0" w:space="0" w:color="auto"/>
      </w:divBdr>
      <w:divsChild>
        <w:div w:id="228852113">
          <w:marLeft w:val="640"/>
          <w:marRight w:val="0"/>
          <w:marTop w:val="0"/>
          <w:marBottom w:val="0"/>
          <w:divBdr>
            <w:top w:val="none" w:sz="0" w:space="0" w:color="auto"/>
            <w:left w:val="none" w:sz="0" w:space="0" w:color="auto"/>
            <w:bottom w:val="none" w:sz="0" w:space="0" w:color="auto"/>
            <w:right w:val="none" w:sz="0" w:space="0" w:color="auto"/>
          </w:divBdr>
        </w:div>
        <w:div w:id="610818231">
          <w:marLeft w:val="640"/>
          <w:marRight w:val="0"/>
          <w:marTop w:val="0"/>
          <w:marBottom w:val="0"/>
          <w:divBdr>
            <w:top w:val="none" w:sz="0" w:space="0" w:color="auto"/>
            <w:left w:val="none" w:sz="0" w:space="0" w:color="auto"/>
            <w:bottom w:val="none" w:sz="0" w:space="0" w:color="auto"/>
            <w:right w:val="none" w:sz="0" w:space="0" w:color="auto"/>
          </w:divBdr>
        </w:div>
      </w:divsChild>
    </w:div>
    <w:div w:id="939751832">
      <w:bodyDiv w:val="1"/>
      <w:marLeft w:val="0"/>
      <w:marRight w:val="0"/>
      <w:marTop w:val="0"/>
      <w:marBottom w:val="0"/>
      <w:divBdr>
        <w:top w:val="none" w:sz="0" w:space="0" w:color="auto"/>
        <w:left w:val="none" w:sz="0" w:space="0" w:color="auto"/>
        <w:bottom w:val="none" w:sz="0" w:space="0" w:color="auto"/>
        <w:right w:val="none" w:sz="0" w:space="0" w:color="auto"/>
      </w:divBdr>
      <w:divsChild>
        <w:div w:id="237251642">
          <w:marLeft w:val="0"/>
          <w:marRight w:val="0"/>
          <w:marTop w:val="0"/>
          <w:marBottom w:val="0"/>
          <w:divBdr>
            <w:top w:val="none" w:sz="0" w:space="0" w:color="auto"/>
            <w:left w:val="none" w:sz="0" w:space="0" w:color="auto"/>
            <w:bottom w:val="none" w:sz="0" w:space="0" w:color="auto"/>
            <w:right w:val="none" w:sz="0" w:space="0" w:color="auto"/>
          </w:divBdr>
          <w:divsChild>
            <w:div w:id="124157572">
              <w:marLeft w:val="0"/>
              <w:marRight w:val="0"/>
              <w:marTop w:val="0"/>
              <w:marBottom w:val="0"/>
              <w:divBdr>
                <w:top w:val="none" w:sz="0" w:space="0" w:color="auto"/>
                <w:left w:val="none" w:sz="0" w:space="0" w:color="auto"/>
                <w:bottom w:val="none" w:sz="0" w:space="0" w:color="auto"/>
                <w:right w:val="none" w:sz="0" w:space="0" w:color="auto"/>
              </w:divBdr>
            </w:div>
            <w:div w:id="753286907">
              <w:marLeft w:val="0"/>
              <w:marRight w:val="0"/>
              <w:marTop w:val="0"/>
              <w:marBottom w:val="0"/>
              <w:divBdr>
                <w:top w:val="none" w:sz="0" w:space="0" w:color="auto"/>
                <w:left w:val="none" w:sz="0" w:space="0" w:color="auto"/>
                <w:bottom w:val="none" w:sz="0" w:space="0" w:color="auto"/>
                <w:right w:val="none" w:sz="0" w:space="0" w:color="auto"/>
              </w:divBdr>
            </w:div>
            <w:div w:id="799153393">
              <w:marLeft w:val="0"/>
              <w:marRight w:val="0"/>
              <w:marTop w:val="0"/>
              <w:marBottom w:val="0"/>
              <w:divBdr>
                <w:top w:val="none" w:sz="0" w:space="0" w:color="auto"/>
                <w:left w:val="none" w:sz="0" w:space="0" w:color="auto"/>
                <w:bottom w:val="none" w:sz="0" w:space="0" w:color="auto"/>
                <w:right w:val="none" w:sz="0" w:space="0" w:color="auto"/>
              </w:divBdr>
            </w:div>
            <w:div w:id="1149439064">
              <w:marLeft w:val="0"/>
              <w:marRight w:val="0"/>
              <w:marTop w:val="0"/>
              <w:marBottom w:val="0"/>
              <w:divBdr>
                <w:top w:val="none" w:sz="0" w:space="0" w:color="auto"/>
                <w:left w:val="none" w:sz="0" w:space="0" w:color="auto"/>
                <w:bottom w:val="none" w:sz="0" w:space="0" w:color="auto"/>
                <w:right w:val="none" w:sz="0" w:space="0" w:color="auto"/>
              </w:divBdr>
            </w:div>
            <w:div w:id="1488592988">
              <w:marLeft w:val="0"/>
              <w:marRight w:val="0"/>
              <w:marTop w:val="0"/>
              <w:marBottom w:val="0"/>
              <w:divBdr>
                <w:top w:val="none" w:sz="0" w:space="0" w:color="auto"/>
                <w:left w:val="none" w:sz="0" w:space="0" w:color="auto"/>
                <w:bottom w:val="none" w:sz="0" w:space="0" w:color="auto"/>
                <w:right w:val="none" w:sz="0" w:space="0" w:color="auto"/>
              </w:divBdr>
            </w:div>
            <w:div w:id="1499225250">
              <w:marLeft w:val="0"/>
              <w:marRight w:val="0"/>
              <w:marTop w:val="0"/>
              <w:marBottom w:val="0"/>
              <w:divBdr>
                <w:top w:val="none" w:sz="0" w:space="0" w:color="auto"/>
                <w:left w:val="none" w:sz="0" w:space="0" w:color="auto"/>
                <w:bottom w:val="none" w:sz="0" w:space="0" w:color="auto"/>
                <w:right w:val="none" w:sz="0" w:space="0" w:color="auto"/>
              </w:divBdr>
            </w:div>
            <w:div w:id="1513183651">
              <w:marLeft w:val="0"/>
              <w:marRight w:val="0"/>
              <w:marTop w:val="0"/>
              <w:marBottom w:val="0"/>
              <w:divBdr>
                <w:top w:val="none" w:sz="0" w:space="0" w:color="auto"/>
                <w:left w:val="none" w:sz="0" w:space="0" w:color="auto"/>
                <w:bottom w:val="none" w:sz="0" w:space="0" w:color="auto"/>
                <w:right w:val="none" w:sz="0" w:space="0" w:color="auto"/>
              </w:divBdr>
            </w:div>
            <w:div w:id="1924292871">
              <w:marLeft w:val="0"/>
              <w:marRight w:val="0"/>
              <w:marTop w:val="0"/>
              <w:marBottom w:val="0"/>
              <w:divBdr>
                <w:top w:val="none" w:sz="0" w:space="0" w:color="auto"/>
                <w:left w:val="none" w:sz="0" w:space="0" w:color="auto"/>
                <w:bottom w:val="none" w:sz="0" w:space="0" w:color="auto"/>
                <w:right w:val="none" w:sz="0" w:space="0" w:color="auto"/>
              </w:divBdr>
            </w:div>
            <w:div w:id="2082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3428">
      <w:bodyDiv w:val="1"/>
      <w:marLeft w:val="0"/>
      <w:marRight w:val="0"/>
      <w:marTop w:val="0"/>
      <w:marBottom w:val="0"/>
      <w:divBdr>
        <w:top w:val="none" w:sz="0" w:space="0" w:color="auto"/>
        <w:left w:val="none" w:sz="0" w:space="0" w:color="auto"/>
        <w:bottom w:val="none" w:sz="0" w:space="0" w:color="auto"/>
        <w:right w:val="none" w:sz="0" w:space="0" w:color="auto"/>
      </w:divBdr>
      <w:divsChild>
        <w:div w:id="1047293829">
          <w:marLeft w:val="640"/>
          <w:marRight w:val="0"/>
          <w:marTop w:val="0"/>
          <w:marBottom w:val="0"/>
          <w:divBdr>
            <w:top w:val="none" w:sz="0" w:space="0" w:color="auto"/>
            <w:left w:val="none" w:sz="0" w:space="0" w:color="auto"/>
            <w:bottom w:val="none" w:sz="0" w:space="0" w:color="auto"/>
            <w:right w:val="none" w:sz="0" w:space="0" w:color="auto"/>
          </w:divBdr>
        </w:div>
        <w:div w:id="1689063286">
          <w:marLeft w:val="640"/>
          <w:marRight w:val="0"/>
          <w:marTop w:val="0"/>
          <w:marBottom w:val="0"/>
          <w:divBdr>
            <w:top w:val="none" w:sz="0" w:space="0" w:color="auto"/>
            <w:left w:val="none" w:sz="0" w:space="0" w:color="auto"/>
            <w:bottom w:val="none" w:sz="0" w:space="0" w:color="auto"/>
            <w:right w:val="none" w:sz="0" w:space="0" w:color="auto"/>
          </w:divBdr>
        </w:div>
        <w:div w:id="1979723983">
          <w:marLeft w:val="640"/>
          <w:marRight w:val="0"/>
          <w:marTop w:val="0"/>
          <w:marBottom w:val="0"/>
          <w:divBdr>
            <w:top w:val="none" w:sz="0" w:space="0" w:color="auto"/>
            <w:left w:val="none" w:sz="0" w:space="0" w:color="auto"/>
            <w:bottom w:val="none" w:sz="0" w:space="0" w:color="auto"/>
            <w:right w:val="none" w:sz="0" w:space="0" w:color="auto"/>
          </w:divBdr>
        </w:div>
      </w:divsChild>
    </w:div>
    <w:div w:id="996765831">
      <w:bodyDiv w:val="1"/>
      <w:marLeft w:val="0"/>
      <w:marRight w:val="0"/>
      <w:marTop w:val="0"/>
      <w:marBottom w:val="0"/>
      <w:divBdr>
        <w:top w:val="none" w:sz="0" w:space="0" w:color="auto"/>
        <w:left w:val="none" w:sz="0" w:space="0" w:color="auto"/>
        <w:bottom w:val="none" w:sz="0" w:space="0" w:color="auto"/>
        <w:right w:val="none" w:sz="0" w:space="0" w:color="auto"/>
      </w:divBdr>
      <w:divsChild>
        <w:div w:id="252398214">
          <w:marLeft w:val="640"/>
          <w:marRight w:val="0"/>
          <w:marTop w:val="0"/>
          <w:marBottom w:val="0"/>
          <w:divBdr>
            <w:top w:val="none" w:sz="0" w:space="0" w:color="auto"/>
            <w:left w:val="none" w:sz="0" w:space="0" w:color="auto"/>
            <w:bottom w:val="none" w:sz="0" w:space="0" w:color="auto"/>
            <w:right w:val="none" w:sz="0" w:space="0" w:color="auto"/>
          </w:divBdr>
        </w:div>
        <w:div w:id="337854718">
          <w:marLeft w:val="640"/>
          <w:marRight w:val="0"/>
          <w:marTop w:val="0"/>
          <w:marBottom w:val="0"/>
          <w:divBdr>
            <w:top w:val="none" w:sz="0" w:space="0" w:color="auto"/>
            <w:left w:val="none" w:sz="0" w:space="0" w:color="auto"/>
            <w:bottom w:val="none" w:sz="0" w:space="0" w:color="auto"/>
            <w:right w:val="none" w:sz="0" w:space="0" w:color="auto"/>
          </w:divBdr>
        </w:div>
        <w:div w:id="521937597">
          <w:marLeft w:val="640"/>
          <w:marRight w:val="0"/>
          <w:marTop w:val="0"/>
          <w:marBottom w:val="0"/>
          <w:divBdr>
            <w:top w:val="none" w:sz="0" w:space="0" w:color="auto"/>
            <w:left w:val="none" w:sz="0" w:space="0" w:color="auto"/>
            <w:bottom w:val="none" w:sz="0" w:space="0" w:color="auto"/>
            <w:right w:val="none" w:sz="0" w:space="0" w:color="auto"/>
          </w:divBdr>
        </w:div>
        <w:div w:id="541938772">
          <w:marLeft w:val="640"/>
          <w:marRight w:val="0"/>
          <w:marTop w:val="0"/>
          <w:marBottom w:val="0"/>
          <w:divBdr>
            <w:top w:val="none" w:sz="0" w:space="0" w:color="auto"/>
            <w:left w:val="none" w:sz="0" w:space="0" w:color="auto"/>
            <w:bottom w:val="none" w:sz="0" w:space="0" w:color="auto"/>
            <w:right w:val="none" w:sz="0" w:space="0" w:color="auto"/>
          </w:divBdr>
        </w:div>
        <w:div w:id="798306543">
          <w:marLeft w:val="640"/>
          <w:marRight w:val="0"/>
          <w:marTop w:val="0"/>
          <w:marBottom w:val="0"/>
          <w:divBdr>
            <w:top w:val="none" w:sz="0" w:space="0" w:color="auto"/>
            <w:left w:val="none" w:sz="0" w:space="0" w:color="auto"/>
            <w:bottom w:val="none" w:sz="0" w:space="0" w:color="auto"/>
            <w:right w:val="none" w:sz="0" w:space="0" w:color="auto"/>
          </w:divBdr>
        </w:div>
        <w:div w:id="838815598">
          <w:marLeft w:val="640"/>
          <w:marRight w:val="0"/>
          <w:marTop w:val="0"/>
          <w:marBottom w:val="0"/>
          <w:divBdr>
            <w:top w:val="none" w:sz="0" w:space="0" w:color="auto"/>
            <w:left w:val="none" w:sz="0" w:space="0" w:color="auto"/>
            <w:bottom w:val="none" w:sz="0" w:space="0" w:color="auto"/>
            <w:right w:val="none" w:sz="0" w:space="0" w:color="auto"/>
          </w:divBdr>
        </w:div>
        <w:div w:id="844369365">
          <w:marLeft w:val="640"/>
          <w:marRight w:val="0"/>
          <w:marTop w:val="0"/>
          <w:marBottom w:val="0"/>
          <w:divBdr>
            <w:top w:val="none" w:sz="0" w:space="0" w:color="auto"/>
            <w:left w:val="none" w:sz="0" w:space="0" w:color="auto"/>
            <w:bottom w:val="none" w:sz="0" w:space="0" w:color="auto"/>
            <w:right w:val="none" w:sz="0" w:space="0" w:color="auto"/>
          </w:divBdr>
        </w:div>
        <w:div w:id="1045104219">
          <w:marLeft w:val="640"/>
          <w:marRight w:val="0"/>
          <w:marTop w:val="0"/>
          <w:marBottom w:val="0"/>
          <w:divBdr>
            <w:top w:val="none" w:sz="0" w:space="0" w:color="auto"/>
            <w:left w:val="none" w:sz="0" w:space="0" w:color="auto"/>
            <w:bottom w:val="none" w:sz="0" w:space="0" w:color="auto"/>
            <w:right w:val="none" w:sz="0" w:space="0" w:color="auto"/>
          </w:divBdr>
        </w:div>
        <w:div w:id="1116754798">
          <w:marLeft w:val="640"/>
          <w:marRight w:val="0"/>
          <w:marTop w:val="0"/>
          <w:marBottom w:val="0"/>
          <w:divBdr>
            <w:top w:val="none" w:sz="0" w:space="0" w:color="auto"/>
            <w:left w:val="none" w:sz="0" w:space="0" w:color="auto"/>
            <w:bottom w:val="none" w:sz="0" w:space="0" w:color="auto"/>
            <w:right w:val="none" w:sz="0" w:space="0" w:color="auto"/>
          </w:divBdr>
        </w:div>
        <w:div w:id="1150513719">
          <w:marLeft w:val="640"/>
          <w:marRight w:val="0"/>
          <w:marTop w:val="0"/>
          <w:marBottom w:val="0"/>
          <w:divBdr>
            <w:top w:val="none" w:sz="0" w:space="0" w:color="auto"/>
            <w:left w:val="none" w:sz="0" w:space="0" w:color="auto"/>
            <w:bottom w:val="none" w:sz="0" w:space="0" w:color="auto"/>
            <w:right w:val="none" w:sz="0" w:space="0" w:color="auto"/>
          </w:divBdr>
        </w:div>
        <w:div w:id="1375613792">
          <w:marLeft w:val="640"/>
          <w:marRight w:val="0"/>
          <w:marTop w:val="0"/>
          <w:marBottom w:val="0"/>
          <w:divBdr>
            <w:top w:val="none" w:sz="0" w:space="0" w:color="auto"/>
            <w:left w:val="none" w:sz="0" w:space="0" w:color="auto"/>
            <w:bottom w:val="none" w:sz="0" w:space="0" w:color="auto"/>
            <w:right w:val="none" w:sz="0" w:space="0" w:color="auto"/>
          </w:divBdr>
        </w:div>
        <w:div w:id="1706326159">
          <w:marLeft w:val="640"/>
          <w:marRight w:val="0"/>
          <w:marTop w:val="0"/>
          <w:marBottom w:val="0"/>
          <w:divBdr>
            <w:top w:val="none" w:sz="0" w:space="0" w:color="auto"/>
            <w:left w:val="none" w:sz="0" w:space="0" w:color="auto"/>
            <w:bottom w:val="none" w:sz="0" w:space="0" w:color="auto"/>
            <w:right w:val="none" w:sz="0" w:space="0" w:color="auto"/>
          </w:divBdr>
        </w:div>
        <w:div w:id="1805852843">
          <w:marLeft w:val="640"/>
          <w:marRight w:val="0"/>
          <w:marTop w:val="0"/>
          <w:marBottom w:val="0"/>
          <w:divBdr>
            <w:top w:val="none" w:sz="0" w:space="0" w:color="auto"/>
            <w:left w:val="none" w:sz="0" w:space="0" w:color="auto"/>
            <w:bottom w:val="none" w:sz="0" w:space="0" w:color="auto"/>
            <w:right w:val="none" w:sz="0" w:space="0" w:color="auto"/>
          </w:divBdr>
        </w:div>
        <w:div w:id="1893881940">
          <w:marLeft w:val="640"/>
          <w:marRight w:val="0"/>
          <w:marTop w:val="0"/>
          <w:marBottom w:val="0"/>
          <w:divBdr>
            <w:top w:val="none" w:sz="0" w:space="0" w:color="auto"/>
            <w:left w:val="none" w:sz="0" w:space="0" w:color="auto"/>
            <w:bottom w:val="none" w:sz="0" w:space="0" w:color="auto"/>
            <w:right w:val="none" w:sz="0" w:space="0" w:color="auto"/>
          </w:divBdr>
        </w:div>
      </w:divsChild>
    </w:div>
    <w:div w:id="1011644471">
      <w:bodyDiv w:val="1"/>
      <w:marLeft w:val="0"/>
      <w:marRight w:val="0"/>
      <w:marTop w:val="0"/>
      <w:marBottom w:val="0"/>
      <w:divBdr>
        <w:top w:val="none" w:sz="0" w:space="0" w:color="auto"/>
        <w:left w:val="none" w:sz="0" w:space="0" w:color="auto"/>
        <w:bottom w:val="none" w:sz="0" w:space="0" w:color="auto"/>
        <w:right w:val="none" w:sz="0" w:space="0" w:color="auto"/>
      </w:divBdr>
      <w:divsChild>
        <w:div w:id="1501388084">
          <w:marLeft w:val="0"/>
          <w:marRight w:val="0"/>
          <w:marTop w:val="0"/>
          <w:marBottom w:val="0"/>
          <w:divBdr>
            <w:top w:val="none" w:sz="0" w:space="0" w:color="auto"/>
            <w:left w:val="none" w:sz="0" w:space="0" w:color="auto"/>
            <w:bottom w:val="none" w:sz="0" w:space="0" w:color="auto"/>
            <w:right w:val="none" w:sz="0" w:space="0" w:color="auto"/>
          </w:divBdr>
          <w:divsChild>
            <w:div w:id="355229457">
              <w:marLeft w:val="0"/>
              <w:marRight w:val="0"/>
              <w:marTop w:val="0"/>
              <w:marBottom w:val="0"/>
              <w:divBdr>
                <w:top w:val="none" w:sz="0" w:space="0" w:color="auto"/>
                <w:left w:val="none" w:sz="0" w:space="0" w:color="auto"/>
                <w:bottom w:val="none" w:sz="0" w:space="0" w:color="auto"/>
                <w:right w:val="none" w:sz="0" w:space="0" w:color="auto"/>
              </w:divBdr>
            </w:div>
            <w:div w:id="913078947">
              <w:marLeft w:val="0"/>
              <w:marRight w:val="0"/>
              <w:marTop w:val="0"/>
              <w:marBottom w:val="0"/>
              <w:divBdr>
                <w:top w:val="none" w:sz="0" w:space="0" w:color="auto"/>
                <w:left w:val="none" w:sz="0" w:space="0" w:color="auto"/>
                <w:bottom w:val="none" w:sz="0" w:space="0" w:color="auto"/>
                <w:right w:val="none" w:sz="0" w:space="0" w:color="auto"/>
              </w:divBdr>
            </w:div>
            <w:div w:id="16604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0048">
      <w:bodyDiv w:val="1"/>
      <w:marLeft w:val="0"/>
      <w:marRight w:val="0"/>
      <w:marTop w:val="0"/>
      <w:marBottom w:val="0"/>
      <w:divBdr>
        <w:top w:val="none" w:sz="0" w:space="0" w:color="auto"/>
        <w:left w:val="none" w:sz="0" w:space="0" w:color="auto"/>
        <w:bottom w:val="none" w:sz="0" w:space="0" w:color="auto"/>
        <w:right w:val="none" w:sz="0" w:space="0" w:color="auto"/>
      </w:divBdr>
    </w:div>
    <w:div w:id="1064723974">
      <w:bodyDiv w:val="1"/>
      <w:marLeft w:val="0"/>
      <w:marRight w:val="0"/>
      <w:marTop w:val="0"/>
      <w:marBottom w:val="0"/>
      <w:divBdr>
        <w:top w:val="none" w:sz="0" w:space="0" w:color="auto"/>
        <w:left w:val="none" w:sz="0" w:space="0" w:color="auto"/>
        <w:bottom w:val="none" w:sz="0" w:space="0" w:color="auto"/>
        <w:right w:val="none" w:sz="0" w:space="0" w:color="auto"/>
      </w:divBdr>
      <w:divsChild>
        <w:div w:id="1056779315">
          <w:marLeft w:val="0"/>
          <w:marRight w:val="0"/>
          <w:marTop w:val="0"/>
          <w:marBottom w:val="0"/>
          <w:divBdr>
            <w:top w:val="none" w:sz="0" w:space="0" w:color="auto"/>
            <w:left w:val="none" w:sz="0" w:space="0" w:color="auto"/>
            <w:bottom w:val="none" w:sz="0" w:space="0" w:color="auto"/>
            <w:right w:val="none" w:sz="0" w:space="0" w:color="auto"/>
          </w:divBdr>
          <w:divsChild>
            <w:div w:id="143550135">
              <w:marLeft w:val="0"/>
              <w:marRight w:val="0"/>
              <w:marTop w:val="0"/>
              <w:marBottom w:val="0"/>
              <w:divBdr>
                <w:top w:val="none" w:sz="0" w:space="0" w:color="auto"/>
                <w:left w:val="none" w:sz="0" w:space="0" w:color="auto"/>
                <w:bottom w:val="none" w:sz="0" w:space="0" w:color="auto"/>
                <w:right w:val="none" w:sz="0" w:space="0" w:color="auto"/>
              </w:divBdr>
            </w:div>
            <w:div w:id="362368130">
              <w:marLeft w:val="0"/>
              <w:marRight w:val="0"/>
              <w:marTop w:val="0"/>
              <w:marBottom w:val="0"/>
              <w:divBdr>
                <w:top w:val="none" w:sz="0" w:space="0" w:color="auto"/>
                <w:left w:val="none" w:sz="0" w:space="0" w:color="auto"/>
                <w:bottom w:val="none" w:sz="0" w:space="0" w:color="auto"/>
                <w:right w:val="none" w:sz="0" w:space="0" w:color="auto"/>
              </w:divBdr>
            </w:div>
            <w:div w:id="415715286">
              <w:marLeft w:val="0"/>
              <w:marRight w:val="0"/>
              <w:marTop w:val="0"/>
              <w:marBottom w:val="0"/>
              <w:divBdr>
                <w:top w:val="none" w:sz="0" w:space="0" w:color="auto"/>
                <w:left w:val="none" w:sz="0" w:space="0" w:color="auto"/>
                <w:bottom w:val="none" w:sz="0" w:space="0" w:color="auto"/>
                <w:right w:val="none" w:sz="0" w:space="0" w:color="auto"/>
              </w:divBdr>
            </w:div>
            <w:div w:id="664011037">
              <w:marLeft w:val="0"/>
              <w:marRight w:val="0"/>
              <w:marTop w:val="0"/>
              <w:marBottom w:val="0"/>
              <w:divBdr>
                <w:top w:val="none" w:sz="0" w:space="0" w:color="auto"/>
                <w:left w:val="none" w:sz="0" w:space="0" w:color="auto"/>
                <w:bottom w:val="none" w:sz="0" w:space="0" w:color="auto"/>
                <w:right w:val="none" w:sz="0" w:space="0" w:color="auto"/>
              </w:divBdr>
            </w:div>
            <w:div w:id="676999689">
              <w:marLeft w:val="0"/>
              <w:marRight w:val="0"/>
              <w:marTop w:val="0"/>
              <w:marBottom w:val="0"/>
              <w:divBdr>
                <w:top w:val="none" w:sz="0" w:space="0" w:color="auto"/>
                <w:left w:val="none" w:sz="0" w:space="0" w:color="auto"/>
                <w:bottom w:val="none" w:sz="0" w:space="0" w:color="auto"/>
                <w:right w:val="none" w:sz="0" w:space="0" w:color="auto"/>
              </w:divBdr>
            </w:div>
            <w:div w:id="1012956571">
              <w:marLeft w:val="0"/>
              <w:marRight w:val="0"/>
              <w:marTop w:val="0"/>
              <w:marBottom w:val="0"/>
              <w:divBdr>
                <w:top w:val="none" w:sz="0" w:space="0" w:color="auto"/>
                <w:left w:val="none" w:sz="0" w:space="0" w:color="auto"/>
                <w:bottom w:val="none" w:sz="0" w:space="0" w:color="auto"/>
                <w:right w:val="none" w:sz="0" w:space="0" w:color="auto"/>
              </w:divBdr>
            </w:div>
            <w:div w:id="1299991185">
              <w:marLeft w:val="0"/>
              <w:marRight w:val="0"/>
              <w:marTop w:val="0"/>
              <w:marBottom w:val="0"/>
              <w:divBdr>
                <w:top w:val="none" w:sz="0" w:space="0" w:color="auto"/>
                <w:left w:val="none" w:sz="0" w:space="0" w:color="auto"/>
                <w:bottom w:val="none" w:sz="0" w:space="0" w:color="auto"/>
                <w:right w:val="none" w:sz="0" w:space="0" w:color="auto"/>
              </w:divBdr>
            </w:div>
            <w:div w:id="1425763886">
              <w:marLeft w:val="0"/>
              <w:marRight w:val="0"/>
              <w:marTop w:val="0"/>
              <w:marBottom w:val="0"/>
              <w:divBdr>
                <w:top w:val="none" w:sz="0" w:space="0" w:color="auto"/>
                <w:left w:val="none" w:sz="0" w:space="0" w:color="auto"/>
                <w:bottom w:val="none" w:sz="0" w:space="0" w:color="auto"/>
                <w:right w:val="none" w:sz="0" w:space="0" w:color="auto"/>
              </w:divBdr>
            </w:div>
            <w:div w:id="1472819387">
              <w:marLeft w:val="0"/>
              <w:marRight w:val="0"/>
              <w:marTop w:val="0"/>
              <w:marBottom w:val="0"/>
              <w:divBdr>
                <w:top w:val="none" w:sz="0" w:space="0" w:color="auto"/>
                <w:left w:val="none" w:sz="0" w:space="0" w:color="auto"/>
                <w:bottom w:val="none" w:sz="0" w:space="0" w:color="auto"/>
                <w:right w:val="none" w:sz="0" w:space="0" w:color="auto"/>
              </w:divBdr>
            </w:div>
            <w:div w:id="1859074446">
              <w:marLeft w:val="0"/>
              <w:marRight w:val="0"/>
              <w:marTop w:val="0"/>
              <w:marBottom w:val="0"/>
              <w:divBdr>
                <w:top w:val="none" w:sz="0" w:space="0" w:color="auto"/>
                <w:left w:val="none" w:sz="0" w:space="0" w:color="auto"/>
                <w:bottom w:val="none" w:sz="0" w:space="0" w:color="auto"/>
                <w:right w:val="none" w:sz="0" w:space="0" w:color="auto"/>
              </w:divBdr>
            </w:div>
            <w:div w:id="18966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4401">
      <w:bodyDiv w:val="1"/>
      <w:marLeft w:val="0"/>
      <w:marRight w:val="0"/>
      <w:marTop w:val="0"/>
      <w:marBottom w:val="0"/>
      <w:divBdr>
        <w:top w:val="none" w:sz="0" w:space="0" w:color="auto"/>
        <w:left w:val="none" w:sz="0" w:space="0" w:color="auto"/>
        <w:bottom w:val="none" w:sz="0" w:space="0" w:color="auto"/>
        <w:right w:val="none" w:sz="0" w:space="0" w:color="auto"/>
      </w:divBdr>
      <w:divsChild>
        <w:div w:id="96875137">
          <w:marLeft w:val="640"/>
          <w:marRight w:val="0"/>
          <w:marTop w:val="0"/>
          <w:marBottom w:val="0"/>
          <w:divBdr>
            <w:top w:val="none" w:sz="0" w:space="0" w:color="auto"/>
            <w:left w:val="none" w:sz="0" w:space="0" w:color="auto"/>
            <w:bottom w:val="none" w:sz="0" w:space="0" w:color="auto"/>
            <w:right w:val="none" w:sz="0" w:space="0" w:color="auto"/>
          </w:divBdr>
        </w:div>
        <w:div w:id="389767120">
          <w:marLeft w:val="640"/>
          <w:marRight w:val="0"/>
          <w:marTop w:val="0"/>
          <w:marBottom w:val="0"/>
          <w:divBdr>
            <w:top w:val="none" w:sz="0" w:space="0" w:color="auto"/>
            <w:left w:val="none" w:sz="0" w:space="0" w:color="auto"/>
            <w:bottom w:val="none" w:sz="0" w:space="0" w:color="auto"/>
            <w:right w:val="none" w:sz="0" w:space="0" w:color="auto"/>
          </w:divBdr>
        </w:div>
        <w:div w:id="895699360">
          <w:marLeft w:val="640"/>
          <w:marRight w:val="0"/>
          <w:marTop w:val="0"/>
          <w:marBottom w:val="0"/>
          <w:divBdr>
            <w:top w:val="none" w:sz="0" w:space="0" w:color="auto"/>
            <w:left w:val="none" w:sz="0" w:space="0" w:color="auto"/>
            <w:bottom w:val="none" w:sz="0" w:space="0" w:color="auto"/>
            <w:right w:val="none" w:sz="0" w:space="0" w:color="auto"/>
          </w:divBdr>
        </w:div>
        <w:div w:id="991178075">
          <w:marLeft w:val="640"/>
          <w:marRight w:val="0"/>
          <w:marTop w:val="0"/>
          <w:marBottom w:val="0"/>
          <w:divBdr>
            <w:top w:val="none" w:sz="0" w:space="0" w:color="auto"/>
            <w:left w:val="none" w:sz="0" w:space="0" w:color="auto"/>
            <w:bottom w:val="none" w:sz="0" w:space="0" w:color="auto"/>
            <w:right w:val="none" w:sz="0" w:space="0" w:color="auto"/>
          </w:divBdr>
        </w:div>
        <w:div w:id="1274677229">
          <w:marLeft w:val="640"/>
          <w:marRight w:val="0"/>
          <w:marTop w:val="0"/>
          <w:marBottom w:val="0"/>
          <w:divBdr>
            <w:top w:val="none" w:sz="0" w:space="0" w:color="auto"/>
            <w:left w:val="none" w:sz="0" w:space="0" w:color="auto"/>
            <w:bottom w:val="none" w:sz="0" w:space="0" w:color="auto"/>
            <w:right w:val="none" w:sz="0" w:space="0" w:color="auto"/>
          </w:divBdr>
        </w:div>
        <w:div w:id="1421639108">
          <w:marLeft w:val="640"/>
          <w:marRight w:val="0"/>
          <w:marTop w:val="0"/>
          <w:marBottom w:val="0"/>
          <w:divBdr>
            <w:top w:val="none" w:sz="0" w:space="0" w:color="auto"/>
            <w:left w:val="none" w:sz="0" w:space="0" w:color="auto"/>
            <w:bottom w:val="none" w:sz="0" w:space="0" w:color="auto"/>
            <w:right w:val="none" w:sz="0" w:space="0" w:color="auto"/>
          </w:divBdr>
        </w:div>
      </w:divsChild>
    </w:div>
    <w:div w:id="1089039014">
      <w:bodyDiv w:val="1"/>
      <w:marLeft w:val="0"/>
      <w:marRight w:val="0"/>
      <w:marTop w:val="0"/>
      <w:marBottom w:val="0"/>
      <w:divBdr>
        <w:top w:val="none" w:sz="0" w:space="0" w:color="auto"/>
        <w:left w:val="none" w:sz="0" w:space="0" w:color="auto"/>
        <w:bottom w:val="none" w:sz="0" w:space="0" w:color="auto"/>
        <w:right w:val="none" w:sz="0" w:space="0" w:color="auto"/>
      </w:divBdr>
      <w:divsChild>
        <w:div w:id="281225901">
          <w:marLeft w:val="0"/>
          <w:marRight w:val="0"/>
          <w:marTop w:val="0"/>
          <w:marBottom w:val="0"/>
          <w:divBdr>
            <w:top w:val="none" w:sz="0" w:space="0" w:color="auto"/>
            <w:left w:val="none" w:sz="0" w:space="0" w:color="auto"/>
            <w:bottom w:val="none" w:sz="0" w:space="0" w:color="auto"/>
            <w:right w:val="none" w:sz="0" w:space="0" w:color="auto"/>
          </w:divBdr>
          <w:divsChild>
            <w:div w:id="98061562">
              <w:marLeft w:val="0"/>
              <w:marRight w:val="0"/>
              <w:marTop w:val="0"/>
              <w:marBottom w:val="0"/>
              <w:divBdr>
                <w:top w:val="none" w:sz="0" w:space="0" w:color="auto"/>
                <w:left w:val="none" w:sz="0" w:space="0" w:color="auto"/>
                <w:bottom w:val="none" w:sz="0" w:space="0" w:color="auto"/>
                <w:right w:val="none" w:sz="0" w:space="0" w:color="auto"/>
              </w:divBdr>
            </w:div>
            <w:div w:id="155808056">
              <w:marLeft w:val="0"/>
              <w:marRight w:val="0"/>
              <w:marTop w:val="0"/>
              <w:marBottom w:val="0"/>
              <w:divBdr>
                <w:top w:val="none" w:sz="0" w:space="0" w:color="auto"/>
                <w:left w:val="none" w:sz="0" w:space="0" w:color="auto"/>
                <w:bottom w:val="none" w:sz="0" w:space="0" w:color="auto"/>
                <w:right w:val="none" w:sz="0" w:space="0" w:color="auto"/>
              </w:divBdr>
            </w:div>
            <w:div w:id="387843858">
              <w:marLeft w:val="0"/>
              <w:marRight w:val="0"/>
              <w:marTop w:val="0"/>
              <w:marBottom w:val="0"/>
              <w:divBdr>
                <w:top w:val="none" w:sz="0" w:space="0" w:color="auto"/>
                <w:left w:val="none" w:sz="0" w:space="0" w:color="auto"/>
                <w:bottom w:val="none" w:sz="0" w:space="0" w:color="auto"/>
                <w:right w:val="none" w:sz="0" w:space="0" w:color="auto"/>
              </w:divBdr>
            </w:div>
            <w:div w:id="549536034">
              <w:marLeft w:val="0"/>
              <w:marRight w:val="0"/>
              <w:marTop w:val="0"/>
              <w:marBottom w:val="0"/>
              <w:divBdr>
                <w:top w:val="none" w:sz="0" w:space="0" w:color="auto"/>
                <w:left w:val="none" w:sz="0" w:space="0" w:color="auto"/>
                <w:bottom w:val="none" w:sz="0" w:space="0" w:color="auto"/>
                <w:right w:val="none" w:sz="0" w:space="0" w:color="auto"/>
              </w:divBdr>
            </w:div>
            <w:div w:id="588462164">
              <w:marLeft w:val="0"/>
              <w:marRight w:val="0"/>
              <w:marTop w:val="0"/>
              <w:marBottom w:val="0"/>
              <w:divBdr>
                <w:top w:val="none" w:sz="0" w:space="0" w:color="auto"/>
                <w:left w:val="none" w:sz="0" w:space="0" w:color="auto"/>
                <w:bottom w:val="none" w:sz="0" w:space="0" w:color="auto"/>
                <w:right w:val="none" w:sz="0" w:space="0" w:color="auto"/>
              </w:divBdr>
            </w:div>
            <w:div w:id="749425847">
              <w:marLeft w:val="0"/>
              <w:marRight w:val="0"/>
              <w:marTop w:val="0"/>
              <w:marBottom w:val="0"/>
              <w:divBdr>
                <w:top w:val="none" w:sz="0" w:space="0" w:color="auto"/>
                <w:left w:val="none" w:sz="0" w:space="0" w:color="auto"/>
                <w:bottom w:val="none" w:sz="0" w:space="0" w:color="auto"/>
                <w:right w:val="none" w:sz="0" w:space="0" w:color="auto"/>
              </w:divBdr>
            </w:div>
            <w:div w:id="761531779">
              <w:marLeft w:val="0"/>
              <w:marRight w:val="0"/>
              <w:marTop w:val="0"/>
              <w:marBottom w:val="0"/>
              <w:divBdr>
                <w:top w:val="none" w:sz="0" w:space="0" w:color="auto"/>
                <w:left w:val="none" w:sz="0" w:space="0" w:color="auto"/>
                <w:bottom w:val="none" w:sz="0" w:space="0" w:color="auto"/>
                <w:right w:val="none" w:sz="0" w:space="0" w:color="auto"/>
              </w:divBdr>
            </w:div>
            <w:div w:id="1082989147">
              <w:marLeft w:val="0"/>
              <w:marRight w:val="0"/>
              <w:marTop w:val="0"/>
              <w:marBottom w:val="0"/>
              <w:divBdr>
                <w:top w:val="none" w:sz="0" w:space="0" w:color="auto"/>
                <w:left w:val="none" w:sz="0" w:space="0" w:color="auto"/>
                <w:bottom w:val="none" w:sz="0" w:space="0" w:color="auto"/>
                <w:right w:val="none" w:sz="0" w:space="0" w:color="auto"/>
              </w:divBdr>
            </w:div>
            <w:div w:id="1142384755">
              <w:marLeft w:val="0"/>
              <w:marRight w:val="0"/>
              <w:marTop w:val="0"/>
              <w:marBottom w:val="0"/>
              <w:divBdr>
                <w:top w:val="none" w:sz="0" w:space="0" w:color="auto"/>
                <w:left w:val="none" w:sz="0" w:space="0" w:color="auto"/>
                <w:bottom w:val="none" w:sz="0" w:space="0" w:color="auto"/>
                <w:right w:val="none" w:sz="0" w:space="0" w:color="auto"/>
              </w:divBdr>
            </w:div>
            <w:div w:id="2000451589">
              <w:marLeft w:val="0"/>
              <w:marRight w:val="0"/>
              <w:marTop w:val="0"/>
              <w:marBottom w:val="0"/>
              <w:divBdr>
                <w:top w:val="none" w:sz="0" w:space="0" w:color="auto"/>
                <w:left w:val="none" w:sz="0" w:space="0" w:color="auto"/>
                <w:bottom w:val="none" w:sz="0" w:space="0" w:color="auto"/>
                <w:right w:val="none" w:sz="0" w:space="0" w:color="auto"/>
              </w:divBdr>
            </w:div>
            <w:div w:id="20714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244">
      <w:bodyDiv w:val="1"/>
      <w:marLeft w:val="0"/>
      <w:marRight w:val="0"/>
      <w:marTop w:val="0"/>
      <w:marBottom w:val="0"/>
      <w:divBdr>
        <w:top w:val="none" w:sz="0" w:space="0" w:color="auto"/>
        <w:left w:val="none" w:sz="0" w:space="0" w:color="auto"/>
        <w:bottom w:val="none" w:sz="0" w:space="0" w:color="auto"/>
        <w:right w:val="none" w:sz="0" w:space="0" w:color="auto"/>
      </w:divBdr>
      <w:divsChild>
        <w:div w:id="151609821">
          <w:marLeft w:val="640"/>
          <w:marRight w:val="0"/>
          <w:marTop w:val="0"/>
          <w:marBottom w:val="0"/>
          <w:divBdr>
            <w:top w:val="none" w:sz="0" w:space="0" w:color="auto"/>
            <w:left w:val="none" w:sz="0" w:space="0" w:color="auto"/>
            <w:bottom w:val="none" w:sz="0" w:space="0" w:color="auto"/>
            <w:right w:val="none" w:sz="0" w:space="0" w:color="auto"/>
          </w:divBdr>
        </w:div>
        <w:div w:id="185796337">
          <w:marLeft w:val="640"/>
          <w:marRight w:val="0"/>
          <w:marTop w:val="0"/>
          <w:marBottom w:val="0"/>
          <w:divBdr>
            <w:top w:val="none" w:sz="0" w:space="0" w:color="auto"/>
            <w:left w:val="none" w:sz="0" w:space="0" w:color="auto"/>
            <w:bottom w:val="none" w:sz="0" w:space="0" w:color="auto"/>
            <w:right w:val="none" w:sz="0" w:space="0" w:color="auto"/>
          </w:divBdr>
        </w:div>
        <w:div w:id="206795353">
          <w:marLeft w:val="640"/>
          <w:marRight w:val="0"/>
          <w:marTop w:val="0"/>
          <w:marBottom w:val="0"/>
          <w:divBdr>
            <w:top w:val="none" w:sz="0" w:space="0" w:color="auto"/>
            <w:left w:val="none" w:sz="0" w:space="0" w:color="auto"/>
            <w:bottom w:val="none" w:sz="0" w:space="0" w:color="auto"/>
            <w:right w:val="none" w:sz="0" w:space="0" w:color="auto"/>
          </w:divBdr>
        </w:div>
        <w:div w:id="343896501">
          <w:marLeft w:val="640"/>
          <w:marRight w:val="0"/>
          <w:marTop w:val="0"/>
          <w:marBottom w:val="0"/>
          <w:divBdr>
            <w:top w:val="none" w:sz="0" w:space="0" w:color="auto"/>
            <w:left w:val="none" w:sz="0" w:space="0" w:color="auto"/>
            <w:bottom w:val="none" w:sz="0" w:space="0" w:color="auto"/>
            <w:right w:val="none" w:sz="0" w:space="0" w:color="auto"/>
          </w:divBdr>
        </w:div>
        <w:div w:id="353924004">
          <w:marLeft w:val="640"/>
          <w:marRight w:val="0"/>
          <w:marTop w:val="0"/>
          <w:marBottom w:val="0"/>
          <w:divBdr>
            <w:top w:val="none" w:sz="0" w:space="0" w:color="auto"/>
            <w:left w:val="none" w:sz="0" w:space="0" w:color="auto"/>
            <w:bottom w:val="none" w:sz="0" w:space="0" w:color="auto"/>
            <w:right w:val="none" w:sz="0" w:space="0" w:color="auto"/>
          </w:divBdr>
        </w:div>
        <w:div w:id="446437459">
          <w:marLeft w:val="640"/>
          <w:marRight w:val="0"/>
          <w:marTop w:val="0"/>
          <w:marBottom w:val="0"/>
          <w:divBdr>
            <w:top w:val="none" w:sz="0" w:space="0" w:color="auto"/>
            <w:left w:val="none" w:sz="0" w:space="0" w:color="auto"/>
            <w:bottom w:val="none" w:sz="0" w:space="0" w:color="auto"/>
            <w:right w:val="none" w:sz="0" w:space="0" w:color="auto"/>
          </w:divBdr>
        </w:div>
        <w:div w:id="508101822">
          <w:marLeft w:val="640"/>
          <w:marRight w:val="0"/>
          <w:marTop w:val="0"/>
          <w:marBottom w:val="0"/>
          <w:divBdr>
            <w:top w:val="none" w:sz="0" w:space="0" w:color="auto"/>
            <w:left w:val="none" w:sz="0" w:space="0" w:color="auto"/>
            <w:bottom w:val="none" w:sz="0" w:space="0" w:color="auto"/>
            <w:right w:val="none" w:sz="0" w:space="0" w:color="auto"/>
          </w:divBdr>
        </w:div>
        <w:div w:id="722289754">
          <w:marLeft w:val="640"/>
          <w:marRight w:val="0"/>
          <w:marTop w:val="0"/>
          <w:marBottom w:val="0"/>
          <w:divBdr>
            <w:top w:val="none" w:sz="0" w:space="0" w:color="auto"/>
            <w:left w:val="none" w:sz="0" w:space="0" w:color="auto"/>
            <w:bottom w:val="none" w:sz="0" w:space="0" w:color="auto"/>
            <w:right w:val="none" w:sz="0" w:space="0" w:color="auto"/>
          </w:divBdr>
        </w:div>
        <w:div w:id="852839271">
          <w:marLeft w:val="640"/>
          <w:marRight w:val="0"/>
          <w:marTop w:val="0"/>
          <w:marBottom w:val="0"/>
          <w:divBdr>
            <w:top w:val="none" w:sz="0" w:space="0" w:color="auto"/>
            <w:left w:val="none" w:sz="0" w:space="0" w:color="auto"/>
            <w:bottom w:val="none" w:sz="0" w:space="0" w:color="auto"/>
            <w:right w:val="none" w:sz="0" w:space="0" w:color="auto"/>
          </w:divBdr>
        </w:div>
        <w:div w:id="959796799">
          <w:marLeft w:val="640"/>
          <w:marRight w:val="0"/>
          <w:marTop w:val="0"/>
          <w:marBottom w:val="0"/>
          <w:divBdr>
            <w:top w:val="none" w:sz="0" w:space="0" w:color="auto"/>
            <w:left w:val="none" w:sz="0" w:space="0" w:color="auto"/>
            <w:bottom w:val="none" w:sz="0" w:space="0" w:color="auto"/>
            <w:right w:val="none" w:sz="0" w:space="0" w:color="auto"/>
          </w:divBdr>
        </w:div>
        <w:div w:id="995493773">
          <w:marLeft w:val="640"/>
          <w:marRight w:val="0"/>
          <w:marTop w:val="0"/>
          <w:marBottom w:val="0"/>
          <w:divBdr>
            <w:top w:val="none" w:sz="0" w:space="0" w:color="auto"/>
            <w:left w:val="none" w:sz="0" w:space="0" w:color="auto"/>
            <w:bottom w:val="none" w:sz="0" w:space="0" w:color="auto"/>
            <w:right w:val="none" w:sz="0" w:space="0" w:color="auto"/>
          </w:divBdr>
        </w:div>
        <w:div w:id="1142383976">
          <w:marLeft w:val="640"/>
          <w:marRight w:val="0"/>
          <w:marTop w:val="0"/>
          <w:marBottom w:val="0"/>
          <w:divBdr>
            <w:top w:val="none" w:sz="0" w:space="0" w:color="auto"/>
            <w:left w:val="none" w:sz="0" w:space="0" w:color="auto"/>
            <w:bottom w:val="none" w:sz="0" w:space="0" w:color="auto"/>
            <w:right w:val="none" w:sz="0" w:space="0" w:color="auto"/>
          </w:divBdr>
        </w:div>
        <w:div w:id="1310090947">
          <w:marLeft w:val="640"/>
          <w:marRight w:val="0"/>
          <w:marTop w:val="0"/>
          <w:marBottom w:val="0"/>
          <w:divBdr>
            <w:top w:val="none" w:sz="0" w:space="0" w:color="auto"/>
            <w:left w:val="none" w:sz="0" w:space="0" w:color="auto"/>
            <w:bottom w:val="none" w:sz="0" w:space="0" w:color="auto"/>
            <w:right w:val="none" w:sz="0" w:space="0" w:color="auto"/>
          </w:divBdr>
        </w:div>
        <w:div w:id="1368489252">
          <w:marLeft w:val="640"/>
          <w:marRight w:val="0"/>
          <w:marTop w:val="0"/>
          <w:marBottom w:val="0"/>
          <w:divBdr>
            <w:top w:val="none" w:sz="0" w:space="0" w:color="auto"/>
            <w:left w:val="none" w:sz="0" w:space="0" w:color="auto"/>
            <w:bottom w:val="none" w:sz="0" w:space="0" w:color="auto"/>
            <w:right w:val="none" w:sz="0" w:space="0" w:color="auto"/>
          </w:divBdr>
        </w:div>
        <w:div w:id="1482691093">
          <w:marLeft w:val="640"/>
          <w:marRight w:val="0"/>
          <w:marTop w:val="0"/>
          <w:marBottom w:val="0"/>
          <w:divBdr>
            <w:top w:val="none" w:sz="0" w:space="0" w:color="auto"/>
            <w:left w:val="none" w:sz="0" w:space="0" w:color="auto"/>
            <w:bottom w:val="none" w:sz="0" w:space="0" w:color="auto"/>
            <w:right w:val="none" w:sz="0" w:space="0" w:color="auto"/>
          </w:divBdr>
        </w:div>
      </w:divsChild>
    </w:div>
    <w:div w:id="1111822377">
      <w:bodyDiv w:val="1"/>
      <w:marLeft w:val="0"/>
      <w:marRight w:val="0"/>
      <w:marTop w:val="0"/>
      <w:marBottom w:val="0"/>
      <w:divBdr>
        <w:top w:val="none" w:sz="0" w:space="0" w:color="auto"/>
        <w:left w:val="none" w:sz="0" w:space="0" w:color="auto"/>
        <w:bottom w:val="none" w:sz="0" w:space="0" w:color="auto"/>
        <w:right w:val="none" w:sz="0" w:space="0" w:color="auto"/>
      </w:divBdr>
    </w:div>
    <w:div w:id="1155608374">
      <w:bodyDiv w:val="1"/>
      <w:marLeft w:val="0"/>
      <w:marRight w:val="0"/>
      <w:marTop w:val="0"/>
      <w:marBottom w:val="0"/>
      <w:divBdr>
        <w:top w:val="none" w:sz="0" w:space="0" w:color="auto"/>
        <w:left w:val="none" w:sz="0" w:space="0" w:color="auto"/>
        <w:bottom w:val="none" w:sz="0" w:space="0" w:color="auto"/>
        <w:right w:val="none" w:sz="0" w:space="0" w:color="auto"/>
      </w:divBdr>
      <w:divsChild>
        <w:div w:id="246234518">
          <w:marLeft w:val="0"/>
          <w:marRight w:val="0"/>
          <w:marTop w:val="0"/>
          <w:marBottom w:val="0"/>
          <w:divBdr>
            <w:top w:val="none" w:sz="0" w:space="0" w:color="auto"/>
            <w:left w:val="none" w:sz="0" w:space="0" w:color="auto"/>
            <w:bottom w:val="none" w:sz="0" w:space="0" w:color="auto"/>
            <w:right w:val="none" w:sz="0" w:space="0" w:color="auto"/>
          </w:divBdr>
          <w:divsChild>
            <w:div w:id="10956177">
              <w:marLeft w:val="0"/>
              <w:marRight w:val="0"/>
              <w:marTop w:val="0"/>
              <w:marBottom w:val="0"/>
              <w:divBdr>
                <w:top w:val="none" w:sz="0" w:space="0" w:color="auto"/>
                <w:left w:val="none" w:sz="0" w:space="0" w:color="auto"/>
                <w:bottom w:val="none" w:sz="0" w:space="0" w:color="auto"/>
                <w:right w:val="none" w:sz="0" w:space="0" w:color="auto"/>
              </w:divBdr>
            </w:div>
            <w:div w:id="62485800">
              <w:marLeft w:val="0"/>
              <w:marRight w:val="0"/>
              <w:marTop w:val="0"/>
              <w:marBottom w:val="0"/>
              <w:divBdr>
                <w:top w:val="none" w:sz="0" w:space="0" w:color="auto"/>
                <w:left w:val="none" w:sz="0" w:space="0" w:color="auto"/>
                <w:bottom w:val="none" w:sz="0" w:space="0" w:color="auto"/>
                <w:right w:val="none" w:sz="0" w:space="0" w:color="auto"/>
              </w:divBdr>
            </w:div>
            <w:div w:id="66154281">
              <w:marLeft w:val="0"/>
              <w:marRight w:val="0"/>
              <w:marTop w:val="0"/>
              <w:marBottom w:val="0"/>
              <w:divBdr>
                <w:top w:val="none" w:sz="0" w:space="0" w:color="auto"/>
                <w:left w:val="none" w:sz="0" w:space="0" w:color="auto"/>
                <w:bottom w:val="none" w:sz="0" w:space="0" w:color="auto"/>
                <w:right w:val="none" w:sz="0" w:space="0" w:color="auto"/>
              </w:divBdr>
            </w:div>
            <w:div w:id="518784344">
              <w:marLeft w:val="0"/>
              <w:marRight w:val="0"/>
              <w:marTop w:val="0"/>
              <w:marBottom w:val="0"/>
              <w:divBdr>
                <w:top w:val="none" w:sz="0" w:space="0" w:color="auto"/>
                <w:left w:val="none" w:sz="0" w:space="0" w:color="auto"/>
                <w:bottom w:val="none" w:sz="0" w:space="0" w:color="auto"/>
                <w:right w:val="none" w:sz="0" w:space="0" w:color="auto"/>
              </w:divBdr>
            </w:div>
            <w:div w:id="565722124">
              <w:marLeft w:val="0"/>
              <w:marRight w:val="0"/>
              <w:marTop w:val="0"/>
              <w:marBottom w:val="0"/>
              <w:divBdr>
                <w:top w:val="none" w:sz="0" w:space="0" w:color="auto"/>
                <w:left w:val="none" w:sz="0" w:space="0" w:color="auto"/>
                <w:bottom w:val="none" w:sz="0" w:space="0" w:color="auto"/>
                <w:right w:val="none" w:sz="0" w:space="0" w:color="auto"/>
              </w:divBdr>
            </w:div>
            <w:div w:id="673604097">
              <w:marLeft w:val="0"/>
              <w:marRight w:val="0"/>
              <w:marTop w:val="0"/>
              <w:marBottom w:val="0"/>
              <w:divBdr>
                <w:top w:val="none" w:sz="0" w:space="0" w:color="auto"/>
                <w:left w:val="none" w:sz="0" w:space="0" w:color="auto"/>
                <w:bottom w:val="none" w:sz="0" w:space="0" w:color="auto"/>
                <w:right w:val="none" w:sz="0" w:space="0" w:color="auto"/>
              </w:divBdr>
            </w:div>
            <w:div w:id="711463068">
              <w:marLeft w:val="0"/>
              <w:marRight w:val="0"/>
              <w:marTop w:val="0"/>
              <w:marBottom w:val="0"/>
              <w:divBdr>
                <w:top w:val="none" w:sz="0" w:space="0" w:color="auto"/>
                <w:left w:val="none" w:sz="0" w:space="0" w:color="auto"/>
                <w:bottom w:val="none" w:sz="0" w:space="0" w:color="auto"/>
                <w:right w:val="none" w:sz="0" w:space="0" w:color="auto"/>
              </w:divBdr>
            </w:div>
            <w:div w:id="872115258">
              <w:marLeft w:val="0"/>
              <w:marRight w:val="0"/>
              <w:marTop w:val="0"/>
              <w:marBottom w:val="0"/>
              <w:divBdr>
                <w:top w:val="none" w:sz="0" w:space="0" w:color="auto"/>
                <w:left w:val="none" w:sz="0" w:space="0" w:color="auto"/>
                <w:bottom w:val="none" w:sz="0" w:space="0" w:color="auto"/>
                <w:right w:val="none" w:sz="0" w:space="0" w:color="auto"/>
              </w:divBdr>
            </w:div>
            <w:div w:id="874972814">
              <w:marLeft w:val="0"/>
              <w:marRight w:val="0"/>
              <w:marTop w:val="0"/>
              <w:marBottom w:val="0"/>
              <w:divBdr>
                <w:top w:val="none" w:sz="0" w:space="0" w:color="auto"/>
                <w:left w:val="none" w:sz="0" w:space="0" w:color="auto"/>
                <w:bottom w:val="none" w:sz="0" w:space="0" w:color="auto"/>
                <w:right w:val="none" w:sz="0" w:space="0" w:color="auto"/>
              </w:divBdr>
            </w:div>
            <w:div w:id="881208959">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1071654024">
              <w:marLeft w:val="0"/>
              <w:marRight w:val="0"/>
              <w:marTop w:val="0"/>
              <w:marBottom w:val="0"/>
              <w:divBdr>
                <w:top w:val="none" w:sz="0" w:space="0" w:color="auto"/>
                <w:left w:val="none" w:sz="0" w:space="0" w:color="auto"/>
                <w:bottom w:val="none" w:sz="0" w:space="0" w:color="auto"/>
                <w:right w:val="none" w:sz="0" w:space="0" w:color="auto"/>
              </w:divBdr>
            </w:div>
            <w:div w:id="1497769820">
              <w:marLeft w:val="0"/>
              <w:marRight w:val="0"/>
              <w:marTop w:val="0"/>
              <w:marBottom w:val="0"/>
              <w:divBdr>
                <w:top w:val="none" w:sz="0" w:space="0" w:color="auto"/>
                <w:left w:val="none" w:sz="0" w:space="0" w:color="auto"/>
                <w:bottom w:val="none" w:sz="0" w:space="0" w:color="auto"/>
                <w:right w:val="none" w:sz="0" w:space="0" w:color="auto"/>
              </w:divBdr>
            </w:div>
            <w:div w:id="1622876848">
              <w:marLeft w:val="0"/>
              <w:marRight w:val="0"/>
              <w:marTop w:val="0"/>
              <w:marBottom w:val="0"/>
              <w:divBdr>
                <w:top w:val="none" w:sz="0" w:space="0" w:color="auto"/>
                <w:left w:val="none" w:sz="0" w:space="0" w:color="auto"/>
                <w:bottom w:val="none" w:sz="0" w:space="0" w:color="auto"/>
                <w:right w:val="none" w:sz="0" w:space="0" w:color="auto"/>
              </w:divBdr>
            </w:div>
            <w:div w:id="1979649411">
              <w:marLeft w:val="0"/>
              <w:marRight w:val="0"/>
              <w:marTop w:val="0"/>
              <w:marBottom w:val="0"/>
              <w:divBdr>
                <w:top w:val="none" w:sz="0" w:space="0" w:color="auto"/>
                <w:left w:val="none" w:sz="0" w:space="0" w:color="auto"/>
                <w:bottom w:val="none" w:sz="0" w:space="0" w:color="auto"/>
                <w:right w:val="none" w:sz="0" w:space="0" w:color="auto"/>
              </w:divBdr>
            </w:div>
            <w:div w:id="2006205114">
              <w:marLeft w:val="0"/>
              <w:marRight w:val="0"/>
              <w:marTop w:val="0"/>
              <w:marBottom w:val="0"/>
              <w:divBdr>
                <w:top w:val="none" w:sz="0" w:space="0" w:color="auto"/>
                <w:left w:val="none" w:sz="0" w:space="0" w:color="auto"/>
                <w:bottom w:val="none" w:sz="0" w:space="0" w:color="auto"/>
                <w:right w:val="none" w:sz="0" w:space="0" w:color="auto"/>
              </w:divBdr>
            </w:div>
            <w:div w:id="2038775455">
              <w:marLeft w:val="0"/>
              <w:marRight w:val="0"/>
              <w:marTop w:val="0"/>
              <w:marBottom w:val="0"/>
              <w:divBdr>
                <w:top w:val="none" w:sz="0" w:space="0" w:color="auto"/>
                <w:left w:val="none" w:sz="0" w:space="0" w:color="auto"/>
                <w:bottom w:val="none" w:sz="0" w:space="0" w:color="auto"/>
                <w:right w:val="none" w:sz="0" w:space="0" w:color="auto"/>
              </w:divBdr>
            </w:div>
            <w:div w:id="20564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8974">
      <w:bodyDiv w:val="1"/>
      <w:marLeft w:val="0"/>
      <w:marRight w:val="0"/>
      <w:marTop w:val="0"/>
      <w:marBottom w:val="0"/>
      <w:divBdr>
        <w:top w:val="none" w:sz="0" w:space="0" w:color="auto"/>
        <w:left w:val="none" w:sz="0" w:space="0" w:color="auto"/>
        <w:bottom w:val="none" w:sz="0" w:space="0" w:color="auto"/>
        <w:right w:val="none" w:sz="0" w:space="0" w:color="auto"/>
      </w:divBdr>
      <w:divsChild>
        <w:div w:id="234902095">
          <w:marLeft w:val="640"/>
          <w:marRight w:val="0"/>
          <w:marTop w:val="0"/>
          <w:marBottom w:val="0"/>
          <w:divBdr>
            <w:top w:val="none" w:sz="0" w:space="0" w:color="auto"/>
            <w:left w:val="none" w:sz="0" w:space="0" w:color="auto"/>
            <w:bottom w:val="none" w:sz="0" w:space="0" w:color="auto"/>
            <w:right w:val="none" w:sz="0" w:space="0" w:color="auto"/>
          </w:divBdr>
        </w:div>
        <w:div w:id="565800197">
          <w:marLeft w:val="640"/>
          <w:marRight w:val="0"/>
          <w:marTop w:val="0"/>
          <w:marBottom w:val="0"/>
          <w:divBdr>
            <w:top w:val="none" w:sz="0" w:space="0" w:color="auto"/>
            <w:left w:val="none" w:sz="0" w:space="0" w:color="auto"/>
            <w:bottom w:val="none" w:sz="0" w:space="0" w:color="auto"/>
            <w:right w:val="none" w:sz="0" w:space="0" w:color="auto"/>
          </w:divBdr>
        </w:div>
        <w:div w:id="596520803">
          <w:marLeft w:val="640"/>
          <w:marRight w:val="0"/>
          <w:marTop w:val="0"/>
          <w:marBottom w:val="0"/>
          <w:divBdr>
            <w:top w:val="none" w:sz="0" w:space="0" w:color="auto"/>
            <w:left w:val="none" w:sz="0" w:space="0" w:color="auto"/>
            <w:bottom w:val="none" w:sz="0" w:space="0" w:color="auto"/>
            <w:right w:val="none" w:sz="0" w:space="0" w:color="auto"/>
          </w:divBdr>
        </w:div>
        <w:div w:id="1742097588">
          <w:marLeft w:val="640"/>
          <w:marRight w:val="0"/>
          <w:marTop w:val="0"/>
          <w:marBottom w:val="0"/>
          <w:divBdr>
            <w:top w:val="none" w:sz="0" w:space="0" w:color="auto"/>
            <w:left w:val="none" w:sz="0" w:space="0" w:color="auto"/>
            <w:bottom w:val="none" w:sz="0" w:space="0" w:color="auto"/>
            <w:right w:val="none" w:sz="0" w:space="0" w:color="auto"/>
          </w:divBdr>
        </w:div>
        <w:div w:id="1990548993">
          <w:marLeft w:val="640"/>
          <w:marRight w:val="0"/>
          <w:marTop w:val="0"/>
          <w:marBottom w:val="0"/>
          <w:divBdr>
            <w:top w:val="none" w:sz="0" w:space="0" w:color="auto"/>
            <w:left w:val="none" w:sz="0" w:space="0" w:color="auto"/>
            <w:bottom w:val="none" w:sz="0" w:space="0" w:color="auto"/>
            <w:right w:val="none" w:sz="0" w:space="0" w:color="auto"/>
          </w:divBdr>
        </w:div>
      </w:divsChild>
    </w:div>
    <w:div w:id="1187983691">
      <w:bodyDiv w:val="1"/>
      <w:marLeft w:val="0"/>
      <w:marRight w:val="0"/>
      <w:marTop w:val="0"/>
      <w:marBottom w:val="0"/>
      <w:divBdr>
        <w:top w:val="none" w:sz="0" w:space="0" w:color="auto"/>
        <w:left w:val="none" w:sz="0" w:space="0" w:color="auto"/>
        <w:bottom w:val="none" w:sz="0" w:space="0" w:color="auto"/>
        <w:right w:val="none" w:sz="0" w:space="0" w:color="auto"/>
      </w:divBdr>
      <w:divsChild>
        <w:div w:id="1560170213">
          <w:marLeft w:val="0"/>
          <w:marRight w:val="0"/>
          <w:marTop w:val="0"/>
          <w:marBottom w:val="0"/>
          <w:divBdr>
            <w:top w:val="none" w:sz="0" w:space="0" w:color="auto"/>
            <w:left w:val="none" w:sz="0" w:space="0" w:color="auto"/>
            <w:bottom w:val="none" w:sz="0" w:space="0" w:color="auto"/>
            <w:right w:val="none" w:sz="0" w:space="0" w:color="auto"/>
          </w:divBdr>
          <w:divsChild>
            <w:div w:id="55707781">
              <w:marLeft w:val="0"/>
              <w:marRight w:val="0"/>
              <w:marTop w:val="0"/>
              <w:marBottom w:val="0"/>
              <w:divBdr>
                <w:top w:val="none" w:sz="0" w:space="0" w:color="auto"/>
                <w:left w:val="none" w:sz="0" w:space="0" w:color="auto"/>
                <w:bottom w:val="none" w:sz="0" w:space="0" w:color="auto"/>
                <w:right w:val="none" w:sz="0" w:space="0" w:color="auto"/>
              </w:divBdr>
            </w:div>
            <w:div w:id="409429626">
              <w:marLeft w:val="0"/>
              <w:marRight w:val="0"/>
              <w:marTop w:val="0"/>
              <w:marBottom w:val="0"/>
              <w:divBdr>
                <w:top w:val="none" w:sz="0" w:space="0" w:color="auto"/>
                <w:left w:val="none" w:sz="0" w:space="0" w:color="auto"/>
                <w:bottom w:val="none" w:sz="0" w:space="0" w:color="auto"/>
                <w:right w:val="none" w:sz="0" w:space="0" w:color="auto"/>
              </w:divBdr>
            </w:div>
            <w:div w:id="13123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2155">
      <w:bodyDiv w:val="1"/>
      <w:marLeft w:val="0"/>
      <w:marRight w:val="0"/>
      <w:marTop w:val="0"/>
      <w:marBottom w:val="0"/>
      <w:divBdr>
        <w:top w:val="none" w:sz="0" w:space="0" w:color="auto"/>
        <w:left w:val="none" w:sz="0" w:space="0" w:color="auto"/>
        <w:bottom w:val="none" w:sz="0" w:space="0" w:color="auto"/>
        <w:right w:val="none" w:sz="0" w:space="0" w:color="auto"/>
      </w:divBdr>
      <w:divsChild>
        <w:div w:id="153499739">
          <w:marLeft w:val="640"/>
          <w:marRight w:val="0"/>
          <w:marTop w:val="0"/>
          <w:marBottom w:val="0"/>
          <w:divBdr>
            <w:top w:val="none" w:sz="0" w:space="0" w:color="auto"/>
            <w:left w:val="none" w:sz="0" w:space="0" w:color="auto"/>
            <w:bottom w:val="none" w:sz="0" w:space="0" w:color="auto"/>
            <w:right w:val="none" w:sz="0" w:space="0" w:color="auto"/>
          </w:divBdr>
        </w:div>
        <w:div w:id="160891877">
          <w:marLeft w:val="640"/>
          <w:marRight w:val="0"/>
          <w:marTop w:val="0"/>
          <w:marBottom w:val="0"/>
          <w:divBdr>
            <w:top w:val="none" w:sz="0" w:space="0" w:color="auto"/>
            <w:left w:val="none" w:sz="0" w:space="0" w:color="auto"/>
            <w:bottom w:val="none" w:sz="0" w:space="0" w:color="auto"/>
            <w:right w:val="none" w:sz="0" w:space="0" w:color="auto"/>
          </w:divBdr>
        </w:div>
        <w:div w:id="255090705">
          <w:marLeft w:val="640"/>
          <w:marRight w:val="0"/>
          <w:marTop w:val="0"/>
          <w:marBottom w:val="0"/>
          <w:divBdr>
            <w:top w:val="none" w:sz="0" w:space="0" w:color="auto"/>
            <w:left w:val="none" w:sz="0" w:space="0" w:color="auto"/>
            <w:bottom w:val="none" w:sz="0" w:space="0" w:color="auto"/>
            <w:right w:val="none" w:sz="0" w:space="0" w:color="auto"/>
          </w:divBdr>
        </w:div>
        <w:div w:id="281813504">
          <w:marLeft w:val="640"/>
          <w:marRight w:val="0"/>
          <w:marTop w:val="0"/>
          <w:marBottom w:val="0"/>
          <w:divBdr>
            <w:top w:val="none" w:sz="0" w:space="0" w:color="auto"/>
            <w:left w:val="none" w:sz="0" w:space="0" w:color="auto"/>
            <w:bottom w:val="none" w:sz="0" w:space="0" w:color="auto"/>
            <w:right w:val="none" w:sz="0" w:space="0" w:color="auto"/>
          </w:divBdr>
        </w:div>
        <w:div w:id="297610058">
          <w:marLeft w:val="640"/>
          <w:marRight w:val="0"/>
          <w:marTop w:val="0"/>
          <w:marBottom w:val="0"/>
          <w:divBdr>
            <w:top w:val="none" w:sz="0" w:space="0" w:color="auto"/>
            <w:left w:val="none" w:sz="0" w:space="0" w:color="auto"/>
            <w:bottom w:val="none" w:sz="0" w:space="0" w:color="auto"/>
            <w:right w:val="none" w:sz="0" w:space="0" w:color="auto"/>
          </w:divBdr>
        </w:div>
        <w:div w:id="354117003">
          <w:marLeft w:val="640"/>
          <w:marRight w:val="0"/>
          <w:marTop w:val="0"/>
          <w:marBottom w:val="0"/>
          <w:divBdr>
            <w:top w:val="none" w:sz="0" w:space="0" w:color="auto"/>
            <w:left w:val="none" w:sz="0" w:space="0" w:color="auto"/>
            <w:bottom w:val="none" w:sz="0" w:space="0" w:color="auto"/>
            <w:right w:val="none" w:sz="0" w:space="0" w:color="auto"/>
          </w:divBdr>
        </w:div>
        <w:div w:id="390808280">
          <w:marLeft w:val="640"/>
          <w:marRight w:val="0"/>
          <w:marTop w:val="0"/>
          <w:marBottom w:val="0"/>
          <w:divBdr>
            <w:top w:val="none" w:sz="0" w:space="0" w:color="auto"/>
            <w:left w:val="none" w:sz="0" w:space="0" w:color="auto"/>
            <w:bottom w:val="none" w:sz="0" w:space="0" w:color="auto"/>
            <w:right w:val="none" w:sz="0" w:space="0" w:color="auto"/>
          </w:divBdr>
        </w:div>
        <w:div w:id="701975730">
          <w:marLeft w:val="640"/>
          <w:marRight w:val="0"/>
          <w:marTop w:val="0"/>
          <w:marBottom w:val="0"/>
          <w:divBdr>
            <w:top w:val="none" w:sz="0" w:space="0" w:color="auto"/>
            <w:left w:val="none" w:sz="0" w:space="0" w:color="auto"/>
            <w:bottom w:val="none" w:sz="0" w:space="0" w:color="auto"/>
            <w:right w:val="none" w:sz="0" w:space="0" w:color="auto"/>
          </w:divBdr>
        </w:div>
        <w:div w:id="944654915">
          <w:marLeft w:val="640"/>
          <w:marRight w:val="0"/>
          <w:marTop w:val="0"/>
          <w:marBottom w:val="0"/>
          <w:divBdr>
            <w:top w:val="none" w:sz="0" w:space="0" w:color="auto"/>
            <w:left w:val="none" w:sz="0" w:space="0" w:color="auto"/>
            <w:bottom w:val="none" w:sz="0" w:space="0" w:color="auto"/>
            <w:right w:val="none" w:sz="0" w:space="0" w:color="auto"/>
          </w:divBdr>
        </w:div>
        <w:div w:id="1102456736">
          <w:marLeft w:val="640"/>
          <w:marRight w:val="0"/>
          <w:marTop w:val="0"/>
          <w:marBottom w:val="0"/>
          <w:divBdr>
            <w:top w:val="none" w:sz="0" w:space="0" w:color="auto"/>
            <w:left w:val="none" w:sz="0" w:space="0" w:color="auto"/>
            <w:bottom w:val="none" w:sz="0" w:space="0" w:color="auto"/>
            <w:right w:val="none" w:sz="0" w:space="0" w:color="auto"/>
          </w:divBdr>
        </w:div>
        <w:div w:id="1245607011">
          <w:marLeft w:val="640"/>
          <w:marRight w:val="0"/>
          <w:marTop w:val="0"/>
          <w:marBottom w:val="0"/>
          <w:divBdr>
            <w:top w:val="none" w:sz="0" w:space="0" w:color="auto"/>
            <w:left w:val="none" w:sz="0" w:space="0" w:color="auto"/>
            <w:bottom w:val="none" w:sz="0" w:space="0" w:color="auto"/>
            <w:right w:val="none" w:sz="0" w:space="0" w:color="auto"/>
          </w:divBdr>
        </w:div>
        <w:div w:id="1258127146">
          <w:marLeft w:val="640"/>
          <w:marRight w:val="0"/>
          <w:marTop w:val="0"/>
          <w:marBottom w:val="0"/>
          <w:divBdr>
            <w:top w:val="none" w:sz="0" w:space="0" w:color="auto"/>
            <w:left w:val="none" w:sz="0" w:space="0" w:color="auto"/>
            <w:bottom w:val="none" w:sz="0" w:space="0" w:color="auto"/>
            <w:right w:val="none" w:sz="0" w:space="0" w:color="auto"/>
          </w:divBdr>
        </w:div>
        <w:div w:id="1278020817">
          <w:marLeft w:val="640"/>
          <w:marRight w:val="0"/>
          <w:marTop w:val="0"/>
          <w:marBottom w:val="0"/>
          <w:divBdr>
            <w:top w:val="none" w:sz="0" w:space="0" w:color="auto"/>
            <w:left w:val="none" w:sz="0" w:space="0" w:color="auto"/>
            <w:bottom w:val="none" w:sz="0" w:space="0" w:color="auto"/>
            <w:right w:val="none" w:sz="0" w:space="0" w:color="auto"/>
          </w:divBdr>
        </w:div>
        <w:div w:id="1541042995">
          <w:marLeft w:val="640"/>
          <w:marRight w:val="0"/>
          <w:marTop w:val="0"/>
          <w:marBottom w:val="0"/>
          <w:divBdr>
            <w:top w:val="none" w:sz="0" w:space="0" w:color="auto"/>
            <w:left w:val="none" w:sz="0" w:space="0" w:color="auto"/>
            <w:bottom w:val="none" w:sz="0" w:space="0" w:color="auto"/>
            <w:right w:val="none" w:sz="0" w:space="0" w:color="auto"/>
          </w:divBdr>
        </w:div>
        <w:div w:id="1566912233">
          <w:marLeft w:val="640"/>
          <w:marRight w:val="0"/>
          <w:marTop w:val="0"/>
          <w:marBottom w:val="0"/>
          <w:divBdr>
            <w:top w:val="none" w:sz="0" w:space="0" w:color="auto"/>
            <w:left w:val="none" w:sz="0" w:space="0" w:color="auto"/>
            <w:bottom w:val="none" w:sz="0" w:space="0" w:color="auto"/>
            <w:right w:val="none" w:sz="0" w:space="0" w:color="auto"/>
          </w:divBdr>
        </w:div>
        <w:div w:id="1620526858">
          <w:marLeft w:val="640"/>
          <w:marRight w:val="0"/>
          <w:marTop w:val="0"/>
          <w:marBottom w:val="0"/>
          <w:divBdr>
            <w:top w:val="none" w:sz="0" w:space="0" w:color="auto"/>
            <w:left w:val="none" w:sz="0" w:space="0" w:color="auto"/>
            <w:bottom w:val="none" w:sz="0" w:space="0" w:color="auto"/>
            <w:right w:val="none" w:sz="0" w:space="0" w:color="auto"/>
          </w:divBdr>
        </w:div>
        <w:div w:id="1647122577">
          <w:marLeft w:val="640"/>
          <w:marRight w:val="0"/>
          <w:marTop w:val="0"/>
          <w:marBottom w:val="0"/>
          <w:divBdr>
            <w:top w:val="none" w:sz="0" w:space="0" w:color="auto"/>
            <w:left w:val="none" w:sz="0" w:space="0" w:color="auto"/>
            <w:bottom w:val="none" w:sz="0" w:space="0" w:color="auto"/>
            <w:right w:val="none" w:sz="0" w:space="0" w:color="auto"/>
          </w:divBdr>
        </w:div>
        <w:div w:id="1735542334">
          <w:marLeft w:val="640"/>
          <w:marRight w:val="0"/>
          <w:marTop w:val="0"/>
          <w:marBottom w:val="0"/>
          <w:divBdr>
            <w:top w:val="none" w:sz="0" w:space="0" w:color="auto"/>
            <w:left w:val="none" w:sz="0" w:space="0" w:color="auto"/>
            <w:bottom w:val="none" w:sz="0" w:space="0" w:color="auto"/>
            <w:right w:val="none" w:sz="0" w:space="0" w:color="auto"/>
          </w:divBdr>
        </w:div>
        <w:div w:id="1746953571">
          <w:marLeft w:val="640"/>
          <w:marRight w:val="0"/>
          <w:marTop w:val="0"/>
          <w:marBottom w:val="0"/>
          <w:divBdr>
            <w:top w:val="none" w:sz="0" w:space="0" w:color="auto"/>
            <w:left w:val="none" w:sz="0" w:space="0" w:color="auto"/>
            <w:bottom w:val="none" w:sz="0" w:space="0" w:color="auto"/>
            <w:right w:val="none" w:sz="0" w:space="0" w:color="auto"/>
          </w:divBdr>
        </w:div>
        <w:div w:id="1843659197">
          <w:marLeft w:val="640"/>
          <w:marRight w:val="0"/>
          <w:marTop w:val="0"/>
          <w:marBottom w:val="0"/>
          <w:divBdr>
            <w:top w:val="none" w:sz="0" w:space="0" w:color="auto"/>
            <w:left w:val="none" w:sz="0" w:space="0" w:color="auto"/>
            <w:bottom w:val="none" w:sz="0" w:space="0" w:color="auto"/>
            <w:right w:val="none" w:sz="0" w:space="0" w:color="auto"/>
          </w:divBdr>
        </w:div>
        <w:div w:id="2003848090">
          <w:marLeft w:val="640"/>
          <w:marRight w:val="0"/>
          <w:marTop w:val="0"/>
          <w:marBottom w:val="0"/>
          <w:divBdr>
            <w:top w:val="none" w:sz="0" w:space="0" w:color="auto"/>
            <w:left w:val="none" w:sz="0" w:space="0" w:color="auto"/>
            <w:bottom w:val="none" w:sz="0" w:space="0" w:color="auto"/>
            <w:right w:val="none" w:sz="0" w:space="0" w:color="auto"/>
          </w:divBdr>
        </w:div>
        <w:div w:id="2143575667">
          <w:marLeft w:val="640"/>
          <w:marRight w:val="0"/>
          <w:marTop w:val="0"/>
          <w:marBottom w:val="0"/>
          <w:divBdr>
            <w:top w:val="none" w:sz="0" w:space="0" w:color="auto"/>
            <w:left w:val="none" w:sz="0" w:space="0" w:color="auto"/>
            <w:bottom w:val="none" w:sz="0" w:space="0" w:color="auto"/>
            <w:right w:val="none" w:sz="0" w:space="0" w:color="auto"/>
          </w:divBdr>
        </w:div>
      </w:divsChild>
    </w:div>
    <w:div w:id="1339432333">
      <w:bodyDiv w:val="1"/>
      <w:marLeft w:val="0"/>
      <w:marRight w:val="0"/>
      <w:marTop w:val="0"/>
      <w:marBottom w:val="0"/>
      <w:divBdr>
        <w:top w:val="none" w:sz="0" w:space="0" w:color="auto"/>
        <w:left w:val="none" w:sz="0" w:space="0" w:color="auto"/>
        <w:bottom w:val="none" w:sz="0" w:space="0" w:color="auto"/>
        <w:right w:val="none" w:sz="0" w:space="0" w:color="auto"/>
      </w:divBdr>
      <w:divsChild>
        <w:div w:id="23947245">
          <w:marLeft w:val="640"/>
          <w:marRight w:val="0"/>
          <w:marTop w:val="0"/>
          <w:marBottom w:val="0"/>
          <w:divBdr>
            <w:top w:val="none" w:sz="0" w:space="0" w:color="auto"/>
            <w:left w:val="none" w:sz="0" w:space="0" w:color="auto"/>
            <w:bottom w:val="none" w:sz="0" w:space="0" w:color="auto"/>
            <w:right w:val="none" w:sz="0" w:space="0" w:color="auto"/>
          </w:divBdr>
        </w:div>
        <w:div w:id="62339279">
          <w:marLeft w:val="640"/>
          <w:marRight w:val="0"/>
          <w:marTop w:val="0"/>
          <w:marBottom w:val="0"/>
          <w:divBdr>
            <w:top w:val="none" w:sz="0" w:space="0" w:color="auto"/>
            <w:left w:val="none" w:sz="0" w:space="0" w:color="auto"/>
            <w:bottom w:val="none" w:sz="0" w:space="0" w:color="auto"/>
            <w:right w:val="none" w:sz="0" w:space="0" w:color="auto"/>
          </w:divBdr>
        </w:div>
        <w:div w:id="166748462">
          <w:marLeft w:val="640"/>
          <w:marRight w:val="0"/>
          <w:marTop w:val="0"/>
          <w:marBottom w:val="0"/>
          <w:divBdr>
            <w:top w:val="none" w:sz="0" w:space="0" w:color="auto"/>
            <w:left w:val="none" w:sz="0" w:space="0" w:color="auto"/>
            <w:bottom w:val="none" w:sz="0" w:space="0" w:color="auto"/>
            <w:right w:val="none" w:sz="0" w:space="0" w:color="auto"/>
          </w:divBdr>
        </w:div>
        <w:div w:id="435055348">
          <w:marLeft w:val="640"/>
          <w:marRight w:val="0"/>
          <w:marTop w:val="0"/>
          <w:marBottom w:val="0"/>
          <w:divBdr>
            <w:top w:val="none" w:sz="0" w:space="0" w:color="auto"/>
            <w:left w:val="none" w:sz="0" w:space="0" w:color="auto"/>
            <w:bottom w:val="none" w:sz="0" w:space="0" w:color="auto"/>
            <w:right w:val="none" w:sz="0" w:space="0" w:color="auto"/>
          </w:divBdr>
        </w:div>
        <w:div w:id="633213474">
          <w:marLeft w:val="640"/>
          <w:marRight w:val="0"/>
          <w:marTop w:val="0"/>
          <w:marBottom w:val="0"/>
          <w:divBdr>
            <w:top w:val="none" w:sz="0" w:space="0" w:color="auto"/>
            <w:left w:val="none" w:sz="0" w:space="0" w:color="auto"/>
            <w:bottom w:val="none" w:sz="0" w:space="0" w:color="auto"/>
            <w:right w:val="none" w:sz="0" w:space="0" w:color="auto"/>
          </w:divBdr>
        </w:div>
        <w:div w:id="636492043">
          <w:marLeft w:val="640"/>
          <w:marRight w:val="0"/>
          <w:marTop w:val="0"/>
          <w:marBottom w:val="0"/>
          <w:divBdr>
            <w:top w:val="none" w:sz="0" w:space="0" w:color="auto"/>
            <w:left w:val="none" w:sz="0" w:space="0" w:color="auto"/>
            <w:bottom w:val="none" w:sz="0" w:space="0" w:color="auto"/>
            <w:right w:val="none" w:sz="0" w:space="0" w:color="auto"/>
          </w:divBdr>
        </w:div>
        <w:div w:id="655648845">
          <w:marLeft w:val="640"/>
          <w:marRight w:val="0"/>
          <w:marTop w:val="0"/>
          <w:marBottom w:val="0"/>
          <w:divBdr>
            <w:top w:val="none" w:sz="0" w:space="0" w:color="auto"/>
            <w:left w:val="none" w:sz="0" w:space="0" w:color="auto"/>
            <w:bottom w:val="none" w:sz="0" w:space="0" w:color="auto"/>
            <w:right w:val="none" w:sz="0" w:space="0" w:color="auto"/>
          </w:divBdr>
        </w:div>
        <w:div w:id="771828438">
          <w:marLeft w:val="640"/>
          <w:marRight w:val="0"/>
          <w:marTop w:val="0"/>
          <w:marBottom w:val="0"/>
          <w:divBdr>
            <w:top w:val="none" w:sz="0" w:space="0" w:color="auto"/>
            <w:left w:val="none" w:sz="0" w:space="0" w:color="auto"/>
            <w:bottom w:val="none" w:sz="0" w:space="0" w:color="auto"/>
            <w:right w:val="none" w:sz="0" w:space="0" w:color="auto"/>
          </w:divBdr>
        </w:div>
        <w:div w:id="931743531">
          <w:marLeft w:val="640"/>
          <w:marRight w:val="0"/>
          <w:marTop w:val="0"/>
          <w:marBottom w:val="0"/>
          <w:divBdr>
            <w:top w:val="none" w:sz="0" w:space="0" w:color="auto"/>
            <w:left w:val="none" w:sz="0" w:space="0" w:color="auto"/>
            <w:bottom w:val="none" w:sz="0" w:space="0" w:color="auto"/>
            <w:right w:val="none" w:sz="0" w:space="0" w:color="auto"/>
          </w:divBdr>
        </w:div>
        <w:div w:id="957369485">
          <w:marLeft w:val="640"/>
          <w:marRight w:val="0"/>
          <w:marTop w:val="0"/>
          <w:marBottom w:val="0"/>
          <w:divBdr>
            <w:top w:val="none" w:sz="0" w:space="0" w:color="auto"/>
            <w:left w:val="none" w:sz="0" w:space="0" w:color="auto"/>
            <w:bottom w:val="none" w:sz="0" w:space="0" w:color="auto"/>
            <w:right w:val="none" w:sz="0" w:space="0" w:color="auto"/>
          </w:divBdr>
        </w:div>
        <w:div w:id="982930206">
          <w:marLeft w:val="640"/>
          <w:marRight w:val="0"/>
          <w:marTop w:val="0"/>
          <w:marBottom w:val="0"/>
          <w:divBdr>
            <w:top w:val="none" w:sz="0" w:space="0" w:color="auto"/>
            <w:left w:val="none" w:sz="0" w:space="0" w:color="auto"/>
            <w:bottom w:val="none" w:sz="0" w:space="0" w:color="auto"/>
            <w:right w:val="none" w:sz="0" w:space="0" w:color="auto"/>
          </w:divBdr>
        </w:div>
        <w:div w:id="1023631345">
          <w:marLeft w:val="640"/>
          <w:marRight w:val="0"/>
          <w:marTop w:val="0"/>
          <w:marBottom w:val="0"/>
          <w:divBdr>
            <w:top w:val="none" w:sz="0" w:space="0" w:color="auto"/>
            <w:left w:val="none" w:sz="0" w:space="0" w:color="auto"/>
            <w:bottom w:val="none" w:sz="0" w:space="0" w:color="auto"/>
            <w:right w:val="none" w:sz="0" w:space="0" w:color="auto"/>
          </w:divBdr>
        </w:div>
        <w:div w:id="1038160595">
          <w:marLeft w:val="640"/>
          <w:marRight w:val="0"/>
          <w:marTop w:val="0"/>
          <w:marBottom w:val="0"/>
          <w:divBdr>
            <w:top w:val="none" w:sz="0" w:space="0" w:color="auto"/>
            <w:left w:val="none" w:sz="0" w:space="0" w:color="auto"/>
            <w:bottom w:val="none" w:sz="0" w:space="0" w:color="auto"/>
            <w:right w:val="none" w:sz="0" w:space="0" w:color="auto"/>
          </w:divBdr>
        </w:div>
        <w:div w:id="1784953796">
          <w:marLeft w:val="640"/>
          <w:marRight w:val="0"/>
          <w:marTop w:val="0"/>
          <w:marBottom w:val="0"/>
          <w:divBdr>
            <w:top w:val="none" w:sz="0" w:space="0" w:color="auto"/>
            <w:left w:val="none" w:sz="0" w:space="0" w:color="auto"/>
            <w:bottom w:val="none" w:sz="0" w:space="0" w:color="auto"/>
            <w:right w:val="none" w:sz="0" w:space="0" w:color="auto"/>
          </w:divBdr>
        </w:div>
        <w:div w:id="1830096614">
          <w:marLeft w:val="640"/>
          <w:marRight w:val="0"/>
          <w:marTop w:val="0"/>
          <w:marBottom w:val="0"/>
          <w:divBdr>
            <w:top w:val="none" w:sz="0" w:space="0" w:color="auto"/>
            <w:left w:val="none" w:sz="0" w:space="0" w:color="auto"/>
            <w:bottom w:val="none" w:sz="0" w:space="0" w:color="auto"/>
            <w:right w:val="none" w:sz="0" w:space="0" w:color="auto"/>
          </w:divBdr>
        </w:div>
        <w:div w:id="1883787829">
          <w:marLeft w:val="640"/>
          <w:marRight w:val="0"/>
          <w:marTop w:val="0"/>
          <w:marBottom w:val="0"/>
          <w:divBdr>
            <w:top w:val="none" w:sz="0" w:space="0" w:color="auto"/>
            <w:left w:val="none" w:sz="0" w:space="0" w:color="auto"/>
            <w:bottom w:val="none" w:sz="0" w:space="0" w:color="auto"/>
            <w:right w:val="none" w:sz="0" w:space="0" w:color="auto"/>
          </w:divBdr>
        </w:div>
        <w:div w:id="1893150501">
          <w:marLeft w:val="640"/>
          <w:marRight w:val="0"/>
          <w:marTop w:val="0"/>
          <w:marBottom w:val="0"/>
          <w:divBdr>
            <w:top w:val="none" w:sz="0" w:space="0" w:color="auto"/>
            <w:left w:val="none" w:sz="0" w:space="0" w:color="auto"/>
            <w:bottom w:val="none" w:sz="0" w:space="0" w:color="auto"/>
            <w:right w:val="none" w:sz="0" w:space="0" w:color="auto"/>
          </w:divBdr>
        </w:div>
        <w:div w:id="1920553433">
          <w:marLeft w:val="640"/>
          <w:marRight w:val="0"/>
          <w:marTop w:val="0"/>
          <w:marBottom w:val="0"/>
          <w:divBdr>
            <w:top w:val="none" w:sz="0" w:space="0" w:color="auto"/>
            <w:left w:val="none" w:sz="0" w:space="0" w:color="auto"/>
            <w:bottom w:val="none" w:sz="0" w:space="0" w:color="auto"/>
            <w:right w:val="none" w:sz="0" w:space="0" w:color="auto"/>
          </w:divBdr>
        </w:div>
        <w:div w:id="1975018148">
          <w:marLeft w:val="640"/>
          <w:marRight w:val="0"/>
          <w:marTop w:val="0"/>
          <w:marBottom w:val="0"/>
          <w:divBdr>
            <w:top w:val="none" w:sz="0" w:space="0" w:color="auto"/>
            <w:left w:val="none" w:sz="0" w:space="0" w:color="auto"/>
            <w:bottom w:val="none" w:sz="0" w:space="0" w:color="auto"/>
            <w:right w:val="none" w:sz="0" w:space="0" w:color="auto"/>
          </w:divBdr>
        </w:div>
        <w:div w:id="2046563924">
          <w:marLeft w:val="640"/>
          <w:marRight w:val="0"/>
          <w:marTop w:val="0"/>
          <w:marBottom w:val="0"/>
          <w:divBdr>
            <w:top w:val="none" w:sz="0" w:space="0" w:color="auto"/>
            <w:left w:val="none" w:sz="0" w:space="0" w:color="auto"/>
            <w:bottom w:val="none" w:sz="0" w:space="0" w:color="auto"/>
            <w:right w:val="none" w:sz="0" w:space="0" w:color="auto"/>
          </w:divBdr>
        </w:div>
        <w:div w:id="2113209942">
          <w:marLeft w:val="640"/>
          <w:marRight w:val="0"/>
          <w:marTop w:val="0"/>
          <w:marBottom w:val="0"/>
          <w:divBdr>
            <w:top w:val="none" w:sz="0" w:space="0" w:color="auto"/>
            <w:left w:val="none" w:sz="0" w:space="0" w:color="auto"/>
            <w:bottom w:val="none" w:sz="0" w:space="0" w:color="auto"/>
            <w:right w:val="none" w:sz="0" w:space="0" w:color="auto"/>
          </w:divBdr>
        </w:div>
      </w:divsChild>
    </w:div>
    <w:div w:id="1357803735">
      <w:bodyDiv w:val="1"/>
      <w:marLeft w:val="0"/>
      <w:marRight w:val="0"/>
      <w:marTop w:val="0"/>
      <w:marBottom w:val="0"/>
      <w:divBdr>
        <w:top w:val="none" w:sz="0" w:space="0" w:color="auto"/>
        <w:left w:val="none" w:sz="0" w:space="0" w:color="auto"/>
        <w:bottom w:val="none" w:sz="0" w:space="0" w:color="auto"/>
        <w:right w:val="none" w:sz="0" w:space="0" w:color="auto"/>
      </w:divBdr>
      <w:divsChild>
        <w:div w:id="1000305501">
          <w:marLeft w:val="0"/>
          <w:marRight w:val="0"/>
          <w:marTop w:val="0"/>
          <w:marBottom w:val="0"/>
          <w:divBdr>
            <w:top w:val="none" w:sz="0" w:space="0" w:color="auto"/>
            <w:left w:val="none" w:sz="0" w:space="0" w:color="auto"/>
            <w:bottom w:val="none" w:sz="0" w:space="0" w:color="auto"/>
            <w:right w:val="none" w:sz="0" w:space="0" w:color="auto"/>
          </w:divBdr>
          <w:divsChild>
            <w:div w:id="466629895">
              <w:marLeft w:val="0"/>
              <w:marRight w:val="0"/>
              <w:marTop w:val="0"/>
              <w:marBottom w:val="0"/>
              <w:divBdr>
                <w:top w:val="none" w:sz="0" w:space="0" w:color="auto"/>
                <w:left w:val="none" w:sz="0" w:space="0" w:color="auto"/>
                <w:bottom w:val="none" w:sz="0" w:space="0" w:color="auto"/>
                <w:right w:val="none" w:sz="0" w:space="0" w:color="auto"/>
              </w:divBdr>
            </w:div>
            <w:div w:id="1685739941">
              <w:marLeft w:val="0"/>
              <w:marRight w:val="0"/>
              <w:marTop w:val="0"/>
              <w:marBottom w:val="0"/>
              <w:divBdr>
                <w:top w:val="none" w:sz="0" w:space="0" w:color="auto"/>
                <w:left w:val="none" w:sz="0" w:space="0" w:color="auto"/>
                <w:bottom w:val="none" w:sz="0" w:space="0" w:color="auto"/>
                <w:right w:val="none" w:sz="0" w:space="0" w:color="auto"/>
              </w:divBdr>
            </w:div>
            <w:div w:id="1919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3317">
      <w:bodyDiv w:val="1"/>
      <w:marLeft w:val="0"/>
      <w:marRight w:val="0"/>
      <w:marTop w:val="0"/>
      <w:marBottom w:val="0"/>
      <w:divBdr>
        <w:top w:val="none" w:sz="0" w:space="0" w:color="auto"/>
        <w:left w:val="none" w:sz="0" w:space="0" w:color="auto"/>
        <w:bottom w:val="none" w:sz="0" w:space="0" w:color="auto"/>
        <w:right w:val="none" w:sz="0" w:space="0" w:color="auto"/>
      </w:divBdr>
      <w:divsChild>
        <w:div w:id="190580831">
          <w:marLeft w:val="640"/>
          <w:marRight w:val="0"/>
          <w:marTop w:val="0"/>
          <w:marBottom w:val="0"/>
          <w:divBdr>
            <w:top w:val="none" w:sz="0" w:space="0" w:color="auto"/>
            <w:left w:val="none" w:sz="0" w:space="0" w:color="auto"/>
            <w:bottom w:val="none" w:sz="0" w:space="0" w:color="auto"/>
            <w:right w:val="none" w:sz="0" w:space="0" w:color="auto"/>
          </w:divBdr>
        </w:div>
        <w:div w:id="200896311">
          <w:marLeft w:val="640"/>
          <w:marRight w:val="0"/>
          <w:marTop w:val="0"/>
          <w:marBottom w:val="0"/>
          <w:divBdr>
            <w:top w:val="none" w:sz="0" w:space="0" w:color="auto"/>
            <w:left w:val="none" w:sz="0" w:space="0" w:color="auto"/>
            <w:bottom w:val="none" w:sz="0" w:space="0" w:color="auto"/>
            <w:right w:val="none" w:sz="0" w:space="0" w:color="auto"/>
          </w:divBdr>
        </w:div>
        <w:div w:id="339164126">
          <w:marLeft w:val="640"/>
          <w:marRight w:val="0"/>
          <w:marTop w:val="0"/>
          <w:marBottom w:val="0"/>
          <w:divBdr>
            <w:top w:val="none" w:sz="0" w:space="0" w:color="auto"/>
            <w:left w:val="none" w:sz="0" w:space="0" w:color="auto"/>
            <w:bottom w:val="none" w:sz="0" w:space="0" w:color="auto"/>
            <w:right w:val="none" w:sz="0" w:space="0" w:color="auto"/>
          </w:divBdr>
        </w:div>
        <w:div w:id="643706397">
          <w:marLeft w:val="640"/>
          <w:marRight w:val="0"/>
          <w:marTop w:val="0"/>
          <w:marBottom w:val="0"/>
          <w:divBdr>
            <w:top w:val="none" w:sz="0" w:space="0" w:color="auto"/>
            <w:left w:val="none" w:sz="0" w:space="0" w:color="auto"/>
            <w:bottom w:val="none" w:sz="0" w:space="0" w:color="auto"/>
            <w:right w:val="none" w:sz="0" w:space="0" w:color="auto"/>
          </w:divBdr>
        </w:div>
        <w:div w:id="803694323">
          <w:marLeft w:val="640"/>
          <w:marRight w:val="0"/>
          <w:marTop w:val="0"/>
          <w:marBottom w:val="0"/>
          <w:divBdr>
            <w:top w:val="none" w:sz="0" w:space="0" w:color="auto"/>
            <w:left w:val="none" w:sz="0" w:space="0" w:color="auto"/>
            <w:bottom w:val="none" w:sz="0" w:space="0" w:color="auto"/>
            <w:right w:val="none" w:sz="0" w:space="0" w:color="auto"/>
          </w:divBdr>
        </w:div>
        <w:div w:id="1088380016">
          <w:marLeft w:val="640"/>
          <w:marRight w:val="0"/>
          <w:marTop w:val="0"/>
          <w:marBottom w:val="0"/>
          <w:divBdr>
            <w:top w:val="none" w:sz="0" w:space="0" w:color="auto"/>
            <w:left w:val="none" w:sz="0" w:space="0" w:color="auto"/>
            <w:bottom w:val="none" w:sz="0" w:space="0" w:color="auto"/>
            <w:right w:val="none" w:sz="0" w:space="0" w:color="auto"/>
          </w:divBdr>
        </w:div>
        <w:div w:id="1376348763">
          <w:marLeft w:val="640"/>
          <w:marRight w:val="0"/>
          <w:marTop w:val="0"/>
          <w:marBottom w:val="0"/>
          <w:divBdr>
            <w:top w:val="none" w:sz="0" w:space="0" w:color="auto"/>
            <w:left w:val="none" w:sz="0" w:space="0" w:color="auto"/>
            <w:bottom w:val="none" w:sz="0" w:space="0" w:color="auto"/>
            <w:right w:val="none" w:sz="0" w:space="0" w:color="auto"/>
          </w:divBdr>
        </w:div>
        <w:div w:id="1453161117">
          <w:marLeft w:val="640"/>
          <w:marRight w:val="0"/>
          <w:marTop w:val="0"/>
          <w:marBottom w:val="0"/>
          <w:divBdr>
            <w:top w:val="none" w:sz="0" w:space="0" w:color="auto"/>
            <w:left w:val="none" w:sz="0" w:space="0" w:color="auto"/>
            <w:bottom w:val="none" w:sz="0" w:space="0" w:color="auto"/>
            <w:right w:val="none" w:sz="0" w:space="0" w:color="auto"/>
          </w:divBdr>
        </w:div>
        <w:div w:id="1508590577">
          <w:marLeft w:val="640"/>
          <w:marRight w:val="0"/>
          <w:marTop w:val="0"/>
          <w:marBottom w:val="0"/>
          <w:divBdr>
            <w:top w:val="none" w:sz="0" w:space="0" w:color="auto"/>
            <w:left w:val="none" w:sz="0" w:space="0" w:color="auto"/>
            <w:bottom w:val="none" w:sz="0" w:space="0" w:color="auto"/>
            <w:right w:val="none" w:sz="0" w:space="0" w:color="auto"/>
          </w:divBdr>
        </w:div>
        <w:div w:id="1581210993">
          <w:marLeft w:val="640"/>
          <w:marRight w:val="0"/>
          <w:marTop w:val="0"/>
          <w:marBottom w:val="0"/>
          <w:divBdr>
            <w:top w:val="none" w:sz="0" w:space="0" w:color="auto"/>
            <w:left w:val="none" w:sz="0" w:space="0" w:color="auto"/>
            <w:bottom w:val="none" w:sz="0" w:space="0" w:color="auto"/>
            <w:right w:val="none" w:sz="0" w:space="0" w:color="auto"/>
          </w:divBdr>
        </w:div>
        <w:div w:id="1657687670">
          <w:marLeft w:val="640"/>
          <w:marRight w:val="0"/>
          <w:marTop w:val="0"/>
          <w:marBottom w:val="0"/>
          <w:divBdr>
            <w:top w:val="none" w:sz="0" w:space="0" w:color="auto"/>
            <w:left w:val="none" w:sz="0" w:space="0" w:color="auto"/>
            <w:bottom w:val="none" w:sz="0" w:space="0" w:color="auto"/>
            <w:right w:val="none" w:sz="0" w:space="0" w:color="auto"/>
          </w:divBdr>
        </w:div>
        <w:div w:id="1660377136">
          <w:marLeft w:val="640"/>
          <w:marRight w:val="0"/>
          <w:marTop w:val="0"/>
          <w:marBottom w:val="0"/>
          <w:divBdr>
            <w:top w:val="none" w:sz="0" w:space="0" w:color="auto"/>
            <w:left w:val="none" w:sz="0" w:space="0" w:color="auto"/>
            <w:bottom w:val="none" w:sz="0" w:space="0" w:color="auto"/>
            <w:right w:val="none" w:sz="0" w:space="0" w:color="auto"/>
          </w:divBdr>
        </w:div>
        <w:div w:id="1680736653">
          <w:marLeft w:val="640"/>
          <w:marRight w:val="0"/>
          <w:marTop w:val="0"/>
          <w:marBottom w:val="0"/>
          <w:divBdr>
            <w:top w:val="none" w:sz="0" w:space="0" w:color="auto"/>
            <w:left w:val="none" w:sz="0" w:space="0" w:color="auto"/>
            <w:bottom w:val="none" w:sz="0" w:space="0" w:color="auto"/>
            <w:right w:val="none" w:sz="0" w:space="0" w:color="auto"/>
          </w:divBdr>
        </w:div>
        <w:div w:id="1724525161">
          <w:marLeft w:val="640"/>
          <w:marRight w:val="0"/>
          <w:marTop w:val="0"/>
          <w:marBottom w:val="0"/>
          <w:divBdr>
            <w:top w:val="none" w:sz="0" w:space="0" w:color="auto"/>
            <w:left w:val="none" w:sz="0" w:space="0" w:color="auto"/>
            <w:bottom w:val="none" w:sz="0" w:space="0" w:color="auto"/>
            <w:right w:val="none" w:sz="0" w:space="0" w:color="auto"/>
          </w:divBdr>
        </w:div>
        <w:div w:id="1757825763">
          <w:marLeft w:val="640"/>
          <w:marRight w:val="0"/>
          <w:marTop w:val="0"/>
          <w:marBottom w:val="0"/>
          <w:divBdr>
            <w:top w:val="none" w:sz="0" w:space="0" w:color="auto"/>
            <w:left w:val="none" w:sz="0" w:space="0" w:color="auto"/>
            <w:bottom w:val="none" w:sz="0" w:space="0" w:color="auto"/>
            <w:right w:val="none" w:sz="0" w:space="0" w:color="auto"/>
          </w:divBdr>
        </w:div>
        <w:div w:id="1759407196">
          <w:marLeft w:val="640"/>
          <w:marRight w:val="0"/>
          <w:marTop w:val="0"/>
          <w:marBottom w:val="0"/>
          <w:divBdr>
            <w:top w:val="none" w:sz="0" w:space="0" w:color="auto"/>
            <w:left w:val="none" w:sz="0" w:space="0" w:color="auto"/>
            <w:bottom w:val="none" w:sz="0" w:space="0" w:color="auto"/>
            <w:right w:val="none" w:sz="0" w:space="0" w:color="auto"/>
          </w:divBdr>
        </w:div>
        <w:div w:id="1770463890">
          <w:marLeft w:val="640"/>
          <w:marRight w:val="0"/>
          <w:marTop w:val="0"/>
          <w:marBottom w:val="0"/>
          <w:divBdr>
            <w:top w:val="none" w:sz="0" w:space="0" w:color="auto"/>
            <w:left w:val="none" w:sz="0" w:space="0" w:color="auto"/>
            <w:bottom w:val="none" w:sz="0" w:space="0" w:color="auto"/>
            <w:right w:val="none" w:sz="0" w:space="0" w:color="auto"/>
          </w:divBdr>
        </w:div>
        <w:div w:id="1932397609">
          <w:marLeft w:val="640"/>
          <w:marRight w:val="0"/>
          <w:marTop w:val="0"/>
          <w:marBottom w:val="0"/>
          <w:divBdr>
            <w:top w:val="none" w:sz="0" w:space="0" w:color="auto"/>
            <w:left w:val="none" w:sz="0" w:space="0" w:color="auto"/>
            <w:bottom w:val="none" w:sz="0" w:space="0" w:color="auto"/>
            <w:right w:val="none" w:sz="0" w:space="0" w:color="auto"/>
          </w:divBdr>
        </w:div>
      </w:divsChild>
    </w:div>
    <w:div w:id="1549686629">
      <w:bodyDiv w:val="1"/>
      <w:marLeft w:val="0"/>
      <w:marRight w:val="0"/>
      <w:marTop w:val="0"/>
      <w:marBottom w:val="0"/>
      <w:divBdr>
        <w:top w:val="none" w:sz="0" w:space="0" w:color="auto"/>
        <w:left w:val="none" w:sz="0" w:space="0" w:color="auto"/>
        <w:bottom w:val="none" w:sz="0" w:space="0" w:color="auto"/>
        <w:right w:val="none" w:sz="0" w:space="0" w:color="auto"/>
      </w:divBdr>
      <w:divsChild>
        <w:div w:id="269046268">
          <w:marLeft w:val="640"/>
          <w:marRight w:val="0"/>
          <w:marTop w:val="0"/>
          <w:marBottom w:val="0"/>
          <w:divBdr>
            <w:top w:val="none" w:sz="0" w:space="0" w:color="auto"/>
            <w:left w:val="none" w:sz="0" w:space="0" w:color="auto"/>
            <w:bottom w:val="none" w:sz="0" w:space="0" w:color="auto"/>
            <w:right w:val="none" w:sz="0" w:space="0" w:color="auto"/>
          </w:divBdr>
        </w:div>
        <w:div w:id="482966858">
          <w:marLeft w:val="640"/>
          <w:marRight w:val="0"/>
          <w:marTop w:val="0"/>
          <w:marBottom w:val="0"/>
          <w:divBdr>
            <w:top w:val="none" w:sz="0" w:space="0" w:color="auto"/>
            <w:left w:val="none" w:sz="0" w:space="0" w:color="auto"/>
            <w:bottom w:val="none" w:sz="0" w:space="0" w:color="auto"/>
            <w:right w:val="none" w:sz="0" w:space="0" w:color="auto"/>
          </w:divBdr>
        </w:div>
        <w:div w:id="641429350">
          <w:marLeft w:val="640"/>
          <w:marRight w:val="0"/>
          <w:marTop w:val="0"/>
          <w:marBottom w:val="0"/>
          <w:divBdr>
            <w:top w:val="none" w:sz="0" w:space="0" w:color="auto"/>
            <w:left w:val="none" w:sz="0" w:space="0" w:color="auto"/>
            <w:bottom w:val="none" w:sz="0" w:space="0" w:color="auto"/>
            <w:right w:val="none" w:sz="0" w:space="0" w:color="auto"/>
          </w:divBdr>
        </w:div>
        <w:div w:id="734205291">
          <w:marLeft w:val="640"/>
          <w:marRight w:val="0"/>
          <w:marTop w:val="0"/>
          <w:marBottom w:val="0"/>
          <w:divBdr>
            <w:top w:val="none" w:sz="0" w:space="0" w:color="auto"/>
            <w:left w:val="none" w:sz="0" w:space="0" w:color="auto"/>
            <w:bottom w:val="none" w:sz="0" w:space="0" w:color="auto"/>
            <w:right w:val="none" w:sz="0" w:space="0" w:color="auto"/>
          </w:divBdr>
        </w:div>
        <w:div w:id="742601803">
          <w:marLeft w:val="640"/>
          <w:marRight w:val="0"/>
          <w:marTop w:val="0"/>
          <w:marBottom w:val="0"/>
          <w:divBdr>
            <w:top w:val="none" w:sz="0" w:space="0" w:color="auto"/>
            <w:left w:val="none" w:sz="0" w:space="0" w:color="auto"/>
            <w:bottom w:val="none" w:sz="0" w:space="0" w:color="auto"/>
            <w:right w:val="none" w:sz="0" w:space="0" w:color="auto"/>
          </w:divBdr>
        </w:div>
        <w:div w:id="957637627">
          <w:marLeft w:val="640"/>
          <w:marRight w:val="0"/>
          <w:marTop w:val="0"/>
          <w:marBottom w:val="0"/>
          <w:divBdr>
            <w:top w:val="none" w:sz="0" w:space="0" w:color="auto"/>
            <w:left w:val="none" w:sz="0" w:space="0" w:color="auto"/>
            <w:bottom w:val="none" w:sz="0" w:space="0" w:color="auto"/>
            <w:right w:val="none" w:sz="0" w:space="0" w:color="auto"/>
          </w:divBdr>
        </w:div>
        <w:div w:id="1002397849">
          <w:marLeft w:val="640"/>
          <w:marRight w:val="0"/>
          <w:marTop w:val="0"/>
          <w:marBottom w:val="0"/>
          <w:divBdr>
            <w:top w:val="none" w:sz="0" w:space="0" w:color="auto"/>
            <w:left w:val="none" w:sz="0" w:space="0" w:color="auto"/>
            <w:bottom w:val="none" w:sz="0" w:space="0" w:color="auto"/>
            <w:right w:val="none" w:sz="0" w:space="0" w:color="auto"/>
          </w:divBdr>
        </w:div>
        <w:div w:id="1194342373">
          <w:marLeft w:val="640"/>
          <w:marRight w:val="0"/>
          <w:marTop w:val="0"/>
          <w:marBottom w:val="0"/>
          <w:divBdr>
            <w:top w:val="none" w:sz="0" w:space="0" w:color="auto"/>
            <w:left w:val="none" w:sz="0" w:space="0" w:color="auto"/>
            <w:bottom w:val="none" w:sz="0" w:space="0" w:color="auto"/>
            <w:right w:val="none" w:sz="0" w:space="0" w:color="auto"/>
          </w:divBdr>
        </w:div>
        <w:div w:id="1298224704">
          <w:marLeft w:val="640"/>
          <w:marRight w:val="0"/>
          <w:marTop w:val="0"/>
          <w:marBottom w:val="0"/>
          <w:divBdr>
            <w:top w:val="none" w:sz="0" w:space="0" w:color="auto"/>
            <w:left w:val="none" w:sz="0" w:space="0" w:color="auto"/>
            <w:bottom w:val="none" w:sz="0" w:space="0" w:color="auto"/>
            <w:right w:val="none" w:sz="0" w:space="0" w:color="auto"/>
          </w:divBdr>
        </w:div>
        <w:div w:id="1456750247">
          <w:marLeft w:val="640"/>
          <w:marRight w:val="0"/>
          <w:marTop w:val="0"/>
          <w:marBottom w:val="0"/>
          <w:divBdr>
            <w:top w:val="none" w:sz="0" w:space="0" w:color="auto"/>
            <w:left w:val="none" w:sz="0" w:space="0" w:color="auto"/>
            <w:bottom w:val="none" w:sz="0" w:space="0" w:color="auto"/>
            <w:right w:val="none" w:sz="0" w:space="0" w:color="auto"/>
          </w:divBdr>
        </w:div>
        <w:div w:id="1520000653">
          <w:marLeft w:val="640"/>
          <w:marRight w:val="0"/>
          <w:marTop w:val="0"/>
          <w:marBottom w:val="0"/>
          <w:divBdr>
            <w:top w:val="none" w:sz="0" w:space="0" w:color="auto"/>
            <w:left w:val="none" w:sz="0" w:space="0" w:color="auto"/>
            <w:bottom w:val="none" w:sz="0" w:space="0" w:color="auto"/>
            <w:right w:val="none" w:sz="0" w:space="0" w:color="auto"/>
          </w:divBdr>
        </w:div>
        <w:div w:id="1527331654">
          <w:marLeft w:val="640"/>
          <w:marRight w:val="0"/>
          <w:marTop w:val="0"/>
          <w:marBottom w:val="0"/>
          <w:divBdr>
            <w:top w:val="none" w:sz="0" w:space="0" w:color="auto"/>
            <w:left w:val="none" w:sz="0" w:space="0" w:color="auto"/>
            <w:bottom w:val="none" w:sz="0" w:space="0" w:color="auto"/>
            <w:right w:val="none" w:sz="0" w:space="0" w:color="auto"/>
          </w:divBdr>
        </w:div>
        <w:div w:id="1787307637">
          <w:marLeft w:val="640"/>
          <w:marRight w:val="0"/>
          <w:marTop w:val="0"/>
          <w:marBottom w:val="0"/>
          <w:divBdr>
            <w:top w:val="none" w:sz="0" w:space="0" w:color="auto"/>
            <w:left w:val="none" w:sz="0" w:space="0" w:color="auto"/>
            <w:bottom w:val="none" w:sz="0" w:space="0" w:color="auto"/>
            <w:right w:val="none" w:sz="0" w:space="0" w:color="auto"/>
          </w:divBdr>
        </w:div>
        <w:div w:id="2091850441">
          <w:marLeft w:val="640"/>
          <w:marRight w:val="0"/>
          <w:marTop w:val="0"/>
          <w:marBottom w:val="0"/>
          <w:divBdr>
            <w:top w:val="none" w:sz="0" w:space="0" w:color="auto"/>
            <w:left w:val="none" w:sz="0" w:space="0" w:color="auto"/>
            <w:bottom w:val="none" w:sz="0" w:space="0" w:color="auto"/>
            <w:right w:val="none" w:sz="0" w:space="0" w:color="auto"/>
          </w:divBdr>
        </w:div>
      </w:divsChild>
    </w:div>
    <w:div w:id="1563104304">
      <w:bodyDiv w:val="1"/>
      <w:marLeft w:val="0"/>
      <w:marRight w:val="0"/>
      <w:marTop w:val="0"/>
      <w:marBottom w:val="0"/>
      <w:divBdr>
        <w:top w:val="none" w:sz="0" w:space="0" w:color="auto"/>
        <w:left w:val="none" w:sz="0" w:space="0" w:color="auto"/>
        <w:bottom w:val="none" w:sz="0" w:space="0" w:color="auto"/>
        <w:right w:val="none" w:sz="0" w:space="0" w:color="auto"/>
      </w:divBdr>
      <w:divsChild>
        <w:div w:id="66540318">
          <w:marLeft w:val="640"/>
          <w:marRight w:val="0"/>
          <w:marTop w:val="0"/>
          <w:marBottom w:val="0"/>
          <w:divBdr>
            <w:top w:val="none" w:sz="0" w:space="0" w:color="auto"/>
            <w:left w:val="none" w:sz="0" w:space="0" w:color="auto"/>
            <w:bottom w:val="none" w:sz="0" w:space="0" w:color="auto"/>
            <w:right w:val="none" w:sz="0" w:space="0" w:color="auto"/>
          </w:divBdr>
        </w:div>
        <w:div w:id="183639732">
          <w:marLeft w:val="640"/>
          <w:marRight w:val="0"/>
          <w:marTop w:val="0"/>
          <w:marBottom w:val="0"/>
          <w:divBdr>
            <w:top w:val="none" w:sz="0" w:space="0" w:color="auto"/>
            <w:left w:val="none" w:sz="0" w:space="0" w:color="auto"/>
            <w:bottom w:val="none" w:sz="0" w:space="0" w:color="auto"/>
            <w:right w:val="none" w:sz="0" w:space="0" w:color="auto"/>
          </w:divBdr>
        </w:div>
        <w:div w:id="194540216">
          <w:marLeft w:val="640"/>
          <w:marRight w:val="0"/>
          <w:marTop w:val="0"/>
          <w:marBottom w:val="0"/>
          <w:divBdr>
            <w:top w:val="none" w:sz="0" w:space="0" w:color="auto"/>
            <w:left w:val="none" w:sz="0" w:space="0" w:color="auto"/>
            <w:bottom w:val="none" w:sz="0" w:space="0" w:color="auto"/>
            <w:right w:val="none" w:sz="0" w:space="0" w:color="auto"/>
          </w:divBdr>
        </w:div>
        <w:div w:id="222454301">
          <w:marLeft w:val="640"/>
          <w:marRight w:val="0"/>
          <w:marTop w:val="0"/>
          <w:marBottom w:val="0"/>
          <w:divBdr>
            <w:top w:val="none" w:sz="0" w:space="0" w:color="auto"/>
            <w:left w:val="none" w:sz="0" w:space="0" w:color="auto"/>
            <w:bottom w:val="none" w:sz="0" w:space="0" w:color="auto"/>
            <w:right w:val="none" w:sz="0" w:space="0" w:color="auto"/>
          </w:divBdr>
        </w:div>
        <w:div w:id="242301601">
          <w:marLeft w:val="640"/>
          <w:marRight w:val="0"/>
          <w:marTop w:val="0"/>
          <w:marBottom w:val="0"/>
          <w:divBdr>
            <w:top w:val="none" w:sz="0" w:space="0" w:color="auto"/>
            <w:left w:val="none" w:sz="0" w:space="0" w:color="auto"/>
            <w:bottom w:val="none" w:sz="0" w:space="0" w:color="auto"/>
            <w:right w:val="none" w:sz="0" w:space="0" w:color="auto"/>
          </w:divBdr>
        </w:div>
        <w:div w:id="399793410">
          <w:marLeft w:val="640"/>
          <w:marRight w:val="0"/>
          <w:marTop w:val="0"/>
          <w:marBottom w:val="0"/>
          <w:divBdr>
            <w:top w:val="none" w:sz="0" w:space="0" w:color="auto"/>
            <w:left w:val="none" w:sz="0" w:space="0" w:color="auto"/>
            <w:bottom w:val="none" w:sz="0" w:space="0" w:color="auto"/>
            <w:right w:val="none" w:sz="0" w:space="0" w:color="auto"/>
          </w:divBdr>
        </w:div>
        <w:div w:id="455369968">
          <w:marLeft w:val="640"/>
          <w:marRight w:val="0"/>
          <w:marTop w:val="0"/>
          <w:marBottom w:val="0"/>
          <w:divBdr>
            <w:top w:val="none" w:sz="0" w:space="0" w:color="auto"/>
            <w:left w:val="none" w:sz="0" w:space="0" w:color="auto"/>
            <w:bottom w:val="none" w:sz="0" w:space="0" w:color="auto"/>
            <w:right w:val="none" w:sz="0" w:space="0" w:color="auto"/>
          </w:divBdr>
        </w:div>
        <w:div w:id="480968796">
          <w:marLeft w:val="640"/>
          <w:marRight w:val="0"/>
          <w:marTop w:val="0"/>
          <w:marBottom w:val="0"/>
          <w:divBdr>
            <w:top w:val="none" w:sz="0" w:space="0" w:color="auto"/>
            <w:left w:val="none" w:sz="0" w:space="0" w:color="auto"/>
            <w:bottom w:val="none" w:sz="0" w:space="0" w:color="auto"/>
            <w:right w:val="none" w:sz="0" w:space="0" w:color="auto"/>
          </w:divBdr>
        </w:div>
        <w:div w:id="527645061">
          <w:marLeft w:val="640"/>
          <w:marRight w:val="0"/>
          <w:marTop w:val="0"/>
          <w:marBottom w:val="0"/>
          <w:divBdr>
            <w:top w:val="none" w:sz="0" w:space="0" w:color="auto"/>
            <w:left w:val="none" w:sz="0" w:space="0" w:color="auto"/>
            <w:bottom w:val="none" w:sz="0" w:space="0" w:color="auto"/>
            <w:right w:val="none" w:sz="0" w:space="0" w:color="auto"/>
          </w:divBdr>
        </w:div>
        <w:div w:id="681206364">
          <w:marLeft w:val="640"/>
          <w:marRight w:val="0"/>
          <w:marTop w:val="0"/>
          <w:marBottom w:val="0"/>
          <w:divBdr>
            <w:top w:val="none" w:sz="0" w:space="0" w:color="auto"/>
            <w:left w:val="none" w:sz="0" w:space="0" w:color="auto"/>
            <w:bottom w:val="none" w:sz="0" w:space="0" w:color="auto"/>
            <w:right w:val="none" w:sz="0" w:space="0" w:color="auto"/>
          </w:divBdr>
        </w:div>
        <w:div w:id="731077497">
          <w:marLeft w:val="640"/>
          <w:marRight w:val="0"/>
          <w:marTop w:val="0"/>
          <w:marBottom w:val="0"/>
          <w:divBdr>
            <w:top w:val="none" w:sz="0" w:space="0" w:color="auto"/>
            <w:left w:val="none" w:sz="0" w:space="0" w:color="auto"/>
            <w:bottom w:val="none" w:sz="0" w:space="0" w:color="auto"/>
            <w:right w:val="none" w:sz="0" w:space="0" w:color="auto"/>
          </w:divBdr>
        </w:div>
        <w:div w:id="771046466">
          <w:marLeft w:val="640"/>
          <w:marRight w:val="0"/>
          <w:marTop w:val="0"/>
          <w:marBottom w:val="0"/>
          <w:divBdr>
            <w:top w:val="none" w:sz="0" w:space="0" w:color="auto"/>
            <w:left w:val="none" w:sz="0" w:space="0" w:color="auto"/>
            <w:bottom w:val="none" w:sz="0" w:space="0" w:color="auto"/>
            <w:right w:val="none" w:sz="0" w:space="0" w:color="auto"/>
          </w:divBdr>
        </w:div>
        <w:div w:id="1001851347">
          <w:marLeft w:val="640"/>
          <w:marRight w:val="0"/>
          <w:marTop w:val="0"/>
          <w:marBottom w:val="0"/>
          <w:divBdr>
            <w:top w:val="none" w:sz="0" w:space="0" w:color="auto"/>
            <w:left w:val="none" w:sz="0" w:space="0" w:color="auto"/>
            <w:bottom w:val="none" w:sz="0" w:space="0" w:color="auto"/>
            <w:right w:val="none" w:sz="0" w:space="0" w:color="auto"/>
          </w:divBdr>
        </w:div>
        <w:div w:id="1214736795">
          <w:marLeft w:val="640"/>
          <w:marRight w:val="0"/>
          <w:marTop w:val="0"/>
          <w:marBottom w:val="0"/>
          <w:divBdr>
            <w:top w:val="none" w:sz="0" w:space="0" w:color="auto"/>
            <w:left w:val="none" w:sz="0" w:space="0" w:color="auto"/>
            <w:bottom w:val="none" w:sz="0" w:space="0" w:color="auto"/>
            <w:right w:val="none" w:sz="0" w:space="0" w:color="auto"/>
          </w:divBdr>
        </w:div>
        <w:div w:id="1365668792">
          <w:marLeft w:val="640"/>
          <w:marRight w:val="0"/>
          <w:marTop w:val="0"/>
          <w:marBottom w:val="0"/>
          <w:divBdr>
            <w:top w:val="none" w:sz="0" w:space="0" w:color="auto"/>
            <w:left w:val="none" w:sz="0" w:space="0" w:color="auto"/>
            <w:bottom w:val="none" w:sz="0" w:space="0" w:color="auto"/>
            <w:right w:val="none" w:sz="0" w:space="0" w:color="auto"/>
          </w:divBdr>
        </w:div>
        <w:div w:id="1632974626">
          <w:marLeft w:val="640"/>
          <w:marRight w:val="0"/>
          <w:marTop w:val="0"/>
          <w:marBottom w:val="0"/>
          <w:divBdr>
            <w:top w:val="none" w:sz="0" w:space="0" w:color="auto"/>
            <w:left w:val="none" w:sz="0" w:space="0" w:color="auto"/>
            <w:bottom w:val="none" w:sz="0" w:space="0" w:color="auto"/>
            <w:right w:val="none" w:sz="0" w:space="0" w:color="auto"/>
          </w:divBdr>
        </w:div>
        <w:div w:id="1880824833">
          <w:marLeft w:val="640"/>
          <w:marRight w:val="0"/>
          <w:marTop w:val="0"/>
          <w:marBottom w:val="0"/>
          <w:divBdr>
            <w:top w:val="none" w:sz="0" w:space="0" w:color="auto"/>
            <w:left w:val="none" w:sz="0" w:space="0" w:color="auto"/>
            <w:bottom w:val="none" w:sz="0" w:space="0" w:color="auto"/>
            <w:right w:val="none" w:sz="0" w:space="0" w:color="auto"/>
          </w:divBdr>
        </w:div>
        <w:div w:id="1953977284">
          <w:marLeft w:val="640"/>
          <w:marRight w:val="0"/>
          <w:marTop w:val="0"/>
          <w:marBottom w:val="0"/>
          <w:divBdr>
            <w:top w:val="none" w:sz="0" w:space="0" w:color="auto"/>
            <w:left w:val="none" w:sz="0" w:space="0" w:color="auto"/>
            <w:bottom w:val="none" w:sz="0" w:space="0" w:color="auto"/>
            <w:right w:val="none" w:sz="0" w:space="0" w:color="auto"/>
          </w:divBdr>
        </w:div>
        <w:div w:id="2071658549">
          <w:marLeft w:val="640"/>
          <w:marRight w:val="0"/>
          <w:marTop w:val="0"/>
          <w:marBottom w:val="0"/>
          <w:divBdr>
            <w:top w:val="none" w:sz="0" w:space="0" w:color="auto"/>
            <w:left w:val="none" w:sz="0" w:space="0" w:color="auto"/>
            <w:bottom w:val="none" w:sz="0" w:space="0" w:color="auto"/>
            <w:right w:val="none" w:sz="0" w:space="0" w:color="auto"/>
          </w:divBdr>
        </w:div>
        <w:div w:id="2111973359">
          <w:marLeft w:val="640"/>
          <w:marRight w:val="0"/>
          <w:marTop w:val="0"/>
          <w:marBottom w:val="0"/>
          <w:divBdr>
            <w:top w:val="none" w:sz="0" w:space="0" w:color="auto"/>
            <w:left w:val="none" w:sz="0" w:space="0" w:color="auto"/>
            <w:bottom w:val="none" w:sz="0" w:space="0" w:color="auto"/>
            <w:right w:val="none" w:sz="0" w:space="0" w:color="auto"/>
          </w:divBdr>
        </w:div>
      </w:divsChild>
    </w:div>
    <w:div w:id="1621261248">
      <w:bodyDiv w:val="1"/>
      <w:marLeft w:val="0"/>
      <w:marRight w:val="0"/>
      <w:marTop w:val="0"/>
      <w:marBottom w:val="0"/>
      <w:divBdr>
        <w:top w:val="none" w:sz="0" w:space="0" w:color="auto"/>
        <w:left w:val="none" w:sz="0" w:space="0" w:color="auto"/>
        <w:bottom w:val="none" w:sz="0" w:space="0" w:color="auto"/>
        <w:right w:val="none" w:sz="0" w:space="0" w:color="auto"/>
      </w:divBdr>
      <w:divsChild>
        <w:div w:id="2090542325">
          <w:marLeft w:val="0"/>
          <w:marRight w:val="0"/>
          <w:marTop w:val="0"/>
          <w:marBottom w:val="0"/>
          <w:divBdr>
            <w:top w:val="none" w:sz="0" w:space="0" w:color="auto"/>
            <w:left w:val="none" w:sz="0" w:space="0" w:color="auto"/>
            <w:bottom w:val="none" w:sz="0" w:space="0" w:color="auto"/>
            <w:right w:val="none" w:sz="0" w:space="0" w:color="auto"/>
          </w:divBdr>
          <w:divsChild>
            <w:div w:id="250434198">
              <w:marLeft w:val="0"/>
              <w:marRight w:val="0"/>
              <w:marTop w:val="0"/>
              <w:marBottom w:val="0"/>
              <w:divBdr>
                <w:top w:val="none" w:sz="0" w:space="0" w:color="auto"/>
                <w:left w:val="none" w:sz="0" w:space="0" w:color="auto"/>
                <w:bottom w:val="none" w:sz="0" w:space="0" w:color="auto"/>
                <w:right w:val="none" w:sz="0" w:space="0" w:color="auto"/>
              </w:divBdr>
            </w:div>
            <w:div w:id="281153673">
              <w:marLeft w:val="0"/>
              <w:marRight w:val="0"/>
              <w:marTop w:val="0"/>
              <w:marBottom w:val="0"/>
              <w:divBdr>
                <w:top w:val="none" w:sz="0" w:space="0" w:color="auto"/>
                <w:left w:val="none" w:sz="0" w:space="0" w:color="auto"/>
                <w:bottom w:val="none" w:sz="0" w:space="0" w:color="auto"/>
                <w:right w:val="none" w:sz="0" w:space="0" w:color="auto"/>
              </w:divBdr>
            </w:div>
            <w:div w:id="334891653">
              <w:marLeft w:val="0"/>
              <w:marRight w:val="0"/>
              <w:marTop w:val="0"/>
              <w:marBottom w:val="0"/>
              <w:divBdr>
                <w:top w:val="none" w:sz="0" w:space="0" w:color="auto"/>
                <w:left w:val="none" w:sz="0" w:space="0" w:color="auto"/>
                <w:bottom w:val="none" w:sz="0" w:space="0" w:color="auto"/>
                <w:right w:val="none" w:sz="0" w:space="0" w:color="auto"/>
              </w:divBdr>
            </w:div>
            <w:div w:id="351877397">
              <w:marLeft w:val="0"/>
              <w:marRight w:val="0"/>
              <w:marTop w:val="0"/>
              <w:marBottom w:val="0"/>
              <w:divBdr>
                <w:top w:val="none" w:sz="0" w:space="0" w:color="auto"/>
                <w:left w:val="none" w:sz="0" w:space="0" w:color="auto"/>
                <w:bottom w:val="none" w:sz="0" w:space="0" w:color="auto"/>
                <w:right w:val="none" w:sz="0" w:space="0" w:color="auto"/>
              </w:divBdr>
            </w:div>
            <w:div w:id="453524787">
              <w:marLeft w:val="0"/>
              <w:marRight w:val="0"/>
              <w:marTop w:val="0"/>
              <w:marBottom w:val="0"/>
              <w:divBdr>
                <w:top w:val="none" w:sz="0" w:space="0" w:color="auto"/>
                <w:left w:val="none" w:sz="0" w:space="0" w:color="auto"/>
                <w:bottom w:val="none" w:sz="0" w:space="0" w:color="auto"/>
                <w:right w:val="none" w:sz="0" w:space="0" w:color="auto"/>
              </w:divBdr>
            </w:div>
            <w:div w:id="585068048">
              <w:marLeft w:val="0"/>
              <w:marRight w:val="0"/>
              <w:marTop w:val="0"/>
              <w:marBottom w:val="0"/>
              <w:divBdr>
                <w:top w:val="none" w:sz="0" w:space="0" w:color="auto"/>
                <w:left w:val="none" w:sz="0" w:space="0" w:color="auto"/>
                <w:bottom w:val="none" w:sz="0" w:space="0" w:color="auto"/>
                <w:right w:val="none" w:sz="0" w:space="0" w:color="auto"/>
              </w:divBdr>
            </w:div>
            <w:div w:id="1191527328">
              <w:marLeft w:val="0"/>
              <w:marRight w:val="0"/>
              <w:marTop w:val="0"/>
              <w:marBottom w:val="0"/>
              <w:divBdr>
                <w:top w:val="none" w:sz="0" w:space="0" w:color="auto"/>
                <w:left w:val="none" w:sz="0" w:space="0" w:color="auto"/>
                <w:bottom w:val="none" w:sz="0" w:space="0" w:color="auto"/>
                <w:right w:val="none" w:sz="0" w:space="0" w:color="auto"/>
              </w:divBdr>
            </w:div>
            <w:div w:id="1368212986">
              <w:marLeft w:val="0"/>
              <w:marRight w:val="0"/>
              <w:marTop w:val="0"/>
              <w:marBottom w:val="0"/>
              <w:divBdr>
                <w:top w:val="none" w:sz="0" w:space="0" w:color="auto"/>
                <w:left w:val="none" w:sz="0" w:space="0" w:color="auto"/>
                <w:bottom w:val="none" w:sz="0" w:space="0" w:color="auto"/>
                <w:right w:val="none" w:sz="0" w:space="0" w:color="auto"/>
              </w:divBdr>
            </w:div>
            <w:div w:id="1448619312">
              <w:marLeft w:val="0"/>
              <w:marRight w:val="0"/>
              <w:marTop w:val="0"/>
              <w:marBottom w:val="0"/>
              <w:divBdr>
                <w:top w:val="none" w:sz="0" w:space="0" w:color="auto"/>
                <w:left w:val="none" w:sz="0" w:space="0" w:color="auto"/>
                <w:bottom w:val="none" w:sz="0" w:space="0" w:color="auto"/>
                <w:right w:val="none" w:sz="0" w:space="0" w:color="auto"/>
              </w:divBdr>
            </w:div>
            <w:div w:id="1466308962">
              <w:marLeft w:val="0"/>
              <w:marRight w:val="0"/>
              <w:marTop w:val="0"/>
              <w:marBottom w:val="0"/>
              <w:divBdr>
                <w:top w:val="none" w:sz="0" w:space="0" w:color="auto"/>
                <w:left w:val="none" w:sz="0" w:space="0" w:color="auto"/>
                <w:bottom w:val="none" w:sz="0" w:space="0" w:color="auto"/>
                <w:right w:val="none" w:sz="0" w:space="0" w:color="auto"/>
              </w:divBdr>
            </w:div>
            <w:div w:id="1512140957">
              <w:marLeft w:val="0"/>
              <w:marRight w:val="0"/>
              <w:marTop w:val="0"/>
              <w:marBottom w:val="0"/>
              <w:divBdr>
                <w:top w:val="none" w:sz="0" w:space="0" w:color="auto"/>
                <w:left w:val="none" w:sz="0" w:space="0" w:color="auto"/>
                <w:bottom w:val="none" w:sz="0" w:space="0" w:color="auto"/>
                <w:right w:val="none" w:sz="0" w:space="0" w:color="auto"/>
              </w:divBdr>
            </w:div>
            <w:div w:id="1581402047">
              <w:marLeft w:val="0"/>
              <w:marRight w:val="0"/>
              <w:marTop w:val="0"/>
              <w:marBottom w:val="0"/>
              <w:divBdr>
                <w:top w:val="none" w:sz="0" w:space="0" w:color="auto"/>
                <w:left w:val="none" w:sz="0" w:space="0" w:color="auto"/>
                <w:bottom w:val="none" w:sz="0" w:space="0" w:color="auto"/>
                <w:right w:val="none" w:sz="0" w:space="0" w:color="auto"/>
              </w:divBdr>
            </w:div>
            <w:div w:id="1687555190">
              <w:marLeft w:val="0"/>
              <w:marRight w:val="0"/>
              <w:marTop w:val="0"/>
              <w:marBottom w:val="0"/>
              <w:divBdr>
                <w:top w:val="none" w:sz="0" w:space="0" w:color="auto"/>
                <w:left w:val="none" w:sz="0" w:space="0" w:color="auto"/>
                <w:bottom w:val="none" w:sz="0" w:space="0" w:color="auto"/>
                <w:right w:val="none" w:sz="0" w:space="0" w:color="auto"/>
              </w:divBdr>
            </w:div>
            <w:div w:id="1766996042">
              <w:marLeft w:val="0"/>
              <w:marRight w:val="0"/>
              <w:marTop w:val="0"/>
              <w:marBottom w:val="0"/>
              <w:divBdr>
                <w:top w:val="none" w:sz="0" w:space="0" w:color="auto"/>
                <w:left w:val="none" w:sz="0" w:space="0" w:color="auto"/>
                <w:bottom w:val="none" w:sz="0" w:space="0" w:color="auto"/>
                <w:right w:val="none" w:sz="0" w:space="0" w:color="auto"/>
              </w:divBdr>
            </w:div>
            <w:div w:id="1970626572">
              <w:marLeft w:val="0"/>
              <w:marRight w:val="0"/>
              <w:marTop w:val="0"/>
              <w:marBottom w:val="0"/>
              <w:divBdr>
                <w:top w:val="none" w:sz="0" w:space="0" w:color="auto"/>
                <w:left w:val="none" w:sz="0" w:space="0" w:color="auto"/>
                <w:bottom w:val="none" w:sz="0" w:space="0" w:color="auto"/>
                <w:right w:val="none" w:sz="0" w:space="0" w:color="auto"/>
              </w:divBdr>
            </w:div>
            <w:div w:id="1983804149">
              <w:marLeft w:val="0"/>
              <w:marRight w:val="0"/>
              <w:marTop w:val="0"/>
              <w:marBottom w:val="0"/>
              <w:divBdr>
                <w:top w:val="none" w:sz="0" w:space="0" w:color="auto"/>
                <w:left w:val="none" w:sz="0" w:space="0" w:color="auto"/>
                <w:bottom w:val="none" w:sz="0" w:space="0" w:color="auto"/>
                <w:right w:val="none" w:sz="0" w:space="0" w:color="auto"/>
              </w:divBdr>
            </w:div>
            <w:div w:id="1989360450">
              <w:marLeft w:val="0"/>
              <w:marRight w:val="0"/>
              <w:marTop w:val="0"/>
              <w:marBottom w:val="0"/>
              <w:divBdr>
                <w:top w:val="none" w:sz="0" w:space="0" w:color="auto"/>
                <w:left w:val="none" w:sz="0" w:space="0" w:color="auto"/>
                <w:bottom w:val="none" w:sz="0" w:space="0" w:color="auto"/>
                <w:right w:val="none" w:sz="0" w:space="0" w:color="auto"/>
              </w:divBdr>
            </w:div>
            <w:div w:id="21460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1642">
      <w:bodyDiv w:val="1"/>
      <w:marLeft w:val="0"/>
      <w:marRight w:val="0"/>
      <w:marTop w:val="0"/>
      <w:marBottom w:val="0"/>
      <w:divBdr>
        <w:top w:val="none" w:sz="0" w:space="0" w:color="auto"/>
        <w:left w:val="none" w:sz="0" w:space="0" w:color="auto"/>
        <w:bottom w:val="none" w:sz="0" w:space="0" w:color="auto"/>
        <w:right w:val="none" w:sz="0" w:space="0" w:color="auto"/>
      </w:divBdr>
      <w:divsChild>
        <w:div w:id="1107966112">
          <w:marLeft w:val="0"/>
          <w:marRight w:val="0"/>
          <w:marTop w:val="0"/>
          <w:marBottom w:val="0"/>
          <w:divBdr>
            <w:top w:val="none" w:sz="0" w:space="0" w:color="auto"/>
            <w:left w:val="none" w:sz="0" w:space="0" w:color="auto"/>
            <w:bottom w:val="none" w:sz="0" w:space="0" w:color="auto"/>
            <w:right w:val="none" w:sz="0" w:space="0" w:color="auto"/>
          </w:divBdr>
          <w:divsChild>
            <w:div w:id="1514047">
              <w:marLeft w:val="0"/>
              <w:marRight w:val="0"/>
              <w:marTop w:val="0"/>
              <w:marBottom w:val="0"/>
              <w:divBdr>
                <w:top w:val="none" w:sz="0" w:space="0" w:color="auto"/>
                <w:left w:val="none" w:sz="0" w:space="0" w:color="auto"/>
                <w:bottom w:val="none" w:sz="0" w:space="0" w:color="auto"/>
                <w:right w:val="none" w:sz="0" w:space="0" w:color="auto"/>
              </w:divBdr>
            </w:div>
            <w:div w:id="84112105">
              <w:marLeft w:val="0"/>
              <w:marRight w:val="0"/>
              <w:marTop w:val="0"/>
              <w:marBottom w:val="0"/>
              <w:divBdr>
                <w:top w:val="none" w:sz="0" w:space="0" w:color="auto"/>
                <w:left w:val="none" w:sz="0" w:space="0" w:color="auto"/>
                <w:bottom w:val="none" w:sz="0" w:space="0" w:color="auto"/>
                <w:right w:val="none" w:sz="0" w:space="0" w:color="auto"/>
              </w:divBdr>
            </w:div>
            <w:div w:id="87621791">
              <w:marLeft w:val="0"/>
              <w:marRight w:val="0"/>
              <w:marTop w:val="0"/>
              <w:marBottom w:val="0"/>
              <w:divBdr>
                <w:top w:val="none" w:sz="0" w:space="0" w:color="auto"/>
                <w:left w:val="none" w:sz="0" w:space="0" w:color="auto"/>
                <w:bottom w:val="none" w:sz="0" w:space="0" w:color="auto"/>
                <w:right w:val="none" w:sz="0" w:space="0" w:color="auto"/>
              </w:divBdr>
            </w:div>
            <w:div w:id="258683756">
              <w:marLeft w:val="0"/>
              <w:marRight w:val="0"/>
              <w:marTop w:val="0"/>
              <w:marBottom w:val="0"/>
              <w:divBdr>
                <w:top w:val="none" w:sz="0" w:space="0" w:color="auto"/>
                <w:left w:val="none" w:sz="0" w:space="0" w:color="auto"/>
                <w:bottom w:val="none" w:sz="0" w:space="0" w:color="auto"/>
                <w:right w:val="none" w:sz="0" w:space="0" w:color="auto"/>
              </w:divBdr>
            </w:div>
            <w:div w:id="518129080">
              <w:marLeft w:val="0"/>
              <w:marRight w:val="0"/>
              <w:marTop w:val="0"/>
              <w:marBottom w:val="0"/>
              <w:divBdr>
                <w:top w:val="none" w:sz="0" w:space="0" w:color="auto"/>
                <w:left w:val="none" w:sz="0" w:space="0" w:color="auto"/>
                <w:bottom w:val="none" w:sz="0" w:space="0" w:color="auto"/>
                <w:right w:val="none" w:sz="0" w:space="0" w:color="auto"/>
              </w:divBdr>
            </w:div>
            <w:div w:id="813763266">
              <w:marLeft w:val="0"/>
              <w:marRight w:val="0"/>
              <w:marTop w:val="0"/>
              <w:marBottom w:val="0"/>
              <w:divBdr>
                <w:top w:val="none" w:sz="0" w:space="0" w:color="auto"/>
                <w:left w:val="none" w:sz="0" w:space="0" w:color="auto"/>
                <w:bottom w:val="none" w:sz="0" w:space="0" w:color="auto"/>
                <w:right w:val="none" w:sz="0" w:space="0" w:color="auto"/>
              </w:divBdr>
            </w:div>
            <w:div w:id="1016033713">
              <w:marLeft w:val="0"/>
              <w:marRight w:val="0"/>
              <w:marTop w:val="0"/>
              <w:marBottom w:val="0"/>
              <w:divBdr>
                <w:top w:val="none" w:sz="0" w:space="0" w:color="auto"/>
                <w:left w:val="none" w:sz="0" w:space="0" w:color="auto"/>
                <w:bottom w:val="none" w:sz="0" w:space="0" w:color="auto"/>
                <w:right w:val="none" w:sz="0" w:space="0" w:color="auto"/>
              </w:divBdr>
            </w:div>
            <w:div w:id="1110705921">
              <w:marLeft w:val="0"/>
              <w:marRight w:val="0"/>
              <w:marTop w:val="0"/>
              <w:marBottom w:val="0"/>
              <w:divBdr>
                <w:top w:val="none" w:sz="0" w:space="0" w:color="auto"/>
                <w:left w:val="none" w:sz="0" w:space="0" w:color="auto"/>
                <w:bottom w:val="none" w:sz="0" w:space="0" w:color="auto"/>
                <w:right w:val="none" w:sz="0" w:space="0" w:color="auto"/>
              </w:divBdr>
            </w:div>
            <w:div w:id="1187524572">
              <w:marLeft w:val="0"/>
              <w:marRight w:val="0"/>
              <w:marTop w:val="0"/>
              <w:marBottom w:val="0"/>
              <w:divBdr>
                <w:top w:val="none" w:sz="0" w:space="0" w:color="auto"/>
                <w:left w:val="none" w:sz="0" w:space="0" w:color="auto"/>
                <w:bottom w:val="none" w:sz="0" w:space="0" w:color="auto"/>
                <w:right w:val="none" w:sz="0" w:space="0" w:color="auto"/>
              </w:divBdr>
            </w:div>
            <w:div w:id="1251088232">
              <w:marLeft w:val="0"/>
              <w:marRight w:val="0"/>
              <w:marTop w:val="0"/>
              <w:marBottom w:val="0"/>
              <w:divBdr>
                <w:top w:val="none" w:sz="0" w:space="0" w:color="auto"/>
                <w:left w:val="none" w:sz="0" w:space="0" w:color="auto"/>
                <w:bottom w:val="none" w:sz="0" w:space="0" w:color="auto"/>
                <w:right w:val="none" w:sz="0" w:space="0" w:color="auto"/>
              </w:divBdr>
            </w:div>
            <w:div w:id="1350182593">
              <w:marLeft w:val="0"/>
              <w:marRight w:val="0"/>
              <w:marTop w:val="0"/>
              <w:marBottom w:val="0"/>
              <w:divBdr>
                <w:top w:val="none" w:sz="0" w:space="0" w:color="auto"/>
                <w:left w:val="none" w:sz="0" w:space="0" w:color="auto"/>
                <w:bottom w:val="none" w:sz="0" w:space="0" w:color="auto"/>
                <w:right w:val="none" w:sz="0" w:space="0" w:color="auto"/>
              </w:divBdr>
            </w:div>
            <w:div w:id="2040936245">
              <w:marLeft w:val="0"/>
              <w:marRight w:val="0"/>
              <w:marTop w:val="0"/>
              <w:marBottom w:val="0"/>
              <w:divBdr>
                <w:top w:val="none" w:sz="0" w:space="0" w:color="auto"/>
                <w:left w:val="none" w:sz="0" w:space="0" w:color="auto"/>
                <w:bottom w:val="none" w:sz="0" w:space="0" w:color="auto"/>
                <w:right w:val="none" w:sz="0" w:space="0" w:color="auto"/>
              </w:divBdr>
            </w:div>
            <w:div w:id="20797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8712">
      <w:bodyDiv w:val="1"/>
      <w:marLeft w:val="0"/>
      <w:marRight w:val="0"/>
      <w:marTop w:val="0"/>
      <w:marBottom w:val="0"/>
      <w:divBdr>
        <w:top w:val="none" w:sz="0" w:space="0" w:color="auto"/>
        <w:left w:val="none" w:sz="0" w:space="0" w:color="auto"/>
        <w:bottom w:val="none" w:sz="0" w:space="0" w:color="auto"/>
        <w:right w:val="none" w:sz="0" w:space="0" w:color="auto"/>
      </w:divBdr>
      <w:divsChild>
        <w:div w:id="509640635">
          <w:marLeft w:val="0"/>
          <w:marRight w:val="0"/>
          <w:marTop w:val="0"/>
          <w:marBottom w:val="0"/>
          <w:divBdr>
            <w:top w:val="none" w:sz="0" w:space="0" w:color="auto"/>
            <w:left w:val="none" w:sz="0" w:space="0" w:color="auto"/>
            <w:bottom w:val="none" w:sz="0" w:space="0" w:color="auto"/>
            <w:right w:val="none" w:sz="0" w:space="0" w:color="auto"/>
          </w:divBdr>
          <w:divsChild>
            <w:div w:id="103157021">
              <w:marLeft w:val="0"/>
              <w:marRight w:val="0"/>
              <w:marTop w:val="0"/>
              <w:marBottom w:val="0"/>
              <w:divBdr>
                <w:top w:val="none" w:sz="0" w:space="0" w:color="auto"/>
                <w:left w:val="none" w:sz="0" w:space="0" w:color="auto"/>
                <w:bottom w:val="none" w:sz="0" w:space="0" w:color="auto"/>
                <w:right w:val="none" w:sz="0" w:space="0" w:color="auto"/>
              </w:divBdr>
            </w:div>
            <w:div w:id="188447235">
              <w:marLeft w:val="0"/>
              <w:marRight w:val="0"/>
              <w:marTop w:val="0"/>
              <w:marBottom w:val="0"/>
              <w:divBdr>
                <w:top w:val="none" w:sz="0" w:space="0" w:color="auto"/>
                <w:left w:val="none" w:sz="0" w:space="0" w:color="auto"/>
                <w:bottom w:val="none" w:sz="0" w:space="0" w:color="auto"/>
                <w:right w:val="none" w:sz="0" w:space="0" w:color="auto"/>
              </w:divBdr>
            </w:div>
            <w:div w:id="461505185">
              <w:marLeft w:val="0"/>
              <w:marRight w:val="0"/>
              <w:marTop w:val="0"/>
              <w:marBottom w:val="0"/>
              <w:divBdr>
                <w:top w:val="none" w:sz="0" w:space="0" w:color="auto"/>
                <w:left w:val="none" w:sz="0" w:space="0" w:color="auto"/>
                <w:bottom w:val="none" w:sz="0" w:space="0" w:color="auto"/>
                <w:right w:val="none" w:sz="0" w:space="0" w:color="auto"/>
              </w:divBdr>
            </w:div>
            <w:div w:id="760221701">
              <w:marLeft w:val="0"/>
              <w:marRight w:val="0"/>
              <w:marTop w:val="0"/>
              <w:marBottom w:val="0"/>
              <w:divBdr>
                <w:top w:val="none" w:sz="0" w:space="0" w:color="auto"/>
                <w:left w:val="none" w:sz="0" w:space="0" w:color="auto"/>
                <w:bottom w:val="none" w:sz="0" w:space="0" w:color="auto"/>
                <w:right w:val="none" w:sz="0" w:space="0" w:color="auto"/>
              </w:divBdr>
            </w:div>
            <w:div w:id="805006864">
              <w:marLeft w:val="0"/>
              <w:marRight w:val="0"/>
              <w:marTop w:val="0"/>
              <w:marBottom w:val="0"/>
              <w:divBdr>
                <w:top w:val="none" w:sz="0" w:space="0" w:color="auto"/>
                <w:left w:val="none" w:sz="0" w:space="0" w:color="auto"/>
                <w:bottom w:val="none" w:sz="0" w:space="0" w:color="auto"/>
                <w:right w:val="none" w:sz="0" w:space="0" w:color="auto"/>
              </w:divBdr>
            </w:div>
            <w:div w:id="921717069">
              <w:marLeft w:val="0"/>
              <w:marRight w:val="0"/>
              <w:marTop w:val="0"/>
              <w:marBottom w:val="0"/>
              <w:divBdr>
                <w:top w:val="none" w:sz="0" w:space="0" w:color="auto"/>
                <w:left w:val="none" w:sz="0" w:space="0" w:color="auto"/>
                <w:bottom w:val="none" w:sz="0" w:space="0" w:color="auto"/>
                <w:right w:val="none" w:sz="0" w:space="0" w:color="auto"/>
              </w:divBdr>
            </w:div>
            <w:div w:id="922883165">
              <w:marLeft w:val="0"/>
              <w:marRight w:val="0"/>
              <w:marTop w:val="0"/>
              <w:marBottom w:val="0"/>
              <w:divBdr>
                <w:top w:val="none" w:sz="0" w:space="0" w:color="auto"/>
                <w:left w:val="none" w:sz="0" w:space="0" w:color="auto"/>
                <w:bottom w:val="none" w:sz="0" w:space="0" w:color="auto"/>
                <w:right w:val="none" w:sz="0" w:space="0" w:color="auto"/>
              </w:divBdr>
            </w:div>
            <w:div w:id="1353872455">
              <w:marLeft w:val="0"/>
              <w:marRight w:val="0"/>
              <w:marTop w:val="0"/>
              <w:marBottom w:val="0"/>
              <w:divBdr>
                <w:top w:val="none" w:sz="0" w:space="0" w:color="auto"/>
                <w:left w:val="none" w:sz="0" w:space="0" w:color="auto"/>
                <w:bottom w:val="none" w:sz="0" w:space="0" w:color="auto"/>
                <w:right w:val="none" w:sz="0" w:space="0" w:color="auto"/>
              </w:divBdr>
            </w:div>
            <w:div w:id="1622691994">
              <w:marLeft w:val="0"/>
              <w:marRight w:val="0"/>
              <w:marTop w:val="0"/>
              <w:marBottom w:val="0"/>
              <w:divBdr>
                <w:top w:val="none" w:sz="0" w:space="0" w:color="auto"/>
                <w:left w:val="none" w:sz="0" w:space="0" w:color="auto"/>
                <w:bottom w:val="none" w:sz="0" w:space="0" w:color="auto"/>
                <w:right w:val="none" w:sz="0" w:space="0" w:color="auto"/>
              </w:divBdr>
            </w:div>
            <w:div w:id="1902207107">
              <w:marLeft w:val="0"/>
              <w:marRight w:val="0"/>
              <w:marTop w:val="0"/>
              <w:marBottom w:val="0"/>
              <w:divBdr>
                <w:top w:val="none" w:sz="0" w:space="0" w:color="auto"/>
                <w:left w:val="none" w:sz="0" w:space="0" w:color="auto"/>
                <w:bottom w:val="none" w:sz="0" w:space="0" w:color="auto"/>
                <w:right w:val="none" w:sz="0" w:space="0" w:color="auto"/>
              </w:divBdr>
            </w:div>
            <w:div w:id="19044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1077">
      <w:bodyDiv w:val="1"/>
      <w:marLeft w:val="0"/>
      <w:marRight w:val="0"/>
      <w:marTop w:val="0"/>
      <w:marBottom w:val="0"/>
      <w:divBdr>
        <w:top w:val="none" w:sz="0" w:space="0" w:color="auto"/>
        <w:left w:val="none" w:sz="0" w:space="0" w:color="auto"/>
        <w:bottom w:val="none" w:sz="0" w:space="0" w:color="auto"/>
        <w:right w:val="none" w:sz="0" w:space="0" w:color="auto"/>
      </w:divBdr>
      <w:divsChild>
        <w:div w:id="278801716">
          <w:marLeft w:val="640"/>
          <w:marRight w:val="0"/>
          <w:marTop w:val="0"/>
          <w:marBottom w:val="0"/>
          <w:divBdr>
            <w:top w:val="none" w:sz="0" w:space="0" w:color="auto"/>
            <w:left w:val="none" w:sz="0" w:space="0" w:color="auto"/>
            <w:bottom w:val="none" w:sz="0" w:space="0" w:color="auto"/>
            <w:right w:val="none" w:sz="0" w:space="0" w:color="auto"/>
          </w:divBdr>
        </w:div>
      </w:divsChild>
    </w:div>
    <w:div w:id="1780290951">
      <w:bodyDiv w:val="1"/>
      <w:marLeft w:val="0"/>
      <w:marRight w:val="0"/>
      <w:marTop w:val="0"/>
      <w:marBottom w:val="0"/>
      <w:divBdr>
        <w:top w:val="none" w:sz="0" w:space="0" w:color="auto"/>
        <w:left w:val="none" w:sz="0" w:space="0" w:color="auto"/>
        <w:bottom w:val="none" w:sz="0" w:space="0" w:color="auto"/>
        <w:right w:val="none" w:sz="0" w:space="0" w:color="auto"/>
      </w:divBdr>
    </w:div>
    <w:div w:id="1823231231">
      <w:bodyDiv w:val="1"/>
      <w:marLeft w:val="0"/>
      <w:marRight w:val="0"/>
      <w:marTop w:val="0"/>
      <w:marBottom w:val="0"/>
      <w:divBdr>
        <w:top w:val="none" w:sz="0" w:space="0" w:color="auto"/>
        <w:left w:val="none" w:sz="0" w:space="0" w:color="auto"/>
        <w:bottom w:val="none" w:sz="0" w:space="0" w:color="auto"/>
        <w:right w:val="none" w:sz="0" w:space="0" w:color="auto"/>
      </w:divBdr>
      <w:divsChild>
        <w:div w:id="89199872">
          <w:marLeft w:val="640"/>
          <w:marRight w:val="0"/>
          <w:marTop w:val="0"/>
          <w:marBottom w:val="0"/>
          <w:divBdr>
            <w:top w:val="none" w:sz="0" w:space="0" w:color="auto"/>
            <w:left w:val="none" w:sz="0" w:space="0" w:color="auto"/>
            <w:bottom w:val="none" w:sz="0" w:space="0" w:color="auto"/>
            <w:right w:val="none" w:sz="0" w:space="0" w:color="auto"/>
          </w:divBdr>
        </w:div>
        <w:div w:id="402803269">
          <w:marLeft w:val="640"/>
          <w:marRight w:val="0"/>
          <w:marTop w:val="0"/>
          <w:marBottom w:val="0"/>
          <w:divBdr>
            <w:top w:val="none" w:sz="0" w:space="0" w:color="auto"/>
            <w:left w:val="none" w:sz="0" w:space="0" w:color="auto"/>
            <w:bottom w:val="none" w:sz="0" w:space="0" w:color="auto"/>
            <w:right w:val="none" w:sz="0" w:space="0" w:color="auto"/>
          </w:divBdr>
        </w:div>
        <w:div w:id="916205326">
          <w:marLeft w:val="640"/>
          <w:marRight w:val="0"/>
          <w:marTop w:val="0"/>
          <w:marBottom w:val="0"/>
          <w:divBdr>
            <w:top w:val="none" w:sz="0" w:space="0" w:color="auto"/>
            <w:left w:val="none" w:sz="0" w:space="0" w:color="auto"/>
            <w:bottom w:val="none" w:sz="0" w:space="0" w:color="auto"/>
            <w:right w:val="none" w:sz="0" w:space="0" w:color="auto"/>
          </w:divBdr>
        </w:div>
        <w:div w:id="1077442504">
          <w:marLeft w:val="640"/>
          <w:marRight w:val="0"/>
          <w:marTop w:val="0"/>
          <w:marBottom w:val="0"/>
          <w:divBdr>
            <w:top w:val="none" w:sz="0" w:space="0" w:color="auto"/>
            <w:left w:val="none" w:sz="0" w:space="0" w:color="auto"/>
            <w:bottom w:val="none" w:sz="0" w:space="0" w:color="auto"/>
            <w:right w:val="none" w:sz="0" w:space="0" w:color="auto"/>
          </w:divBdr>
        </w:div>
        <w:div w:id="1154681406">
          <w:marLeft w:val="640"/>
          <w:marRight w:val="0"/>
          <w:marTop w:val="0"/>
          <w:marBottom w:val="0"/>
          <w:divBdr>
            <w:top w:val="none" w:sz="0" w:space="0" w:color="auto"/>
            <w:left w:val="none" w:sz="0" w:space="0" w:color="auto"/>
            <w:bottom w:val="none" w:sz="0" w:space="0" w:color="auto"/>
            <w:right w:val="none" w:sz="0" w:space="0" w:color="auto"/>
          </w:divBdr>
        </w:div>
        <w:div w:id="1218474811">
          <w:marLeft w:val="640"/>
          <w:marRight w:val="0"/>
          <w:marTop w:val="0"/>
          <w:marBottom w:val="0"/>
          <w:divBdr>
            <w:top w:val="none" w:sz="0" w:space="0" w:color="auto"/>
            <w:left w:val="none" w:sz="0" w:space="0" w:color="auto"/>
            <w:bottom w:val="none" w:sz="0" w:space="0" w:color="auto"/>
            <w:right w:val="none" w:sz="0" w:space="0" w:color="auto"/>
          </w:divBdr>
        </w:div>
        <w:div w:id="1359356491">
          <w:marLeft w:val="640"/>
          <w:marRight w:val="0"/>
          <w:marTop w:val="0"/>
          <w:marBottom w:val="0"/>
          <w:divBdr>
            <w:top w:val="none" w:sz="0" w:space="0" w:color="auto"/>
            <w:left w:val="none" w:sz="0" w:space="0" w:color="auto"/>
            <w:bottom w:val="none" w:sz="0" w:space="0" w:color="auto"/>
            <w:right w:val="none" w:sz="0" w:space="0" w:color="auto"/>
          </w:divBdr>
        </w:div>
        <w:div w:id="1477992318">
          <w:marLeft w:val="640"/>
          <w:marRight w:val="0"/>
          <w:marTop w:val="0"/>
          <w:marBottom w:val="0"/>
          <w:divBdr>
            <w:top w:val="none" w:sz="0" w:space="0" w:color="auto"/>
            <w:left w:val="none" w:sz="0" w:space="0" w:color="auto"/>
            <w:bottom w:val="none" w:sz="0" w:space="0" w:color="auto"/>
            <w:right w:val="none" w:sz="0" w:space="0" w:color="auto"/>
          </w:divBdr>
        </w:div>
        <w:div w:id="2085106190">
          <w:marLeft w:val="640"/>
          <w:marRight w:val="0"/>
          <w:marTop w:val="0"/>
          <w:marBottom w:val="0"/>
          <w:divBdr>
            <w:top w:val="none" w:sz="0" w:space="0" w:color="auto"/>
            <w:left w:val="none" w:sz="0" w:space="0" w:color="auto"/>
            <w:bottom w:val="none" w:sz="0" w:space="0" w:color="auto"/>
            <w:right w:val="none" w:sz="0" w:space="0" w:color="auto"/>
          </w:divBdr>
        </w:div>
      </w:divsChild>
    </w:div>
    <w:div w:id="1855026807">
      <w:bodyDiv w:val="1"/>
      <w:marLeft w:val="0"/>
      <w:marRight w:val="0"/>
      <w:marTop w:val="0"/>
      <w:marBottom w:val="0"/>
      <w:divBdr>
        <w:top w:val="none" w:sz="0" w:space="0" w:color="auto"/>
        <w:left w:val="none" w:sz="0" w:space="0" w:color="auto"/>
        <w:bottom w:val="none" w:sz="0" w:space="0" w:color="auto"/>
        <w:right w:val="none" w:sz="0" w:space="0" w:color="auto"/>
      </w:divBdr>
      <w:divsChild>
        <w:div w:id="544874071">
          <w:marLeft w:val="640"/>
          <w:marRight w:val="0"/>
          <w:marTop w:val="0"/>
          <w:marBottom w:val="0"/>
          <w:divBdr>
            <w:top w:val="none" w:sz="0" w:space="0" w:color="auto"/>
            <w:left w:val="none" w:sz="0" w:space="0" w:color="auto"/>
            <w:bottom w:val="none" w:sz="0" w:space="0" w:color="auto"/>
            <w:right w:val="none" w:sz="0" w:space="0" w:color="auto"/>
          </w:divBdr>
        </w:div>
        <w:div w:id="587811209">
          <w:marLeft w:val="640"/>
          <w:marRight w:val="0"/>
          <w:marTop w:val="0"/>
          <w:marBottom w:val="0"/>
          <w:divBdr>
            <w:top w:val="none" w:sz="0" w:space="0" w:color="auto"/>
            <w:left w:val="none" w:sz="0" w:space="0" w:color="auto"/>
            <w:bottom w:val="none" w:sz="0" w:space="0" w:color="auto"/>
            <w:right w:val="none" w:sz="0" w:space="0" w:color="auto"/>
          </w:divBdr>
        </w:div>
        <w:div w:id="609505928">
          <w:marLeft w:val="640"/>
          <w:marRight w:val="0"/>
          <w:marTop w:val="0"/>
          <w:marBottom w:val="0"/>
          <w:divBdr>
            <w:top w:val="none" w:sz="0" w:space="0" w:color="auto"/>
            <w:left w:val="none" w:sz="0" w:space="0" w:color="auto"/>
            <w:bottom w:val="none" w:sz="0" w:space="0" w:color="auto"/>
            <w:right w:val="none" w:sz="0" w:space="0" w:color="auto"/>
          </w:divBdr>
        </w:div>
        <w:div w:id="684861469">
          <w:marLeft w:val="640"/>
          <w:marRight w:val="0"/>
          <w:marTop w:val="0"/>
          <w:marBottom w:val="0"/>
          <w:divBdr>
            <w:top w:val="none" w:sz="0" w:space="0" w:color="auto"/>
            <w:left w:val="none" w:sz="0" w:space="0" w:color="auto"/>
            <w:bottom w:val="none" w:sz="0" w:space="0" w:color="auto"/>
            <w:right w:val="none" w:sz="0" w:space="0" w:color="auto"/>
          </w:divBdr>
        </w:div>
        <w:div w:id="704908130">
          <w:marLeft w:val="640"/>
          <w:marRight w:val="0"/>
          <w:marTop w:val="0"/>
          <w:marBottom w:val="0"/>
          <w:divBdr>
            <w:top w:val="none" w:sz="0" w:space="0" w:color="auto"/>
            <w:left w:val="none" w:sz="0" w:space="0" w:color="auto"/>
            <w:bottom w:val="none" w:sz="0" w:space="0" w:color="auto"/>
            <w:right w:val="none" w:sz="0" w:space="0" w:color="auto"/>
          </w:divBdr>
        </w:div>
        <w:div w:id="966158289">
          <w:marLeft w:val="640"/>
          <w:marRight w:val="0"/>
          <w:marTop w:val="0"/>
          <w:marBottom w:val="0"/>
          <w:divBdr>
            <w:top w:val="none" w:sz="0" w:space="0" w:color="auto"/>
            <w:left w:val="none" w:sz="0" w:space="0" w:color="auto"/>
            <w:bottom w:val="none" w:sz="0" w:space="0" w:color="auto"/>
            <w:right w:val="none" w:sz="0" w:space="0" w:color="auto"/>
          </w:divBdr>
        </w:div>
        <w:div w:id="2058888529">
          <w:marLeft w:val="640"/>
          <w:marRight w:val="0"/>
          <w:marTop w:val="0"/>
          <w:marBottom w:val="0"/>
          <w:divBdr>
            <w:top w:val="none" w:sz="0" w:space="0" w:color="auto"/>
            <w:left w:val="none" w:sz="0" w:space="0" w:color="auto"/>
            <w:bottom w:val="none" w:sz="0" w:space="0" w:color="auto"/>
            <w:right w:val="none" w:sz="0" w:space="0" w:color="auto"/>
          </w:divBdr>
        </w:div>
        <w:div w:id="2110200478">
          <w:marLeft w:val="640"/>
          <w:marRight w:val="0"/>
          <w:marTop w:val="0"/>
          <w:marBottom w:val="0"/>
          <w:divBdr>
            <w:top w:val="none" w:sz="0" w:space="0" w:color="auto"/>
            <w:left w:val="none" w:sz="0" w:space="0" w:color="auto"/>
            <w:bottom w:val="none" w:sz="0" w:space="0" w:color="auto"/>
            <w:right w:val="none" w:sz="0" w:space="0" w:color="auto"/>
          </w:divBdr>
        </w:div>
      </w:divsChild>
    </w:div>
    <w:div w:id="1857498002">
      <w:bodyDiv w:val="1"/>
      <w:marLeft w:val="0"/>
      <w:marRight w:val="0"/>
      <w:marTop w:val="0"/>
      <w:marBottom w:val="0"/>
      <w:divBdr>
        <w:top w:val="none" w:sz="0" w:space="0" w:color="auto"/>
        <w:left w:val="none" w:sz="0" w:space="0" w:color="auto"/>
        <w:bottom w:val="none" w:sz="0" w:space="0" w:color="auto"/>
        <w:right w:val="none" w:sz="0" w:space="0" w:color="auto"/>
      </w:divBdr>
      <w:divsChild>
        <w:div w:id="1870604183">
          <w:marLeft w:val="640"/>
          <w:marRight w:val="0"/>
          <w:marTop w:val="0"/>
          <w:marBottom w:val="0"/>
          <w:divBdr>
            <w:top w:val="none" w:sz="0" w:space="0" w:color="auto"/>
            <w:left w:val="none" w:sz="0" w:space="0" w:color="auto"/>
            <w:bottom w:val="none" w:sz="0" w:space="0" w:color="auto"/>
            <w:right w:val="none" w:sz="0" w:space="0" w:color="auto"/>
          </w:divBdr>
        </w:div>
      </w:divsChild>
    </w:div>
    <w:div w:id="1931549510">
      <w:bodyDiv w:val="1"/>
      <w:marLeft w:val="0"/>
      <w:marRight w:val="0"/>
      <w:marTop w:val="0"/>
      <w:marBottom w:val="0"/>
      <w:divBdr>
        <w:top w:val="none" w:sz="0" w:space="0" w:color="auto"/>
        <w:left w:val="none" w:sz="0" w:space="0" w:color="auto"/>
        <w:bottom w:val="none" w:sz="0" w:space="0" w:color="auto"/>
        <w:right w:val="none" w:sz="0" w:space="0" w:color="auto"/>
      </w:divBdr>
      <w:divsChild>
        <w:div w:id="1230265602">
          <w:marLeft w:val="640"/>
          <w:marRight w:val="0"/>
          <w:marTop w:val="0"/>
          <w:marBottom w:val="0"/>
          <w:divBdr>
            <w:top w:val="none" w:sz="0" w:space="0" w:color="auto"/>
            <w:left w:val="none" w:sz="0" w:space="0" w:color="auto"/>
            <w:bottom w:val="none" w:sz="0" w:space="0" w:color="auto"/>
            <w:right w:val="none" w:sz="0" w:space="0" w:color="auto"/>
          </w:divBdr>
        </w:div>
      </w:divsChild>
    </w:div>
    <w:div w:id="1955166442">
      <w:bodyDiv w:val="1"/>
      <w:marLeft w:val="0"/>
      <w:marRight w:val="0"/>
      <w:marTop w:val="0"/>
      <w:marBottom w:val="0"/>
      <w:divBdr>
        <w:top w:val="none" w:sz="0" w:space="0" w:color="auto"/>
        <w:left w:val="none" w:sz="0" w:space="0" w:color="auto"/>
        <w:bottom w:val="none" w:sz="0" w:space="0" w:color="auto"/>
        <w:right w:val="none" w:sz="0" w:space="0" w:color="auto"/>
      </w:divBdr>
      <w:divsChild>
        <w:div w:id="2130780309">
          <w:marLeft w:val="0"/>
          <w:marRight w:val="0"/>
          <w:marTop w:val="0"/>
          <w:marBottom w:val="0"/>
          <w:divBdr>
            <w:top w:val="none" w:sz="0" w:space="0" w:color="auto"/>
            <w:left w:val="none" w:sz="0" w:space="0" w:color="auto"/>
            <w:bottom w:val="none" w:sz="0" w:space="0" w:color="auto"/>
            <w:right w:val="none" w:sz="0" w:space="0" w:color="auto"/>
          </w:divBdr>
          <w:divsChild>
            <w:div w:id="235477744">
              <w:marLeft w:val="0"/>
              <w:marRight w:val="0"/>
              <w:marTop w:val="0"/>
              <w:marBottom w:val="0"/>
              <w:divBdr>
                <w:top w:val="none" w:sz="0" w:space="0" w:color="auto"/>
                <w:left w:val="none" w:sz="0" w:space="0" w:color="auto"/>
                <w:bottom w:val="none" w:sz="0" w:space="0" w:color="auto"/>
                <w:right w:val="none" w:sz="0" w:space="0" w:color="auto"/>
              </w:divBdr>
            </w:div>
            <w:div w:id="522982101">
              <w:marLeft w:val="0"/>
              <w:marRight w:val="0"/>
              <w:marTop w:val="0"/>
              <w:marBottom w:val="0"/>
              <w:divBdr>
                <w:top w:val="none" w:sz="0" w:space="0" w:color="auto"/>
                <w:left w:val="none" w:sz="0" w:space="0" w:color="auto"/>
                <w:bottom w:val="none" w:sz="0" w:space="0" w:color="auto"/>
                <w:right w:val="none" w:sz="0" w:space="0" w:color="auto"/>
              </w:divBdr>
            </w:div>
            <w:div w:id="770858000">
              <w:marLeft w:val="0"/>
              <w:marRight w:val="0"/>
              <w:marTop w:val="0"/>
              <w:marBottom w:val="0"/>
              <w:divBdr>
                <w:top w:val="none" w:sz="0" w:space="0" w:color="auto"/>
                <w:left w:val="none" w:sz="0" w:space="0" w:color="auto"/>
                <w:bottom w:val="none" w:sz="0" w:space="0" w:color="auto"/>
                <w:right w:val="none" w:sz="0" w:space="0" w:color="auto"/>
              </w:divBdr>
            </w:div>
            <w:div w:id="777872466">
              <w:marLeft w:val="0"/>
              <w:marRight w:val="0"/>
              <w:marTop w:val="0"/>
              <w:marBottom w:val="0"/>
              <w:divBdr>
                <w:top w:val="none" w:sz="0" w:space="0" w:color="auto"/>
                <w:left w:val="none" w:sz="0" w:space="0" w:color="auto"/>
                <w:bottom w:val="none" w:sz="0" w:space="0" w:color="auto"/>
                <w:right w:val="none" w:sz="0" w:space="0" w:color="auto"/>
              </w:divBdr>
            </w:div>
            <w:div w:id="1256981620">
              <w:marLeft w:val="0"/>
              <w:marRight w:val="0"/>
              <w:marTop w:val="0"/>
              <w:marBottom w:val="0"/>
              <w:divBdr>
                <w:top w:val="none" w:sz="0" w:space="0" w:color="auto"/>
                <w:left w:val="none" w:sz="0" w:space="0" w:color="auto"/>
                <w:bottom w:val="none" w:sz="0" w:space="0" w:color="auto"/>
                <w:right w:val="none" w:sz="0" w:space="0" w:color="auto"/>
              </w:divBdr>
            </w:div>
            <w:div w:id="1327708522">
              <w:marLeft w:val="0"/>
              <w:marRight w:val="0"/>
              <w:marTop w:val="0"/>
              <w:marBottom w:val="0"/>
              <w:divBdr>
                <w:top w:val="none" w:sz="0" w:space="0" w:color="auto"/>
                <w:left w:val="none" w:sz="0" w:space="0" w:color="auto"/>
                <w:bottom w:val="none" w:sz="0" w:space="0" w:color="auto"/>
                <w:right w:val="none" w:sz="0" w:space="0" w:color="auto"/>
              </w:divBdr>
            </w:div>
            <w:div w:id="1346329091">
              <w:marLeft w:val="0"/>
              <w:marRight w:val="0"/>
              <w:marTop w:val="0"/>
              <w:marBottom w:val="0"/>
              <w:divBdr>
                <w:top w:val="none" w:sz="0" w:space="0" w:color="auto"/>
                <w:left w:val="none" w:sz="0" w:space="0" w:color="auto"/>
                <w:bottom w:val="none" w:sz="0" w:space="0" w:color="auto"/>
                <w:right w:val="none" w:sz="0" w:space="0" w:color="auto"/>
              </w:divBdr>
            </w:div>
            <w:div w:id="1491094362">
              <w:marLeft w:val="0"/>
              <w:marRight w:val="0"/>
              <w:marTop w:val="0"/>
              <w:marBottom w:val="0"/>
              <w:divBdr>
                <w:top w:val="none" w:sz="0" w:space="0" w:color="auto"/>
                <w:left w:val="none" w:sz="0" w:space="0" w:color="auto"/>
                <w:bottom w:val="none" w:sz="0" w:space="0" w:color="auto"/>
                <w:right w:val="none" w:sz="0" w:space="0" w:color="auto"/>
              </w:divBdr>
            </w:div>
            <w:div w:id="1645693666">
              <w:marLeft w:val="0"/>
              <w:marRight w:val="0"/>
              <w:marTop w:val="0"/>
              <w:marBottom w:val="0"/>
              <w:divBdr>
                <w:top w:val="none" w:sz="0" w:space="0" w:color="auto"/>
                <w:left w:val="none" w:sz="0" w:space="0" w:color="auto"/>
                <w:bottom w:val="none" w:sz="0" w:space="0" w:color="auto"/>
                <w:right w:val="none" w:sz="0" w:space="0" w:color="auto"/>
              </w:divBdr>
            </w:div>
            <w:div w:id="1653168919">
              <w:marLeft w:val="0"/>
              <w:marRight w:val="0"/>
              <w:marTop w:val="0"/>
              <w:marBottom w:val="0"/>
              <w:divBdr>
                <w:top w:val="none" w:sz="0" w:space="0" w:color="auto"/>
                <w:left w:val="none" w:sz="0" w:space="0" w:color="auto"/>
                <w:bottom w:val="none" w:sz="0" w:space="0" w:color="auto"/>
                <w:right w:val="none" w:sz="0" w:space="0" w:color="auto"/>
              </w:divBdr>
            </w:div>
            <w:div w:id="17522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4674">
      <w:bodyDiv w:val="1"/>
      <w:marLeft w:val="0"/>
      <w:marRight w:val="0"/>
      <w:marTop w:val="0"/>
      <w:marBottom w:val="0"/>
      <w:divBdr>
        <w:top w:val="none" w:sz="0" w:space="0" w:color="auto"/>
        <w:left w:val="none" w:sz="0" w:space="0" w:color="auto"/>
        <w:bottom w:val="none" w:sz="0" w:space="0" w:color="auto"/>
        <w:right w:val="none" w:sz="0" w:space="0" w:color="auto"/>
      </w:divBdr>
      <w:divsChild>
        <w:div w:id="216162100">
          <w:marLeft w:val="640"/>
          <w:marRight w:val="0"/>
          <w:marTop w:val="0"/>
          <w:marBottom w:val="0"/>
          <w:divBdr>
            <w:top w:val="none" w:sz="0" w:space="0" w:color="auto"/>
            <w:left w:val="none" w:sz="0" w:space="0" w:color="auto"/>
            <w:bottom w:val="none" w:sz="0" w:space="0" w:color="auto"/>
            <w:right w:val="none" w:sz="0" w:space="0" w:color="auto"/>
          </w:divBdr>
        </w:div>
        <w:div w:id="346643309">
          <w:marLeft w:val="640"/>
          <w:marRight w:val="0"/>
          <w:marTop w:val="0"/>
          <w:marBottom w:val="0"/>
          <w:divBdr>
            <w:top w:val="none" w:sz="0" w:space="0" w:color="auto"/>
            <w:left w:val="none" w:sz="0" w:space="0" w:color="auto"/>
            <w:bottom w:val="none" w:sz="0" w:space="0" w:color="auto"/>
            <w:right w:val="none" w:sz="0" w:space="0" w:color="auto"/>
          </w:divBdr>
        </w:div>
        <w:div w:id="359596559">
          <w:marLeft w:val="640"/>
          <w:marRight w:val="0"/>
          <w:marTop w:val="0"/>
          <w:marBottom w:val="0"/>
          <w:divBdr>
            <w:top w:val="none" w:sz="0" w:space="0" w:color="auto"/>
            <w:left w:val="none" w:sz="0" w:space="0" w:color="auto"/>
            <w:bottom w:val="none" w:sz="0" w:space="0" w:color="auto"/>
            <w:right w:val="none" w:sz="0" w:space="0" w:color="auto"/>
          </w:divBdr>
        </w:div>
        <w:div w:id="364529614">
          <w:marLeft w:val="640"/>
          <w:marRight w:val="0"/>
          <w:marTop w:val="0"/>
          <w:marBottom w:val="0"/>
          <w:divBdr>
            <w:top w:val="none" w:sz="0" w:space="0" w:color="auto"/>
            <w:left w:val="none" w:sz="0" w:space="0" w:color="auto"/>
            <w:bottom w:val="none" w:sz="0" w:space="0" w:color="auto"/>
            <w:right w:val="none" w:sz="0" w:space="0" w:color="auto"/>
          </w:divBdr>
        </w:div>
        <w:div w:id="396099854">
          <w:marLeft w:val="640"/>
          <w:marRight w:val="0"/>
          <w:marTop w:val="0"/>
          <w:marBottom w:val="0"/>
          <w:divBdr>
            <w:top w:val="none" w:sz="0" w:space="0" w:color="auto"/>
            <w:left w:val="none" w:sz="0" w:space="0" w:color="auto"/>
            <w:bottom w:val="none" w:sz="0" w:space="0" w:color="auto"/>
            <w:right w:val="none" w:sz="0" w:space="0" w:color="auto"/>
          </w:divBdr>
        </w:div>
        <w:div w:id="775905479">
          <w:marLeft w:val="640"/>
          <w:marRight w:val="0"/>
          <w:marTop w:val="0"/>
          <w:marBottom w:val="0"/>
          <w:divBdr>
            <w:top w:val="none" w:sz="0" w:space="0" w:color="auto"/>
            <w:left w:val="none" w:sz="0" w:space="0" w:color="auto"/>
            <w:bottom w:val="none" w:sz="0" w:space="0" w:color="auto"/>
            <w:right w:val="none" w:sz="0" w:space="0" w:color="auto"/>
          </w:divBdr>
        </w:div>
        <w:div w:id="865367820">
          <w:marLeft w:val="640"/>
          <w:marRight w:val="0"/>
          <w:marTop w:val="0"/>
          <w:marBottom w:val="0"/>
          <w:divBdr>
            <w:top w:val="none" w:sz="0" w:space="0" w:color="auto"/>
            <w:left w:val="none" w:sz="0" w:space="0" w:color="auto"/>
            <w:bottom w:val="none" w:sz="0" w:space="0" w:color="auto"/>
            <w:right w:val="none" w:sz="0" w:space="0" w:color="auto"/>
          </w:divBdr>
        </w:div>
        <w:div w:id="1264805479">
          <w:marLeft w:val="640"/>
          <w:marRight w:val="0"/>
          <w:marTop w:val="0"/>
          <w:marBottom w:val="0"/>
          <w:divBdr>
            <w:top w:val="none" w:sz="0" w:space="0" w:color="auto"/>
            <w:left w:val="none" w:sz="0" w:space="0" w:color="auto"/>
            <w:bottom w:val="none" w:sz="0" w:space="0" w:color="auto"/>
            <w:right w:val="none" w:sz="0" w:space="0" w:color="auto"/>
          </w:divBdr>
        </w:div>
        <w:div w:id="1684940418">
          <w:marLeft w:val="640"/>
          <w:marRight w:val="0"/>
          <w:marTop w:val="0"/>
          <w:marBottom w:val="0"/>
          <w:divBdr>
            <w:top w:val="none" w:sz="0" w:space="0" w:color="auto"/>
            <w:left w:val="none" w:sz="0" w:space="0" w:color="auto"/>
            <w:bottom w:val="none" w:sz="0" w:space="0" w:color="auto"/>
            <w:right w:val="none" w:sz="0" w:space="0" w:color="auto"/>
          </w:divBdr>
        </w:div>
        <w:div w:id="1724673547">
          <w:marLeft w:val="640"/>
          <w:marRight w:val="0"/>
          <w:marTop w:val="0"/>
          <w:marBottom w:val="0"/>
          <w:divBdr>
            <w:top w:val="none" w:sz="0" w:space="0" w:color="auto"/>
            <w:left w:val="none" w:sz="0" w:space="0" w:color="auto"/>
            <w:bottom w:val="none" w:sz="0" w:space="0" w:color="auto"/>
            <w:right w:val="none" w:sz="0" w:space="0" w:color="auto"/>
          </w:divBdr>
        </w:div>
      </w:divsChild>
    </w:div>
    <w:div w:id="2061129103">
      <w:bodyDiv w:val="1"/>
      <w:marLeft w:val="0"/>
      <w:marRight w:val="0"/>
      <w:marTop w:val="0"/>
      <w:marBottom w:val="0"/>
      <w:divBdr>
        <w:top w:val="none" w:sz="0" w:space="0" w:color="auto"/>
        <w:left w:val="none" w:sz="0" w:space="0" w:color="auto"/>
        <w:bottom w:val="none" w:sz="0" w:space="0" w:color="auto"/>
        <w:right w:val="none" w:sz="0" w:space="0" w:color="auto"/>
      </w:divBdr>
      <w:divsChild>
        <w:div w:id="125585393">
          <w:marLeft w:val="640"/>
          <w:marRight w:val="0"/>
          <w:marTop w:val="0"/>
          <w:marBottom w:val="0"/>
          <w:divBdr>
            <w:top w:val="none" w:sz="0" w:space="0" w:color="auto"/>
            <w:left w:val="none" w:sz="0" w:space="0" w:color="auto"/>
            <w:bottom w:val="none" w:sz="0" w:space="0" w:color="auto"/>
            <w:right w:val="none" w:sz="0" w:space="0" w:color="auto"/>
          </w:divBdr>
        </w:div>
        <w:div w:id="445124678">
          <w:marLeft w:val="640"/>
          <w:marRight w:val="0"/>
          <w:marTop w:val="0"/>
          <w:marBottom w:val="0"/>
          <w:divBdr>
            <w:top w:val="none" w:sz="0" w:space="0" w:color="auto"/>
            <w:left w:val="none" w:sz="0" w:space="0" w:color="auto"/>
            <w:bottom w:val="none" w:sz="0" w:space="0" w:color="auto"/>
            <w:right w:val="none" w:sz="0" w:space="0" w:color="auto"/>
          </w:divBdr>
        </w:div>
        <w:div w:id="484586376">
          <w:marLeft w:val="640"/>
          <w:marRight w:val="0"/>
          <w:marTop w:val="0"/>
          <w:marBottom w:val="0"/>
          <w:divBdr>
            <w:top w:val="none" w:sz="0" w:space="0" w:color="auto"/>
            <w:left w:val="none" w:sz="0" w:space="0" w:color="auto"/>
            <w:bottom w:val="none" w:sz="0" w:space="0" w:color="auto"/>
            <w:right w:val="none" w:sz="0" w:space="0" w:color="auto"/>
          </w:divBdr>
        </w:div>
        <w:div w:id="707950760">
          <w:marLeft w:val="640"/>
          <w:marRight w:val="0"/>
          <w:marTop w:val="0"/>
          <w:marBottom w:val="0"/>
          <w:divBdr>
            <w:top w:val="none" w:sz="0" w:space="0" w:color="auto"/>
            <w:left w:val="none" w:sz="0" w:space="0" w:color="auto"/>
            <w:bottom w:val="none" w:sz="0" w:space="0" w:color="auto"/>
            <w:right w:val="none" w:sz="0" w:space="0" w:color="auto"/>
          </w:divBdr>
        </w:div>
        <w:div w:id="720060482">
          <w:marLeft w:val="640"/>
          <w:marRight w:val="0"/>
          <w:marTop w:val="0"/>
          <w:marBottom w:val="0"/>
          <w:divBdr>
            <w:top w:val="none" w:sz="0" w:space="0" w:color="auto"/>
            <w:left w:val="none" w:sz="0" w:space="0" w:color="auto"/>
            <w:bottom w:val="none" w:sz="0" w:space="0" w:color="auto"/>
            <w:right w:val="none" w:sz="0" w:space="0" w:color="auto"/>
          </w:divBdr>
        </w:div>
        <w:div w:id="793787674">
          <w:marLeft w:val="640"/>
          <w:marRight w:val="0"/>
          <w:marTop w:val="0"/>
          <w:marBottom w:val="0"/>
          <w:divBdr>
            <w:top w:val="none" w:sz="0" w:space="0" w:color="auto"/>
            <w:left w:val="none" w:sz="0" w:space="0" w:color="auto"/>
            <w:bottom w:val="none" w:sz="0" w:space="0" w:color="auto"/>
            <w:right w:val="none" w:sz="0" w:space="0" w:color="auto"/>
          </w:divBdr>
        </w:div>
        <w:div w:id="892158552">
          <w:marLeft w:val="640"/>
          <w:marRight w:val="0"/>
          <w:marTop w:val="0"/>
          <w:marBottom w:val="0"/>
          <w:divBdr>
            <w:top w:val="none" w:sz="0" w:space="0" w:color="auto"/>
            <w:left w:val="none" w:sz="0" w:space="0" w:color="auto"/>
            <w:bottom w:val="none" w:sz="0" w:space="0" w:color="auto"/>
            <w:right w:val="none" w:sz="0" w:space="0" w:color="auto"/>
          </w:divBdr>
        </w:div>
        <w:div w:id="1053772503">
          <w:marLeft w:val="640"/>
          <w:marRight w:val="0"/>
          <w:marTop w:val="0"/>
          <w:marBottom w:val="0"/>
          <w:divBdr>
            <w:top w:val="none" w:sz="0" w:space="0" w:color="auto"/>
            <w:left w:val="none" w:sz="0" w:space="0" w:color="auto"/>
            <w:bottom w:val="none" w:sz="0" w:space="0" w:color="auto"/>
            <w:right w:val="none" w:sz="0" w:space="0" w:color="auto"/>
          </w:divBdr>
        </w:div>
        <w:div w:id="1107895945">
          <w:marLeft w:val="640"/>
          <w:marRight w:val="0"/>
          <w:marTop w:val="0"/>
          <w:marBottom w:val="0"/>
          <w:divBdr>
            <w:top w:val="none" w:sz="0" w:space="0" w:color="auto"/>
            <w:left w:val="none" w:sz="0" w:space="0" w:color="auto"/>
            <w:bottom w:val="none" w:sz="0" w:space="0" w:color="auto"/>
            <w:right w:val="none" w:sz="0" w:space="0" w:color="auto"/>
          </w:divBdr>
        </w:div>
        <w:div w:id="1140346186">
          <w:marLeft w:val="640"/>
          <w:marRight w:val="0"/>
          <w:marTop w:val="0"/>
          <w:marBottom w:val="0"/>
          <w:divBdr>
            <w:top w:val="none" w:sz="0" w:space="0" w:color="auto"/>
            <w:left w:val="none" w:sz="0" w:space="0" w:color="auto"/>
            <w:bottom w:val="none" w:sz="0" w:space="0" w:color="auto"/>
            <w:right w:val="none" w:sz="0" w:space="0" w:color="auto"/>
          </w:divBdr>
        </w:div>
        <w:div w:id="1337152103">
          <w:marLeft w:val="640"/>
          <w:marRight w:val="0"/>
          <w:marTop w:val="0"/>
          <w:marBottom w:val="0"/>
          <w:divBdr>
            <w:top w:val="none" w:sz="0" w:space="0" w:color="auto"/>
            <w:left w:val="none" w:sz="0" w:space="0" w:color="auto"/>
            <w:bottom w:val="none" w:sz="0" w:space="0" w:color="auto"/>
            <w:right w:val="none" w:sz="0" w:space="0" w:color="auto"/>
          </w:divBdr>
        </w:div>
        <w:div w:id="1341619140">
          <w:marLeft w:val="640"/>
          <w:marRight w:val="0"/>
          <w:marTop w:val="0"/>
          <w:marBottom w:val="0"/>
          <w:divBdr>
            <w:top w:val="none" w:sz="0" w:space="0" w:color="auto"/>
            <w:left w:val="none" w:sz="0" w:space="0" w:color="auto"/>
            <w:bottom w:val="none" w:sz="0" w:space="0" w:color="auto"/>
            <w:right w:val="none" w:sz="0" w:space="0" w:color="auto"/>
          </w:divBdr>
        </w:div>
        <w:div w:id="1497838670">
          <w:marLeft w:val="640"/>
          <w:marRight w:val="0"/>
          <w:marTop w:val="0"/>
          <w:marBottom w:val="0"/>
          <w:divBdr>
            <w:top w:val="none" w:sz="0" w:space="0" w:color="auto"/>
            <w:left w:val="none" w:sz="0" w:space="0" w:color="auto"/>
            <w:bottom w:val="none" w:sz="0" w:space="0" w:color="auto"/>
            <w:right w:val="none" w:sz="0" w:space="0" w:color="auto"/>
          </w:divBdr>
        </w:div>
        <w:div w:id="1694111777">
          <w:marLeft w:val="640"/>
          <w:marRight w:val="0"/>
          <w:marTop w:val="0"/>
          <w:marBottom w:val="0"/>
          <w:divBdr>
            <w:top w:val="none" w:sz="0" w:space="0" w:color="auto"/>
            <w:left w:val="none" w:sz="0" w:space="0" w:color="auto"/>
            <w:bottom w:val="none" w:sz="0" w:space="0" w:color="auto"/>
            <w:right w:val="none" w:sz="0" w:space="0" w:color="auto"/>
          </w:divBdr>
        </w:div>
        <w:div w:id="1765805803">
          <w:marLeft w:val="640"/>
          <w:marRight w:val="0"/>
          <w:marTop w:val="0"/>
          <w:marBottom w:val="0"/>
          <w:divBdr>
            <w:top w:val="none" w:sz="0" w:space="0" w:color="auto"/>
            <w:left w:val="none" w:sz="0" w:space="0" w:color="auto"/>
            <w:bottom w:val="none" w:sz="0" w:space="0" w:color="auto"/>
            <w:right w:val="none" w:sz="0" w:space="0" w:color="auto"/>
          </w:divBdr>
        </w:div>
        <w:div w:id="1871529252">
          <w:marLeft w:val="640"/>
          <w:marRight w:val="0"/>
          <w:marTop w:val="0"/>
          <w:marBottom w:val="0"/>
          <w:divBdr>
            <w:top w:val="none" w:sz="0" w:space="0" w:color="auto"/>
            <w:left w:val="none" w:sz="0" w:space="0" w:color="auto"/>
            <w:bottom w:val="none" w:sz="0" w:space="0" w:color="auto"/>
            <w:right w:val="none" w:sz="0" w:space="0" w:color="auto"/>
          </w:divBdr>
        </w:div>
        <w:div w:id="1913150542">
          <w:marLeft w:val="640"/>
          <w:marRight w:val="0"/>
          <w:marTop w:val="0"/>
          <w:marBottom w:val="0"/>
          <w:divBdr>
            <w:top w:val="none" w:sz="0" w:space="0" w:color="auto"/>
            <w:left w:val="none" w:sz="0" w:space="0" w:color="auto"/>
            <w:bottom w:val="none" w:sz="0" w:space="0" w:color="auto"/>
            <w:right w:val="none" w:sz="0" w:space="0" w:color="auto"/>
          </w:divBdr>
        </w:div>
        <w:div w:id="1958558587">
          <w:marLeft w:val="640"/>
          <w:marRight w:val="0"/>
          <w:marTop w:val="0"/>
          <w:marBottom w:val="0"/>
          <w:divBdr>
            <w:top w:val="none" w:sz="0" w:space="0" w:color="auto"/>
            <w:left w:val="none" w:sz="0" w:space="0" w:color="auto"/>
            <w:bottom w:val="none" w:sz="0" w:space="0" w:color="auto"/>
            <w:right w:val="none" w:sz="0" w:space="0" w:color="auto"/>
          </w:divBdr>
        </w:div>
        <w:div w:id="2035619006">
          <w:marLeft w:val="640"/>
          <w:marRight w:val="0"/>
          <w:marTop w:val="0"/>
          <w:marBottom w:val="0"/>
          <w:divBdr>
            <w:top w:val="none" w:sz="0" w:space="0" w:color="auto"/>
            <w:left w:val="none" w:sz="0" w:space="0" w:color="auto"/>
            <w:bottom w:val="none" w:sz="0" w:space="0" w:color="auto"/>
            <w:right w:val="none" w:sz="0" w:space="0" w:color="auto"/>
          </w:divBdr>
        </w:div>
        <w:div w:id="2056812779">
          <w:marLeft w:val="640"/>
          <w:marRight w:val="0"/>
          <w:marTop w:val="0"/>
          <w:marBottom w:val="0"/>
          <w:divBdr>
            <w:top w:val="none" w:sz="0" w:space="0" w:color="auto"/>
            <w:left w:val="none" w:sz="0" w:space="0" w:color="auto"/>
            <w:bottom w:val="none" w:sz="0" w:space="0" w:color="auto"/>
            <w:right w:val="none" w:sz="0" w:space="0" w:color="auto"/>
          </w:divBdr>
        </w:div>
        <w:div w:id="2139637436">
          <w:marLeft w:val="640"/>
          <w:marRight w:val="0"/>
          <w:marTop w:val="0"/>
          <w:marBottom w:val="0"/>
          <w:divBdr>
            <w:top w:val="none" w:sz="0" w:space="0" w:color="auto"/>
            <w:left w:val="none" w:sz="0" w:space="0" w:color="auto"/>
            <w:bottom w:val="none" w:sz="0" w:space="0" w:color="auto"/>
            <w:right w:val="none" w:sz="0" w:space="0" w:color="auto"/>
          </w:divBdr>
        </w:div>
      </w:divsChild>
    </w:div>
    <w:div w:id="2115901938">
      <w:bodyDiv w:val="1"/>
      <w:marLeft w:val="0"/>
      <w:marRight w:val="0"/>
      <w:marTop w:val="0"/>
      <w:marBottom w:val="0"/>
      <w:divBdr>
        <w:top w:val="none" w:sz="0" w:space="0" w:color="auto"/>
        <w:left w:val="none" w:sz="0" w:space="0" w:color="auto"/>
        <w:bottom w:val="none" w:sz="0" w:space="0" w:color="auto"/>
        <w:right w:val="none" w:sz="0" w:space="0" w:color="auto"/>
      </w:divBdr>
      <w:divsChild>
        <w:div w:id="3289574">
          <w:marLeft w:val="640"/>
          <w:marRight w:val="0"/>
          <w:marTop w:val="0"/>
          <w:marBottom w:val="0"/>
          <w:divBdr>
            <w:top w:val="none" w:sz="0" w:space="0" w:color="auto"/>
            <w:left w:val="none" w:sz="0" w:space="0" w:color="auto"/>
            <w:bottom w:val="none" w:sz="0" w:space="0" w:color="auto"/>
            <w:right w:val="none" w:sz="0" w:space="0" w:color="auto"/>
          </w:divBdr>
        </w:div>
        <w:div w:id="179970068">
          <w:marLeft w:val="640"/>
          <w:marRight w:val="0"/>
          <w:marTop w:val="0"/>
          <w:marBottom w:val="0"/>
          <w:divBdr>
            <w:top w:val="none" w:sz="0" w:space="0" w:color="auto"/>
            <w:left w:val="none" w:sz="0" w:space="0" w:color="auto"/>
            <w:bottom w:val="none" w:sz="0" w:space="0" w:color="auto"/>
            <w:right w:val="none" w:sz="0" w:space="0" w:color="auto"/>
          </w:divBdr>
        </w:div>
        <w:div w:id="207495651">
          <w:marLeft w:val="640"/>
          <w:marRight w:val="0"/>
          <w:marTop w:val="0"/>
          <w:marBottom w:val="0"/>
          <w:divBdr>
            <w:top w:val="none" w:sz="0" w:space="0" w:color="auto"/>
            <w:left w:val="none" w:sz="0" w:space="0" w:color="auto"/>
            <w:bottom w:val="none" w:sz="0" w:space="0" w:color="auto"/>
            <w:right w:val="none" w:sz="0" w:space="0" w:color="auto"/>
          </w:divBdr>
        </w:div>
        <w:div w:id="265114439">
          <w:marLeft w:val="640"/>
          <w:marRight w:val="0"/>
          <w:marTop w:val="0"/>
          <w:marBottom w:val="0"/>
          <w:divBdr>
            <w:top w:val="none" w:sz="0" w:space="0" w:color="auto"/>
            <w:left w:val="none" w:sz="0" w:space="0" w:color="auto"/>
            <w:bottom w:val="none" w:sz="0" w:space="0" w:color="auto"/>
            <w:right w:val="none" w:sz="0" w:space="0" w:color="auto"/>
          </w:divBdr>
        </w:div>
        <w:div w:id="278028085">
          <w:marLeft w:val="640"/>
          <w:marRight w:val="0"/>
          <w:marTop w:val="0"/>
          <w:marBottom w:val="0"/>
          <w:divBdr>
            <w:top w:val="none" w:sz="0" w:space="0" w:color="auto"/>
            <w:left w:val="none" w:sz="0" w:space="0" w:color="auto"/>
            <w:bottom w:val="none" w:sz="0" w:space="0" w:color="auto"/>
            <w:right w:val="none" w:sz="0" w:space="0" w:color="auto"/>
          </w:divBdr>
        </w:div>
        <w:div w:id="424957292">
          <w:marLeft w:val="640"/>
          <w:marRight w:val="0"/>
          <w:marTop w:val="0"/>
          <w:marBottom w:val="0"/>
          <w:divBdr>
            <w:top w:val="none" w:sz="0" w:space="0" w:color="auto"/>
            <w:left w:val="none" w:sz="0" w:space="0" w:color="auto"/>
            <w:bottom w:val="none" w:sz="0" w:space="0" w:color="auto"/>
            <w:right w:val="none" w:sz="0" w:space="0" w:color="auto"/>
          </w:divBdr>
        </w:div>
        <w:div w:id="651451487">
          <w:marLeft w:val="640"/>
          <w:marRight w:val="0"/>
          <w:marTop w:val="0"/>
          <w:marBottom w:val="0"/>
          <w:divBdr>
            <w:top w:val="none" w:sz="0" w:space="0" w:color="auto"/>
            <w:left w:val="none" w:sz="0" w:space="0" w:color="auto"/>
            <w:bottom w:val="none" w:sz="0" w:space="0" w:color="auto"/>
            <w:right w:val="none" w:sz="0" w:space="0" w:color="auto"/>
          </w:divBdr>
        </w:div>
        <w:div w:id="761995349">
          <w:marLeft w:val="640"/>
          <w:marRight w:val="0"/>
          <w:marTop w:val="0"/>
          <w:marBottom w:val="0"/>
          <w:divBdr>
            <w:top w:val="none" w:sz="0" w:space="0" w:color="auto"/>
            <w:left w:val="none" w:sz="0" w:space="0" w:color="auto"/>
            <w:bottom w:val="none" w:sz="0" w:space="0" w:color="auto"/>
            <w:right w:val="none" w:sz="0" w:space="0" w:color="auto"/>
          </w:divBdr>
        </w:div>
        <w:div w:id="1138763003">
          <w:marLeft w:val="640"/>
          <w:marRight w:val="0"/>
          <w:marTop w:val="0"/>
          <w:marBottom w:val="0"/>
          <w:divBdr>
            <w:top w:val="none" w:sz="0" w:space="0" w:color="auto"/>
            <w:left w:val="none" w:sz="0" w:space="0" w:color="auto"/>
            <w:bottom w:val="none" w:sz="0" w:space="0" w:color="auto"/>
            <w:right w:val="none" w:sz="0" w:space="0" w:color="auto"/>
          </w:divBdr>
        </w:div>
        <w:div w:id="1299803527">
          <w:marLeft w:val="640"/>
          <w:marRight w:val="0"/>
          <w:marTop w:val="0"/>
          <w:marBottom w:val="0"/>
          <w:divBdr>
            <w:top w:val="none" w:sz="0" w:space="0" w:color="auto"/>
            <w:left w:val="none" w:sz="0" w:space="0" w:color="auto"/>
            <w:bottom w:val="none" w:sz="0" w:space="0" w:color="auto"/>
            <w:right w:val="none" w:sz="0" w:space="0" w:color="auto"/>
          </w:divBdr>
        </w:div>
        <w:div w:id="1568300949">
          <w:marLeft w:val="640"/>
          <w:marRight w:val="0"/>
          <w:marTop w:val="0"/>
          <w:marBottom w:val="0"/>
          <w:divBdr>
            <w:top w:val="none" w:sz="0" w:space="0" w:color="auto"/>
            <w:left w:val="none" w:sz="0" w:space="0" w:color="auto"/>
            <w:bottom w:val="none" w:sz="0" w:space="0" w:color="auto"/>
            <w:right w:val="none" w:sz="0" w:space="0" w:color="auto"/>
          </w:divBdr>
        </w:div>
        <w:div w:id="1579369014">
          <w:marLeft w:val="640"/>
          <w:marRight w:val="0"/>
          <w:marTop w:val="0"/>
          <w:marBottom w:val="0"/>
          <w:divBdr>
            <w:top w:val="none" w:sz="0" w:space="0" w:color="auto"/>
            <w:left w:val="none" w:sz="0" w:space="0" w:color="auto"/>
            <w:bottom w:val="none" w:sz="0" w:space="0" w:color="auto"/>
            <w:right w:val="none" w:sz="0" w:space="0" w:color="auto"/>
          </w:divBdr>
        </w:div>
        <w:div w:id="1685480005">
          <w:marLeft w:val="640"/>
          <w:marRight w:val="0"/>
          <w:marTop w:val="0"/>
          <w:marBottom w:val="0"/>
          <w:divBdr>
            <w:top w:val="none" w:sz="0" w:space="0" w:color="auto"/>
            <w:left w:val="none" w:sz="0" w:space="0" w:color="auto"/>
            <w:bottom w:val="none" w:sz="0" w:space="0" w:color="auto"/>
            <w:right w:val="none" w:sz="0" w:space="0" w:color="auto"/>
          </w:divBdr>
        </w:div>
        <w:div w:id="1743285989">
          <w:marLeft w:val="640"/>
          <w:marRight w:val="0"/>
          <w:marTop w:val="0"/>
          <w:marBottom w:val="0"/>
          <w:divBdr>
            <w:top w:val="none" w:sz="0" w:space="0" w:color="auto"/>
            <w:left w:val="none" w:sz="0" w:space="0" w:color="auto"/>
            <w:bottom w:val="none" w:sz="0" w:space="0" w:color="auto"/>
            <w:right w:val="none" w:sz="0" w:space="0" w:color="auto"/>
          </w:divBdr>
        </w:div>
        <w:div w:id="1761490780">
          <w:marLeft w:val="640"/>
          <w:marRight w:val="0"/>
          <w:marTop w:val="0"/>
          <w:marBottom w:val="0"/>
          <w:divBdr>
            <w:top w:val="none" w:sz="0" w:space="0" w:color="auto"/>
            <w:left w:val="none" w:sz="0" w:space="0" w:color="auto"/>
            <w:bottom w:val="none" w:sz="0" w:space="0" w:color="auto"/>
            <w:right w:val="none" w:sz="0" w:space="0" w:color="auto"/>
          </w:divBdr>
        </w:div>
        <w:div w:id="2039161502">
          <w:marLeft w:val="640"/>
          <w:marRight w:val="0"/>
          <w:marTop w:val="0"/>
          <w:marBottom w:val="0"/>
          <w:divBdr>
            <w:top w:val="none" w:sz="0" w:space="0" w:color="auto"/>
            <w:left w:val="none" w:sz="0" w:space="0" w:color="auto"/>
            <w:bottom w:val="none" w:sz="0" w:space="0" w:color="auto"/>
            <w:right w:val="none" w:sz="0" w:space="0" w:color="auto"/>
          </w:divBdr>
        </w:div>
      </w:divsChild>
    </w:div>
    <w:div w:id="2129347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11.png"/><Relationship Id="rId47" Type="http://schemas.openxmlformats.org/officeDocument/2006/relationships/footer" Target="footer16.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eader" Target="header18.xml"/><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footer" Target="footer14.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eader" Target="header15.xml"/><Relationship Id="rId5"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4.png"/><Relationship Id="rId35" Type="http://schemas.openxmlformats.org/officeDocument/2006/relationships/footer" Target="footer12.xml"/><Relationship Id="rId43" Type="http://schemas.openxmlformats.org/officeDocument/2006/relationships/image" Target="media/image12.png"/><Relationship Id="rId48" Type="http://schemas.openxmlformats.org/officeDocument/2006/relationships/footer" Target="footer17.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header" Target="header16.xml"/><Relationship Id="rId85" Type="http://schemas.openxmlformats.org/officeDocument/2006/relationships/footer" Target="footer2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image" Target="media/image7.png"/><Relationship Id="rId46" Type="http://schemas.openxmlformats.org/officeDocument/2006/relationships/footer" Target="footer15.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footer" Target="footer7.xm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eader" Target="header13.xml"/><Relationship Id="rId83" Type="http://schemas.openxmlformats.org/officeDocument/2006/relationships/header" Target="header17.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3.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header" Target="header11.xm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footer" Target="footer19.xml"/><Relationship Id="rId81" Type="http://schemas.openxmlformats.org/officeDocument/2006/relationships/footer" Target="footer20.xml"/><Relationship Id="rId86"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8.png"/><Relationship Id="rId34" Type="http://schemas.openxmlformats.org/officeDocument/2006/relationships/header" Target="header10.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footer" Target="footer9.xml"/><Relationship Id="rId40" Type="http://schemas.openxmlformats.org/officeDocument/2006/relationships/image" Target="media/image9.png"/><Relationship Id="rId45" Type="http://schemas.openxmlformats.org/officeDocument/2006/relationships/header" Target="header12.xml"/><Relationship Id="rId66" Type="http://schemas.openxmlformats.org/officeDocument/2006/relationships/image" Target="media/image30.png"/><Relationship Id="rId87"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footer" Target="footer21.xml"/><Relationship Id="rId19"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16D597C-B86E-4F11-9463-CB628BF75B9F}"/>
      </w:docPartPr>
      <w:docPartBody>
        <w:p w:rsidR="00B44349" w:rsidRDefault="00A11DF5">
          <w:r w:rsidRPr="00935C41">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charset w:val="00"/>
    <w:family w:val="roman"/>
    <w:pitch w:val="variable"/>
    <w:sig w:usb0="000002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F5"/>
    <w:rsid w:val="002E4286"/>
    <w:rsid w:val="00731E05"/>
    <w:rsid w:val="00A11DF5"/>
    <w:rsid w:val="00A668C0"/>
    <w:rsid w:val="00B44349"/>
    <w:rsid w:val="00DE435E"/>
    <w:rsid w:val="00F7053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A11D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20A53B-73B7-430E-8DCC-A5382AB7CBF4}">
  <we:reference id="wa104382081" version="1.55.1.0" store="en-US" storeType="OMEX"/>
  <we:alternateReferences>
    <we:reference id="wa104382081" version="1.55.1.0" store="en-US" storeType="OMEX"/>
  </we:alternateReferences>
  <we:properties>
    <we:property name="MENDELEY_CITATIONS" value="[{&quot;citationID&quot;:&quot;MENDELEY_CITATION_aa9cbd9b-9656-4c03-b5db-6d9efdfeed7f&quot;,&quot;properties&quot;:{&quot;noteIndex&quot;:0},&quot;isEdited&quot;:false,&quot;manualOverride&quot;:{&quot;isManuallyOverridden&quot;:false,&quot;citeprocText&quot;:&quot;[1]&quot;,&quot;manualOverrideText&quot;:&quot;&quot;},&quot;citationTag&quot;:&quot;MENDELEY_CITATION_v3_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&quot;,&quot;citationItems&quot;:[{&quot;id&quot;:&quot;405c5e71-7e0e-3880-97ed-b2bad43a07d7&quot;,&quot;itemData&quot;:{&quot;type&quot;:&quot;article-journal&quot;,&quot;id&quot;:&quot;405c5e71-7e0e-3880-97ed-b2bad43a07d7&quot;,&quot;title&quot;:&quot;Tutorial on PCA and approximate PCA and approximate kernel PCA&quot;,&quot;author&quot;:[{&quot;family&quot;:&quot;Marukatat&quot;,&quot;given&quot;:&quot;Sanparith&quot;,&quot;parse-names&quot;:false,&quot;dropping-particle&quot;:&quot;&quot;,&quot;non-dropping-particle&quot;:&quot;&quot;}],&quot;container-title&quot;:&quot;Artificial Intelligence Review&quot;,&quot;container-title-short&quot;:&quot;Artif Intell Rev&quot;,&quot;DOI&quot;:&quot;10.1007/s10462-022-10297-z&quot;,&quot;ISSN&quot;:&quot;15737462&quot;,&quot;issued&quot;:{&quot;date-parts&quot;:[[2023]]},&quot;abstract&quot;:&quot;Principal Component Analysis (PCA) is one of the most widely used data analysis methods in machine learning and AI. This manuscript focuses on the mathematical foundation of classical PCA and its application to a small-sample-size scenario and a large dataset in a high-dimensional space scenario. In particular, we discuss a simple method that can be used to approximate PCA in the latter case. This method can also help approximate kernel PCA or kernel PCA (KPCA) for a large-scale dataset. We hope this manuscript will give readers a solid foundation on PCA, approximate PCA, and approximate KPCA.&quot;,&quot;issue&quot;:&quot;6&quot;,&quot;volume&quot;:&quot;56&quot;},&quot;isTemporary&quot;:false}]},{&quot;citationID&quot;:&quot;MENDELEY_CITATION_92097478-ad30-4d45-92f6-d9228c4e5214&quot;,&quot;properties&quot;:{&quot;noteIndex&quot;:0},&quot;isEdited&quot;:false,&quot;manualOverride&quot;:{&quot;isManuallyOverridden&quot;:false,&quot;citeprocText&quot;:&quot;[2]&quot;,&quot;manualOverrideText&quot;:&quot;&quot;},&quot;citationTag&quot;:&quot;MENDELEY_CITATION_v3_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&quot;,&quot;citationItems&quot;:[{&quot;id&quot;:&quot;ccf12de1-de4a-35e1-9612-df13eebaaaa2&quot;,&quot;itemData&quot;:{&quot;type&quot;:&quot;article-journal&quot;,&quot;id&quot;:&quot;ccf12de1-de4a-35e1-9612-df13eebaaaa2&quot;,&quot;title&quot;:&quot;Clustering with t-SNE, Provably&quot;,&quot;author&quot;:[{&quot;family&quot;:&quot;Linderman&quot;,&quot;given&quot;:&quot;George C.&quot;,&quot;parse-names&quot;:false,&quot;dropping-particle&quot;:&quot;&quot;,&quot;non-dropping-particle&quot;:&quot;&quot;},{&quot;family&quot;:&quot;Steinerberger&quot;,&quot;given&quot;:&quot;Stefan&quot;,&quot;parse-names&quot;:false,&quot;dropping-particle&quot;:&quot;&quot;,&quot;non-dropping-particle&quot;:&quot;&quot;}],&quot;container-title&quot;:&quot;SIAM Journal on Mathematics of Data Science&quot;,&quot;container-title-short&quot;:&quot;SIAM J Math Data Sci&quot;,&quot;DOI&quot;:&quot;10.1137/18m1216134&quot;,&quot;issued&quot;:{&quot;date-parts&quot;:[[2019]]},&quot;abstract&quot;:&quot;t-distributed Stochastic Neighborhood Embedding (t-SNE), a clustering and visualization method proposed by van der Maaten &amp; Hinton in 2008, has rapidly become a standard tool in a number of natural sciences. Despite its overwhelming success, there is a distinct lack of mathematical foundations and the inner workings of the algorithm are not well understood. The purpose of this paper is to prove that t-SNE is able to recover well-separated clusters; more precisely, we prove that t-SNE in the `early exaggeration' phase, an optimization technique proposed by van der Maaten &amp; Hinton (2008) and van der Maaten (2014), can be rigorously analyzed. As a byproduct, the proof suggests novel ways for setting the exaggeration parameter $\\alpha$ and step size $h$. Numerical examples illustrate the effectiveness of these rules: in particular, the quality of embedding of topological structures (e.g. the swiss roll) improves. We also discuss a connection to spectral clustering methods.&quot;,&quot;issue&quot;:&quot;2&quot;,&quot;volume&quot;:&quot;1&quot;},&quot;isTemporary&quot;:false}]},{&quot;citationID&quot;:&quot;MENDELEY_CITATION_26ef0bf6-4135-4dc5-ac9f-f620c78b423f&quot;,&quot;properties&quot;:{&quot;noteIndex&quot;:0},&quot;isEdited&quot;:false,&quot;manualOverride&quot;:{&quot;isManuallyOverridden&quot;:false,&quot;citeprocText&quot;:&quot;[3]&quot;,&quot;manualOverrideText&quot;:&quot;&quot;},&quot;citationTag&quot;:&quot;MENDELEY_CITATION_v3_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&quot;,&quot;citationItems&quot;:[{&quot;id&quot;:&quot;a561754a-2732-320c-8e8e-018a8b70b9fd&quot;,&quot;itemData&quot;:{&quot;type&quot;:&quot;article-journal&quot;,&quot;id&quot;:&quot;a561754a-2732-320c-8e8e-018a8b70b9fd&quot;,&quot;title&quot;:&quot;UMAP: Uniform Manifold Approximation and Projection&quot;,&quot;author&quot;:[{&quot;family&quot;:&quot;McInnes&quot;,&quot;given&quot;:&quot;Leland&quot;,&quot;parse-names&quot;:false,&quot;dropping-particle&quot;:&quot;&quot;,&quot;non-dropping-particle&quot;:&quot;&quot;},{&quot;family&quot;:&quot;Healy&quot;,&quot;given&quot;:&quot;John&quot;,&quot;parse-names&quot;:false,&quot;dropping-particle&quot;:&quot;&quot;,&quot;non-dropping-particle&quot;:&quot;&quot;},{&quot;family&quot;:&quot;Saul&quot;,&quot;given&quot;:&quot;Nathaniel&quot;,&quot;parse-names&quot;:false,&quot;dropping-particle&quot;:&quot;&quot;,&quot;non-dropping-particle&quot;:&quot;&quot;},{&quot;family&quot;:&quot;Großberger&quot;,&quot;given&quot;:&quot;Lukas&quot;,&quot;parse-names&quot;:false,&quot;dropping-particle&quot;:&quot;&quot;,&quot;non-dropping-particle&quot;:&quot;&quot;}],&quot;container-title&quot;:&quot;Journal of Open Source Software&quot;,&quot;container-title-short&quot;:&quot;J Open Source Softw&quot;,&quot;DOI&quot;:&quot;10.21105/joss.00861&quot;,&quot;issued&quot;:{&quot;date-parts&quot;:[[2018]]},&quot;abstract&quot;:&quo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quot;,&quot;issue&quot;:&quot;29&quot;,&quot;volume&quot;:&quot;3&quot;},&quot;isTemporary&quot;:false}]},{&quot;citationID&quot;:&quot;MENDELEY_CITATION_7be5f01f-8acc-4ce7-8b06-5934f26369ba&quot;,&quot;properties&quot;:{&quot;noteIndex&quot;:0},&quot;isEdited&quot;:false,&quot;manualOverride&quot;:{&quot;isManuallyOverridden&quot;:false,&quot;citeprocText&quot;:&quot;[4]&quot;,&quot;manualOverrideText&quot;:&quot;&quot;},&quot;citationTag&quot;:&quot;MENDELEY_CITATION_v3_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&quot;,&quot;citationItems&quot;:[{&quot;id&quot;:&quot;dd5e0b82-d1ca-32e9-8f43-31d643db7bc4&quot;,&quot;itemData&quot;:{&quot;type&quot;:&quot;article-journal&quot;,&quot;id&quot;:&quot;dd5e0b82-d1ca-32e9-8f43-31d643db7bc4&quot;,&quot;title&quot;:&quot;Unsupervised K-means clustering algorithm&quot;,&quot;author&quot;:[{&quot;family&quot;:&quot;Sinaga&quot;,&quot;given&quot;:&quot;Kristina P.&quot;,&quot;parse-names&quot;:false,&quot;dropping-particle&quot;:&quot;&quot;,&quot;non-dropping-particle&quot;:&quot;&quot;},{&quot;family&quot;:&quot;Yang&quot;,&quot;given&quot;:&quot;Miin Shen&quot;,&quot;parse-names&quot;:false,&quot;dropping-particle&quot;:&quot;&quot;,&quot;non-dropping-particle&quot;:&quot;&quot;}],&quot;container-title&quot;:&quot;IEEE Access&quot;,&quot;DOI&quot;:&quot;10.1109/ACCESS.2020.2988796&quot;,&quot;ISSN&quot;:&quot;21693536&quot;,&quot;issued&quot;:{&quot;date-parts&quot;:[[2020]]},&quot;abstract&quot;:&quot;The k-means algorithm is generally the most known and used clustering method. There are various extensions of k-means to be proposed in the literature. Although it is an unsupervised learning to clustering in pattern recognition and machine learning, the k-means algorithm and its extensions are always influenced by initializations with a necessary number of clusters a priori. That is, the k-means algorithm is not exactly an unsupervised clustering method. In this paper, we construct an unsupervised learning schema for the k-means algorithm so that it is free of initializations without parameter selection and can also simultaneously find an optimal number of clusters. That is, we propose a novel unsupervised k-means (U-k-means) clustering algorithm with automatically finding an optimal number of clusters without giving any initialization and parameter selection. The computational complexity of the proposed U-k-means clustering algorithm is also analyzed. Comparisons between the proposed U-k-means and other existing methods are made. Experimental results and comparisons actually demonstrate these good aspects of the proposed U-k-means clustering algorithm.&quot;,&quot;volume&quot;:&quot;8&quot;,&quot;container-title-short&quot;:&quot;&quot;},&quot;isTemporary&quot;:false}]},{&quot;citationID&quot;:&quot;MENDELEY_CITATION_d22a2045-141c-4907-97c6-a8f90441d8da&quot;,&quot;properties&quot;:{&quot;noteIndex&quot;:0},&quot;isEdited&quot;:false,&quot;manualOverride&quot;:{&quot;isManuallyOverridden&quot;:false,&quot;citeprocText&quot;:&quot;[5]&quot;,&quot;manualOverrideText&quot;:&quot;&quot;},&quot;citationTag&quot;:&quot;MENDELEY_CITATION_v3_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&quot;,&quot;citationItems&quot;:[{&quot;id&quot;:&quot;7896a5ed-a9c0-3858-95a4-e525fcde4b67&quot;,&quot;itemData&quot;:{&quot;type&quot;:&quot;article-journal&quot;,&quot;id&quot;:&quot;7896a5ed-a9c0-3858-95a4-e525fcde4b67&quot;,&quot;title&quot;:&quot;DBSCAN revisited, revisited: Why and how you should (still) use DBSCAN&quot;,&quot;author&quot;:[{&quot;family&quot;:&quot;Schubert&quot;,&quot;given&quot;:&quot;Erich&quot;,&quot;parse-names&quot;:false,&quot;dropping-particle&quot;:&quot;&quot;,&quot;non-dropping-particle&quot;:&quot;&quot;},{&quot;family&quot;:&quot;Sander&quot;,&quot;given&quot;:&quot;Jörg&quot;,&quot;parse-names&quot;:false,&quot;dropping-particle&quot;:&quot;&quot;,&quot;non-dropping-particle&quot;:&quot;&quot;},{&quot;family&quot;:&quot;Ester&quot;,&quot;given&quot;:&quot;Martin&quot;,&quot;parse-names&quot;:false,&quot;dropping-particle&quot;:&quot;&quot;,&quot;non-dropping-particle&quot;:&quot;&quot;},{&quot;family&quot;:&quot;Kriegel&quot;,&quot;given&quot;:&quot;Hans Peter&quot;,&quot;parse-names&quot;:false,&quot;dropping-particle&quot;:&quot;&quot;,&quot;non-dropping-particle&quot;:&quot;&quot;},{&quot;family&quot;:&quot;Xu&quot;,&quot;given&quot;:&quot;Xiaowei&quot;,&quot;parse-names&quot;:false,&quot;dropping-particle&quot;:&quot;&quot;,&quot;non-dropping-particle&quot;:&quot;&quot;}],&quot;container-title&quot;:&quot;ACM Transactions on Database Systems&quot;,&quot;DOI&quot;:&quot;10.1145/3068335&quot;,&quot;ISSN&quot;:&quot;15574644&quot;,&quot;issued&quot;:{&quot;date-parts&quot;:[[2017]]},&quot;abstract&quot;:&quot;At SIGMOD 2015, an article was presented with the title \&quot;DBSCAN Revisited: Mis-Claim, Un-Fixability, and Approximation\&quot; that won the conference's best paper award. In this technical correspondence, we want to point out some inaccuracies in the way DBSCAN was represented, and why the criticism should have been directed at the assumption about the performance of spatial index structures such as R-trees and not at an algorithm that can use such indexes. We will also discuss the relationship of DBSCAN performance and the indexability of the dataset, and discuss some heuristics for choosing appropriate DBSCAN parameters. Some indicators of bad parameters will be proposed to help guide future users of this algorithm in choosing parameters such as to obtain both meaningful results and good performance. In new experiments, we show that the new SIGMOD 2015 methods do not appear to offer practical benefits if the DBSCAN parameters are well chosen and thus they are primarily of theoretical interest. In conclusion, the original DBSCAN algorithm with effective indexes and reasonably chosen parameter values performs competitively compared to the method proposed by Gan and Tao.&quot;,&quot;issue&quot;:&quot;3&quot;,&quot;volume&quot;:&quot;42&quot;,&quot;container-title-short&quot;:&quot;&quot;},&quot;isTemporary&quot;:false}]},{&quot;citationID&quot;:&quot;MENDELEY_CITATION_0444ee81-0761-4f4e-9981-3a8609116832&quot;,&quot;properties&quot;:{&quot;noteIndex&quot;:0},&quot;isEdited&quot;:false,&quot;manualOverride&quot;:{&quot;isManuallyOverridden&quot;:false,&quot;citeprocText&quot;:&quot;[6], [7]&quot;,&quot;manualOverrideText&quot;:&quot;&quot;},&quot;citationTag&quot;:&quot;MENDELEY_CITATION_v3_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&quot;,&quot;citationItems&quot;:[{&quot;id&quot;:&quot;5ed3e3fb-be71-3af6-97db-a79a435db7af&quot;,&quot;itemData&quot;:{&quot;type&quot;:&quot;article-journal&quot;,&quot;id&quot;:&quot;5ed3e3fb-be71-3af6-97db-a79a435db7af&quot;,&quot;title&quot;:&quot;Towards the Automatic and Schedule-Aware Alerting of Internetwork Time Series&quot;,&quot;author&quot;:[{&quot;family&quot;:&quot;Perdices&quot;,&quot;given&quot;:&quot;Daniel&quot;,&quot;parse-names&quot;:false,&quot;dropping-particle&quot;:&quot;&quot;,&quot;non-dropping-particle&quot;:&quot;&quot;},{&quot;family&quot;:&quot;Garcia-Dorado&quot;,&quot;given&quot;:&quot;Jose Luis&quot;,&quot;parse-names&quot;:false,&quot;dropping-particle&quot;:&quot;&quot;,&quot;non-dropping-particle&quot;:&quot;&quot;},{&quot;family&quot;:&quot;Ramos&quot;,&quot;given&quot;:&quot;Javier&quot;,&quot;parse-names&quot;:false,&quot;dropping-particle&quot;:&quot;&quot;,&quot;non-dropping-particle&quot;:&quot;&quot;},{&quot;family&quot;:&quot;Pool&quot;,&quot;given&quot;:&quot;Rodrigo&quot;,&quot;parse-names&quot;:false,&quot;dropping-particle&quot;:&quot;&quot;,&quot;non-dropping-particle&quot;:&quot;De&quot;},{&quot;family&quot;:&quot;Aracil&quot;,&quot;given&quot;:&quot;Javier&quot;,&quot;parse-names&quot;:false,&quot;dropping-particle&quot;:&quot;&quot;,&quot;non-dropping-particle&quot;:&quot;&quot;}],&quot;container-title&quot;:&quot;IEEE Access&quot;,&quot;DOI&quot;:&quot;10.1109/ACCESS.2021.3073598&quot;,&quot;ISSN&quot;:&quot;21693536&quot;,&quot;issued&quot;:{&quot;date-parts&quot;:[[2021]]},&quot;abstract&quot;:&quot;A common factor of every network monitoring system is an alerting module for time series. This module aims at triggering a warning when any type of abnormal behavior is detected in the patterns of a time series. Such a search for anomalies can be carried out by network managers as a supervised task such that the thresholds for considering a measurement as an anomaly are set following a manual process. Alternatively, we focus on how to translate such a task to an unsupervised one, thus alleviating network managers' dedication. To this end, we have developed, based on the experience of monitoring dozens of networks, a player of real anomalies. Thus, by recreating real issues, the alerting systems' parametrization can be carried out without supervision. Additionally, as a novelty, we propose to consider the network managers' workforce as a significant parameter to configure the thresholds of the alerting module - essentially, avoiding triggering alarms that will hardly receive attention. Then, we propose to measure and rank alarms by relevance, and relate them to the time to be solved for constructing, eventually, automatic schedules for the members of the staff - according to their time availability. Finally, all these proposals have been put into practice in various deployments of monitoring systems on networks in operation, which gives us evidence of its usefulness and low demand for resources.&quot;,&quot;volume&quot;:&quot;9&quot;,&quot;container-title-short&quot;:&quot;&quot;},&quot;isTemporary&quot;:false},{&quot;id&quot;:&quot;34d0330d-853f-3437-abc2-c02e1f24c632&quot;,&quot;itemData&quot;:{&quot;type&quot;:&quot;article-journal&quot;,&quot;id&quot;:&quot;34d0330d-853f-3437-abc2-c02e1f24c632&quot;,&quot;title&quot;:&quot;Deep-FDA: Using Functional Data Analysis and Neural Networks to Characterize Network Services Time Series&quot;,&quot;author&quot;:[{&quot;family&quot;:&quot;Perdices&quot;,&quot;given&quot;:&quot;Daniel&quot;,&quot;parse-names&quot;:false,&quot;dropping-particle&quot;:&quot;&quot;,&quot;non-dropping-particle&quot;:&quot;&quot;},{&quot;family&quot;:&quot;Vergara López&quot;,&quot;given&quot;:&quot;Jorge E.&quot;,&quot;parse-names&quot;:false,&quot;dropping-particle&quot;:&quot;&quot;,&quot;non-dropping-particle&quot;:&quot;De&quot;},{&quot;family&quot;:&quot;Ramos&quot;,&quot;given&quot;:&quot;Javier&quot;,&quot;parse-names&quot;:false,&quot;dropping-particle&quot;:&quot;&quot;,&quot;non-dropping-particle&quot;:&quot;&quot;}],&quot;container-title&quot;:&quot;IEEE Transactions on Network and Service Management&quot;,&quot;DOI&quot;:&quot;10.1109/TNSM.2021.3053835&quot;,&quot;ISSN&quot;:&quot;19324537&quot;,&quot;issued&quot;:{&quot;date-parts&quot;:[[2021]]},&quot;abstract&quot;:&quot;In network management, it is important to model baselines, trends, and regular behaviors to adequately deliver network services. However, their characterization is complex, so network operation and system alarming become a challenge. Several problems exist: Gaussian assumptions cannot be made, time series have different trends, and it is difficult to reduce their dimensionality. To overcome this situation, we propose Deep-FDA, a novel approach for network service modeling that combines functional data analysis (FDA) and neural networks. Specifically, we explore the use of functional clustering and functional depth measurements to characterize network services with time series generated from enriched flow records, showing how this method can detect different separated trends. Moreover, we augment this statistical approach with the use of autoencoder neural networks, improving the classification results. To evaluate and check the applicability of our proposal, we performed experiments with synthetic and real-world data, where we show graphically and numerically the performance of our method compared to other state-of-the-art alternatives. We also exemplify its application in different network management use cases. The results show that FDA and neural networks are complementary, as they can help each other to improve the drawbacks that both analysis methods have when are applied separately.&quot;,&quot;issue&quot;:&quot;1&quot;,&quot;volume&quot;:&quot;18&quot;,&quot;container-title-short&quot;:&quot;&quot;},&quot;isTemporary&quot;:false}]},{&quot;citationID&quot;:&quot;MENDELEY_CITATION_cd1680da-0b1b-4c29-9066-37c19cfe9e8d&quot;,&quot;properties&quot;:{&quot;noteIndex&quot;:0},&quot;isEdited&quot;:false,&quot;manualOverride&quot;:{&quot;isManuallyOverridden&quot;:false,&quot;citeprocText&quot;:&quot;[6]&quot;,&quot;manualOverrideText&quot;:&quot;&quot;},&quot;citationTag&quot;:&quot;MENDELEY_CITATION_v3_eyJjaXRhdGlvbklEIjoiTUVOREVMRVlfQ0lUQVRJT05fY2QxNjgwZGEtMGIxYi00YzI5LTkwNjYtMzdjMTljZmU5ZThk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quot;,&quot;citationItems&quot;:[{&quot;id&quot;:&quot;5ed3e3fb-be71-3af6-97db-a79a435db7af&quot;,&quot;itemData&quot;:{&quot;type&quot;:&quot;article-journal&quot;,&quot;id&quot;:&quot;5ed3e3fb-be71-3af6-97db-a79a435db7af&quot;,&quot;title&quot;:&quot;Towards the Automatic and Schedule-Aware Alerting of Internetwork Time Series&quot;,&quot;author&quot;:[{&quot;family&quot;:&quot;Perdices&quot;,&quot;given&quot;:&quot;Daniel&quot;,&quot;parse-names&quot;:false,&quot;dropping-particle&quot;:&quot;&quot;,&quot;non-dropping-particle&quot;:&quot;&quot;},{&quot;family&quot;:&quot;Garcia-Dorado&quot;,&quot;given&quot;:&quot;Jose Luis&quot;,&quot;parse-names&quot;:false,&quot;dropping-particle&quot;:&quot;&quot;,&quot;non-dropping-particle&quot;:&quot;&quot;},{&quot;family&quot;:&quot;Ramos&quot;,&quot;given&quot;:&quot;Javier&quot;,&quot;parse-names&quot;:false,&quot;dropping-particle&quot;:&quot;&quot;,&quot;non-dropping-particle&quot;:&quot;&quot;},{&quot;family&quot;:&quot;Pool&quot;,&quot;given&quot;:&quot;Rodrigo&quot;,&quot;parse-names&quot;:false,&quot;dropping-particle&quot;:&quot;&quot;,&quot;non-dropping-particle&quot;:&quot;De&quot;},{&quot;family&quot;:&quot;Aracil&quot;,&quot;given&quot;:&quot;Javier&quot;,&quot;parse-names&quot;:false,&quot;dropping-particle&quot;:&quot;&quot;,&quot;non-dropping-particle&quot;:&quot;&quot;}],&quot;container-title&quot;:&quot;IEEE Access&quot;,&quot;DOI&quot;:&quot;10.1109/ACCESS.2021.3073598&quot;,&quot;ISSN&quot;:&quot;21693536&quot;,&quot;issued&quot;:{&quot;date-parts&quot;:[[2021]]},&quot;abstract&quot;:&quot;A common factor of every network monitoring system is an alerting module for time series. This module aims at triggering a warning when any type of abnormal behavior is detected in the patterns of a time series. Such a search for anomalies can be carried out by network managers as a supervised task such that the thresholds for considering a measurement as an anomaly are set following a manual process. Alternatively, we focus on how to translate such a task to an unsupervised one, thus alleviating network managers' dedication. To this end, we have developed, based on the experience of monitoring dozens of networks, a player of real anomalies. Thus, by recreating real issues, the alerting systems' parametrization can be carried out without supervision. Additionally, as a novelty, we propose to consider the network managers' workforce as a significant parameter to configure the thresholds of the alerting module - essentially, avoiding triggering alarms that will hardly receive attention. Then, we propose to measure and rank alarms by relevance, and relate them to the time to be solved for constructing, eventually, automatic schedules for the members of the staff - according to their time availability. Finally, all these proposals have been put into practice in various deployments of monitoring systems on networks in operation, which gives us evidence of its usefulness and low demand for resources.&quot;,&quot;volume&quot;:&quot;9&quot;,&quot;container-title-short&quot;:&quot;&quot;},&quot;isTemporary&quot;:false}]},{&quot;citationID&quot;:&quot;MENDELEY_CITATION_64d422b0-ea25-4ed6-b6ce-5d3842d71bc8&quot;,&quot;properties&quot;:{&quot;noteIndex&quot;:0},&quot;isEdited&quot;:false,&quot;manualOverride&quot;:{&quot;isManuallyOverridden&quot;:false,&quot;citeprocText&quot;:&quot;[6]&quot;,&quot;manualOverrideText&quot;:&quot;&quot;},&quot;citationTag&quot;:&quot;MENDELEY_CITATION_v3_eyJjaXRhdGlvbklEIjoiTUVOREVMRVlfQ0lUQVRJT05fNjRkNDIyYjAtZWEyNS00ZWQ2LWI2Y2UtNWQzODQyZDcxYmM4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quot;,&quot;citationItems&quot;:[{&quot;id&quot;:&quot;5ed3e3fb-be71-3af6-97db-a79a435db7af&quot;,&quot;itemData&quot;:{&quot;type&quot;:&quot;article-journal&quot;,&quot;id&quot;:&quot;5ed3e3fb-be71-3af6-97db-a79a435db7af&quot;,&quot;title&quot;:&quot;Towards the Automatic and Schedule-Aware Alerting of Internetwork Time Series&quot;,&quot;author&quot;:[{&quot;family&quot;:&quot;Perdices&quot;,&quot;given&quot;:&quot;Daniel&quot;,&quot;parse-names&quot;:false,&quot;dropping-particle&quot;:&quot;&quot;,&quot;non-dropping-particle&quot;:&quot;&quot;},{&quot;family&quot;:&quot;Garcia-Dorado&quot;,&quot;given&quot;:&quot;Jose Luis&quot;,&quot;parse-names&quot;:false,&quot;dropping-particle&quot;:&quot;&quot;,&quot;non-dropping-particle&quot;:&quot;&quot;},{&quot;family&quot;:&quot;Ramos&quot;,&quot;given&quot;:&quot;Javier&quot;,&quot;parse-names&quot;:false,&quot;dropping-particle&quot;:&quot;&quot;,&quot;non-dropping-particle&quot;:&quot;&quot;},{&quot;family&quot;:&quot;Pool&quot;,&quot;given&quot;:&quot;Rodrigo&quot;,&quot;parse-names&quot;:false,&quot;dropping-particle&quot;:&quot;&quot;,&quot;non-dropping-particle&quot;:&quot;De&quot;},{&quot;family&quot;:&quot;Aracil&quot;,&quot;given&quot;:&quot;Javier&quot;,&quot;parse-names&quot;:false,&quot;dropping-particle&quot;:&quot;&quot;,&quot;non-dropping-particle&quot;:&quot;&quot;}],&quot;container-title&quot;:&quot;IEEE Access&quot;,&quot;DOI&quot;:&quot;10.1109/ACCESS.2021.3073598&quot;,&quot;ISSN&quot;:&quot;21693536&quot;,&quot;issued&quot;:{&quot;date-parts&quot;:[[2021]]},&quot;abstract&quot;:&quot;A common factor of every network monitoring system is an alerting module for time series. This module aims at triggering a warning when any type of abnormal behavior is detected in the patterns of a time series. Such a search for anomalies can be carried out by network managers as a supervised task such that the thresholds for considering a measurement as an anomaly are set following a manual process. Alternatively, we focus on how to translate such a task to an unsupervised one, thus alleviating network managers' dedication. To this end, we have developed, based on the experience of monitoring dozens of networks, a player of real anomalies. Thus, by recreating real issues, the alerting systems' parametrization can be carried out without supervision. Additionally, as a novelty, we propose to consider the network managers' workforce as a significant parameter to configure the thresholds of the alerting module - essentially, avoiding triggering alarms that will hardly receive attention. Then, we propose to measure and rank alarms by relevance, and relate them to the time to be solved for constructing, eventually, automatic schedules for the members of the staff - according to their time availability. Finally, all these proposals have been put into practice in various deployments of monitoring systems on networks in operation, which gives us evidence of its usefulness and low demand for resources.&quot;,&quot;volume&quot;:&quot;9&quot;,&quot;container-title-short&quot;:&quot;&quot;},&quot;isTemporary&quot;:false}]},{&quot;citationID&quot;:&quot;MENDELEY_CITATION_8de9225d-acd1-4c9b-a4a7-e56e8db91164&quot;,&quot;properties&quot;:{&quot;noteIndex&quot;:0},&quot;isEdited&quot;:false,&quot;manualOverride&quot;:{&quot;isManuallyOverridden&quot;:false,&quot;citeprocText&quot;:&quot;[8]&quot;,&quot;manualOverrideText&quot;:&quot;&quot;},&quot;citationTag&quot;:&quot;MENDELEY_CITATION_v3_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&quot;,&quot;citationItems&quot;:[{&quot;id&quot;:&quot;c2361c9f-a4d4-377f-a17d-35807913d16c&quot;,&quot;itemData&quot;:{&quot;type&quot;:&quot;article-journal&quot;,&quot;id&quot;:&quot;c2361c9f-a4d4-377f-a17d-35807913d16c&quot;,&quot;title&quot;:&quot;Fundamentals of Recurrent Neural Network (RNN) and Long Short-Term Memory (LSTM) network&quot;,&quot;author&quot;:[{&quot;family&quot;:&quot;Sherstinsky&quot;,&quot;given&quot;:&quot;Alex&quot;,&quot;parse-names&quot;:false,&quot;dropping-particle&quot;:&quot;&quot;,&quot;non-dropping-particle&quot;:&quot;&quot;}],&quot;container-title&quot;:&quot;Physica D: Nonlinear Phenomena&quot;,&quot;container-title-short&quot;:&quot;Physica D&quot;,&quot;DOI&quot;:&quot;10.1016/j.physd.2019.132306&quot;,&quot;ISSN&quot;:&quot;01672789&quot;,&quot;issued&quot;:{&quot;date-parts&quot;:[[2020]]},&quot;abstract&quot;:&quot;Because of their effectiveness in broad practical applications, LSTM networks have received a wealth of coverage in scientific journals, technical blogs, and implementation guides. However, in most articles, the inference formulas for the LSTM network and its parent, RNN, are stated axiomatically, while the training formulas are omitted altogether. In addition, the technique of “unrolling” an RNN is routinely presented without justification throughout the literature. The goal of this tutorial is to explain the essential RNN and LSTM fundamentals in a single document. Drawing from concepts in Signal Processing, we formally derive the canonical RNN formulation from differential equations. We then propose and prove a precise statement, which yields the RNN unrolling technique. We also review the difficulties with training the standard RNN and address them by transforming the RNN into the “Vanilla LSTM”1 network through a series of logical arguments. We provide all equations pertaining to the LSTM system together with detailed descriptions of its constituent entities. Albeit unconventional, our choice of notation and the method for presenting the LSTM system emphasizes ease of understanding. As part of the analysis, we identify new opportunities to enrich the LSTM system and incorporate these extensions into the Vanilla LSTM network, producing the most general LSTM variant to date. The target reader has already been exposed to RNNs and LSTM networks through numerous available resources and is open to an alternative pedagogical approach. A Machine Learning practitioner seeking guidance for implementing our new augmented LSTM model in software for experimentation and research will find the insights and derivations in this treatise valuable as well.&quot;,&quot;volume&quot;:&quot;404&quot;},&quot;isTemporary&quot;:false}]},{&quot;citationID&quot;:&quot;MENDELEY_CITATION_e73ca40c-c816-43ab-9b8a-79482849cfa3&quot;,&quot;properties&quot;:{&quot;noteIndex&quot;:0},&quot;isEdited&quot;:false,&quot;manualOverride&quot;:{&quot;isManuallyOverridden&quot;:false,&quot;citeprocText&quot;:&quot;[6]&quot;,&quot;manualOverrideText&quot;:&quot;&quot;},&quot;citationTag&quot;:&quot;MENDELEY_CITATION_v3_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&quot;,&quot;citationItems&quot;:[{&quot;id&quot;:&quot;5ed3e3fb-be71-3af6-97db-a79a435db7af&quot;,&quot;itemData&quot;:{&quot;type&quot;:&quot;article-journal&quot;,&quot;id&quot;:&quot;5ed3e3fb-be71-3af6-97db-a79a435db7af&quot;,&quot;title&quot;:&quot;Towards the Automatic and Schedule-Aware Alerting of Internetwork Time Series&quot;,&quot;author&quot;:[{&quot;family&quot;:&quot;Perdices&quot;,&quot;given&quot;:&quot;Daniel&quot;,&quot;parse-names&quot;:false,&quot;dropping-particle&quot;:&quot;&quot;,&quot;non-dropping-particle&quot;:&quot;&quot;},{&quot;family&quot;:&quot;Garcia-Dorado&quot;,&quot;given&quot;:&quot;Jose Luis&quot;,&quot;parse-names&quot;:false,&quot;dropping-particle&quot;:&quot;&quot;,&quot;non-dropping-particle&quot;:&quot;&quot;},{&quot;family&quot;:&quot;Ramos&quot;,&quot;given&quot;:&quot;Javier&quot;,&quot;parse-names&quot;:false,&quot;dropping-particle&quot;:&quot;&quot;,&quot;non-dropping-particle&quot;:&quot;&quot;},{&quot;family&quot;:&quot;Pool&quot;,&quot;given&quot;:&quot;Rodrigo&quot;,&quot;parse-names&quot;:false,&quot;dropping-particle&quot;:&quot;&quot;,&quot;non-dropping-particle&quot;:&quot;De&quot;},{&quot;family&quot;:&quot;Aracil&quot;,&quot;given&quot;:&quot;Javier&quot;,&quot;parse-names&quot;:false,&quot;dropping-particle&quot;:&quot;&quot;,&quot;non-dropping-particle&quot;:&quot;&quot;}],&quot;container-title&quot;:&quot;IEEE Access&quot;,&quot;DOI&quot;:&quot;10.1109/ACCESS.2021.3073598&quot;,&quot;ISSN&quot;:&quot;21693536&quot;,&quot;issued&quot;:{&quot;date-parts&quot;:[[2021]]},&quot;abstract&quot;:&quot;A common factor of every network monitoring system is an alerting module for time series. This module aims at triggering a warning when any type of abnormal behavior is detected in the patterns of a time series. Such a search for anomalies can be carried out by network managers as a supervised task such that the thresholds for considering a measurement as an anomaly are set following a manual process. Alternatively, we focus on how to translate such a task to an unsupervised one, thus alleviating network managers' dedication. To this end, we have developed, based on the experience of monitoring dozens of networks, a player of real anomalies. Thus, by recreating real issues, the alerting systems' parametrization can be carried out without supervision. Additionally, as a novelty, we propose to consider the network managers' workforce as a significant parameter to configure the thresholds of the alerting module - essentially, avoiding triggering alarms that will hardly receive attention. Then, we propose to measure and rank alarms by relevance, and relate them to the time to be solved for constructing, eventually, automatic schedules for the members of the staff - according to their time availability. Finally, all these proposals have been put into practice in various deployments of monitoring systems on networks in operation, which gives us evidence of its usefulness and low demand for resources.&quot;,&quot;volume&quot;:&quot;9&quot;,&quot;container-title-short&quot;:&quot;&quot;},&quot;isTemporary&quot;:false}]},{&quot;citationID&quot;:&quot;MENDELEY_CITATION_3c690f4c-a8fc-43f1-9fff-cfd79fd265e3&quot;,&quot;properties&quot;:{&quot;noteIndex&quot;:0},&quot;isEdited&quot;:false,&quot;manualOverride&quot;:{&quot;isManuallyOverridden&quot;:false,&quot;citeprocText&quot;:&quot;[7]&quot;,&quot;manualOverrideText&quot;:&quot;&quot;},&quot;citationTag&quot;:&quot;MENDELEY_CITATION_v3_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&quot;,&quot;citationItems&quot;:[{&quot;id&quot;:&quot;34d0330d-853f-3437-abc2-c02e1f24c632&quot;,&quot;itemData&quot;:{&quot;type&quot;:&quot;article-journal&quot;,&quot;id&quot;:&quot;34d0330d-853f-3437-abc2-c02e1f24c632&quot;,&quot;title&quot;:&quot;Deep-FDA: Using Functional Data Analysis and Neural Networks to Characterize Network Services Time Series&quot;,&quot;author&quot;:[{&quot;family&quot;:&quot;Perdices&quot;,&quot;given&quot;:&quot;Daniel&quot;,&quot;parse-names&quot;:false,&quot;dropping-particle&quot;:&quot;&quot;,&quot;non-dropping-particle&quot;:&quot;&quot;},{&quot;family&quot;:&quot;Vergara López&quot;,&quot;given&quot;:&quot;Jorge E.&quot;,&quot;parse-names&quot;:false,&quot;dropping-particle&quot;:&quot;&quot;,&quot;non-dropping-particle&quot;:&quot;De&quot;},{&quot;family&quot;:&quot;Ramos&quot;,&quot;given&quot;:&quot;Javier&quot;,&quot;parse-names&quot;:false,&quot;dropping-particle&quot;:&quot;&quot;,&quot;non-dropping-particle&quot;:&quot;&quot;}],&quot;container-title&quot;:&quot;IEEE Transactions on Network and Service Management&quot;,&quot;DOI&quot;:&quot;10.1109/TNSM.2021.3053835&quot;,&quot;ISSN&quot;:&quot;19324537&quot;,&quot;issued&quot;:{&quot;date-parts&quot;:[[2021]]},&quot;abstract&quot;:&quot;In network management, it is important to model baselines, trends, and regular behaviors to adequately deliver network services. However, their characterization is complex, so network operation and system alarming become a challenge. Several problems exist: Gaussian assumptions cannot be made, time series have different trends, and it is difficult to reduce their dimensionality. To overcome this situation, we propose Deep-FDA, a novel approach for network service modeling that combines functional data analysis (FDA) and neural networks. Specifically, we explore the use of functional clustering and functional depth measurements to characterize network services with time series generated from enriched flow records, showing how this method can detect different separated trends. Moreover, we augment this statistical approach with the use of autoencoder neural networks, improving the classification results. To evaluate and check the applicability of our proposal, we performed experiments with synthetic and real-world data, where we show graphically and numerically the performance of our method compared to other state-of-the-art alternatives. We also exemplify its application in different network management use cases. The results show that FDA and neural networks are complementary, as they can help each other to improve the drawbacks that both analysis methods have when are applied separately.&quot;,&quot;issue&quot;:&quot;1&quot;,&quot;volume&quot;:&quot;18&quot;,&quot;container-title-short&quot;:&quot;&quot;},&quot;isTemporary&quot;:false}]},{&quot;citationID&quot;:&quot;MENDELEY_CITATION_35343f5c-971b-416c-aa6d-351a49863077&quot;,&quot;properties&quot;:{&quot;noteIndex&quot;:0},&quot;isEdited&quot;:false,&quot;manualOverride&quot;:{&quot;isManuallyOverridden&quot;:false,&quot;citeprocText&quot;:&quot;[7]&quot;,&quot;manualOverrideText&quot;:&quot;&quot;},&quot;citationTag&quot;:&quot;MENDELEY_CITATION_v3_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&quot;,&quot;citationItems&quot;:[{&quot;id&quot;:&quot;34d0330d-853f-3437-abc2-c02e1f24c632&quot;,&quot;itemData&quot;:{&quot;type&quot;:&quot;article-journal&quot;,&quot;id&quot;:&quot;34d0330d-853f-3437-abc2-c02e1f24c632&quot;,&quot;title&quot;:&quot;Deep-FDA: Using Functional Data Analysis and Neural Networks to Characterize Network Services Time Series&quot;,&quot;author&quot;:[{&quot;family&quot;:&quot;Perdices&quot;,&quot;given&quot;:&quot;Daniel&quot;,&quot;parse-names&quot;:false,&quot;dropping-particle&quot;:&quot;&quot;,&quot;non-dropping-particle&quot;:&quot;&quot;},{&quot;family&quot;:&quot;Vergara López&quot;,&quot;given&quot;:&quot;Jorge E.&quot;,&quot;parse-names&quot;:false,&quot;dropping-particle&quot;:&quot;&quot;,&quot;non-dropping-particle&quot;:&quot;De&quot;},{&quot;family&quot;:&quot;Ramos&quot;,&quot;given&quot;:&quot;Javier&quot;,&quot;parse-names&quot;:false,&quot;dropping-particle&quot;:&quot;&quot;,&quot;non-dropping-particle&quot;:&quot;&quot;}],&quot;container-title&quot;:&quot;IEEE Transactions on Network and Service Management&quot;,&quot;DOI&quot;:&quot;10.1109/TNSM.2021.3053835&quot;,&quot;ISSN&quot;:&quot;19324537&quot;,&quot;issued&quot;:{&quot;date-parts&quot;:[[2021]]},&quot;abstract&quot;:&quot;In network management, it is important to model baselines, trends, and regular behaviors to adequately deliver network services. However, their characterization is complex, so network operation and system alarming become a challenge. Several problems exist: Gaussian assumptions cannot be made, time series have different trends, and it is difficult to reduce their dimensionality. To overcome this situation, we propose Deep-FDA, a novel approach for network service modeling that combines functional data analysis (FDA) and neural networks. Specifically, we explore the use of functional clustering and functional depth measurements to characterize network services with time series generated from enriched flow records, showing how this method can detect different separated trends. Moreover, we augment this statistical approach with the use of autoencoder neural networks, improving the classification results. To evaluate and check the applicability of our proposal, we performed experiments with synthetic and real-world data, where we show graphically and numerically the performance of our method compared to other state-of-the-art alternatives. We also exemplify its application in different network management use cases. The results show that FDA and neural networks are complementary, as they can help each other to improve the drawbacks that both analysis methods have when are applied separately.&quot;,&quot;issue&quot;:&quot;1&quot;,&quot;volume&quot;:&quot;18&quot;,&quot;container-title-short&quot;:&quot;&quot;},&quot;isTemporary&quot;:false}]},{&quot;citationID&quot;:&quot;MENDELEY_CITATION_3e919238-f239-4ac7-9b7d-d3492b2900df&quot;,&quot;properties&quot;:{&quot;noteIndex&quot;:0},&quot;isEdited&quot;:false,&quot;manualOverride&quot;:{&quot;isManuallyOverridden&quot;:false,&quot;citeprocText&quot;:&quot;[9]&quot;,&quot;manualOverrideText&quot;:&quot;&quot;},&quot;citationTag&quot;:&quot;MENDELEY_CITATION_v3_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&quot;,&quot;citationItems&quot;:[{&quot;id&quot;:&quot;787674f1-ebd9-36c5-aaf1-f2d378f7c5f4&quot;,&quot;itemData&quot;:{&quot;type&quot;:&quot;article&quot;,&quot;id&quot;:&quot;787674f1-ebd9-36c5-aaf1-f2d378f7c5f4&quot;,&quot;title&quot;:&quot;Functional principal component analysis for cointegrated functional time series&quot;,&quot;author&quot;:[{&quot;family&quot;:&quot;Seo&quot;,&quot;given&quot;:&quot;Won Ki&quot;,&quot;parse-names&quot;:false,&quot;dropping-particle&quot;:&quot;&quot;,&quot;non-dropping-particle&quot;:&quot;&quot;}],&quot;container-title&quot;:&quot;Journal of Time Series Analysis&quot;,&quot;container-title-short&quot;:&quot;J Time Ser Anal&quot;,&quot;DOI&quot;:&quot;10.1111/jtsa.12707&quot;,&quot;ISSN&quot;:&quot;14679892&quot;,&quot;issued&quot;:{&quot;date-parts&quot;:[[2024]]},&quot;abstract&quot;:&quot;Functional principal component analysis (FPCA) has played an important role in the development of functional time series analysis. This note investigates how FPCA can be used to analyze cointegrated functional time series and proposes a modification of FPCA as a novel statistical tool. Our modified FPCA not only provides an asymptotically more efficient estimator of the cointegrating vectors, but also leads to novel FPCA-based tests for examining essential properties of cointegrated functional time series.&quot;,&quot;issue&quot;:&quot;2&quot;,&quot;volume&quot;:&quot;45&quot;},&quot;isTemporary&quot;:false}]},{&quot;citationID&quot;:&quot;MENDELEY_CITATION_2a0dd64e-826f-4af9-8706-3c93ed9db8e2&quot;,&quot;properties&quot;:{&quot;noteIndex&quot;:0},&quot;isEdited&quot;:false,&quot;manualOverride&quot;:{&quot;isManuallyOverridden&quot;:false,&quot;citeprocText&quot;:&quot;[10]&quot;,&quot;manualOverrideText&quot;:&quot;&quot;},&quot;citationTag&quot;:&quot;MENDELEY_CITATION_v3_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&quot;,&quot;citationItems&quot;:[{&quot;id&quot;:&quot;db23bbb6-b7b7-3319-a833-6d03e5ce9877&quot;,&quot;itemData&quot;:{&quot;type&quot;:&quot;article-journal&quot;,&quot;id&quot;:&quot;db23bbb6-b7b7-3319-a833-6d03e5ce9877&quot;,&quot;title&quot;:&quot;Deep learning for time series classification: a review&quot;,&quot;author&quot;:[{&quot;family&quot;:&quot;Ismail Fawaz&quot;,&quot;given&quot;:&quot;Hassan&quot;,&quot;parse-names&quot;:false,&quot;dropping-particle&quot;:&quot;&quot;,&quot;non-dropping-particle&quot;:&quot;&quot;},{&quot;family&quot;:&quot;Forestier&quot;,&quot;given&quot;:&quot;Germain&quot;,&quot;parse-names&quot;:false,&quot;dropping-particle&quot;:&quot;&quot;,&quot;non-dropping-particle&quot;:&quot;&quot;},{&quot;family&quot;:&quot;Weber&quot;,&quot;given&quot;:&quot;Jonathan&quot;,&quot;parse-names&quot;:false,&quot;dropping-particle&quot;:&quot;&quot;,&quot;non-dropping-particle&quot;:&quot;&quot;},{&quot;family&quot;:&quot;Idoumghar&quot;,&quot;given&quot;:&quot;Lhassane&quot;,&quot;parse-names&quot;:false,&quot;dropping-particle&quot;:&quot;&quot;,&quot;non-dropping-particle&quot;:&quot;&quot;},{&quot;family&quot;:&quot;Muller&quot;,&quot;given&quot;:&quot;Pierre Alain&quot;,&quot;parse-names&quot;:false,&quot;dropping-particle&quot;:&quot;&quot;,&quot;non-dropping-particle&quot;:&quot;&quot;}],&quot;container-title&quot;:&quot;Data Mining and Knowledge Discovery&quot;,&quot;container-title-short&quot;:&quot;Data Min Knowl Discov&quot;,&quot;DOI&quot;:&quot;10.1007/s10618-019-00619-1&quot;,&quot;ISSN&quot;:&quot;1573756X&quot;,&quot;issued&quot;:{&quot;date-parts&quot;:[[2019]]},&quot;abstract&quot;:&quo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quot;,&quot;issue&quot;:&quot;4&quot;,&quot;volume&quot;:&quot;33&quot;},&quot;isTemporary&quot;:false}]},{&quot;citationID&quot;:&quot;MENDELEY_CITATION_bb732715-44f4-487a-aee1-16b5dc149f6b&quot;,&quot;properties&quot;:{&quot;noteIndex&quot;:0},&quot;isEdited&quot;:false,&quot;manualOverride&quot;:{&quot;isManuallyOverridden&quot;:false,&quot;citeprocText&quot;:&quot;[11]&quot;,&quot;manualOverrideText&quot;:&quot;&quot;},&quot;citationTag&quot;:&quot;MENDELEY_CITATION_v3_eyJjaXRhdGlvbklEIjoiTUVOREVMRVlfQ0lUQVRJT05fYmI3MzI3MTUtNDRmNC00ODdhLWFlZTEtMTZiNWRjMTQ5ZjZi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quot;,&quot;citationItems&quot;:[{&quot;id&quot;:&quot;cc516813-17a2-36f8-8cc4-79b21d26c56e&quot;,&quot;itemData&quot;:{&quot;type&quot;:&quot;article&quot;,&quot;id&quot;:&quot;cc516813-17a2-36f8-8cc4-79b21d26c56e&quot;,&quot;title&quot;:&quot;Time-series forecasting with deep learning: A survey&quot;,&quot;author&quot;:[{&quot;family&quot;:&quot;Lim&quot;,&quot;given&quot;:&quot;Bryan&quot;,&quot;parse-names&quot;:false,&quot;dropping-particle&quot;:&quot;&quot;,&quot;non-dropping-particle&quot;:&quot;&quot;},{&quot;family&quot;:&quot;Zohren&quot;,&quot;given&quot;:&quot;Stefan&quot;,&quot;parse-names&quot;:false,&quot;dropping-particle&quot;:&quot;&quot;,&quot;non-dropping-particle&quot;:&quot;&quot;}],&quot;container-title&quot;:&quot;Philosophical Transactions of the Royal Society A: Mathematical, Physical and Engineering Sciences&quot;,&quot;DOI&quot;:&quot;10.1098/rsta.2020.0209&quot;,&quot;ISSN&quot;:&quot;1364503X&quot;,&quot;issued&quot;:{&quot;date-parts&quot;:[[2021]]},&quot;abstract&quot;:&quot;Numerous deep learning architectures have been developed to accommodate the diversity of time-series datasets across different domains. In this article, we survey common encoder and decoder designs used in both one-step-ahead and multi-horizon time-series forecasting - 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 This article is part of the theme issue 'Machine learning for weather and climate modelling'.&quot;,&quot;issue&quot;:&quot;2194&quot;,&quot;volume&quot;:&quot;379&quot;,&quot;container-title-short&quot;:&quot;&quot;},&quot;isTemporary&quot;:false}]},{&quot;citationID&quot;:&quot;MENDELEY_CITATION_b8308026-b507-4521-958d-297a1389de2e&quot;,&quot;properties&quot;:{&quot;noteIndex&quot;:0},&quot;isEdited&quot;:false,&quot;manualOverride&quot;:{&quot;isManuallyOverridden&quot;:false,&quot;citeprocText&quot;:&quot;[11]&quot;,&quot;manualOverrideText&quot;:&quot;&quot;},&quot;citationTag&quot;:&quot;MENDELEY_CITATION_v3_eyJjaXRhdGlvbklEIjoiTUVOREVMRVlfQ0lUQVRJT05fYjgzMDgwMjYtYjUwNy00NTIxLTk1OGQtMjk3YTEzODlkZTJl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quot;,&quot;citationItems&quot;:[{&quot;id&quot;:&quot;cc516813-17a2-36f8-8cc4-79b21d26c56e&quot;,&quot;itemData&quot;:{&quot;type&quot;:&quot;article&quot;,&quot;id&quot;:&quot;cc516813-17a2-36f8-8cc4-79b21d26c56e&quot;,&quot;title&quot;:&quot;Time-series forecasting with deep learning: A survey&quot;,&quot;author&quot;:[{&quot;family&quot;:&quot;Lim&quot;,&quot;given&quot;:&quot;Bryan&quot;,&quot;parse-names&quot;:false,&quot;dropping-particle&quot;:&quot;&quot;,&quot;non-dropping-particle&quot;:&quot;&quot;},{&quot;family&quot;:&quot;Zohren&quot;,&quot;given&quot;:&quot;Stefan&quot;,&quot;parse-names&quot;:false,&quot;dropping-particle&quot;:&quot;&quot;,&quot;non-dropping-particle&quot;:&quot;&quot;}],&quot;container-title&quot;:&quot;Philosophical Transactions of the Royal Society A: Mathematical, Physical and Engineering Sciences&quot;,&quot;DOI&quot;:&quot;10.1098/rsta.2020.0209&quot;,&quot;ISSN&quot;:&quot;1364503X&quot;,&quot;issued&quot;:{&quot;date-parts&quot;:[[2021]]},&quot;abstract&quot;:&quot;Numerous deep learning architectures have been developed to accommodate the diversity of time-series datasets across different domains. In this article, we survey common encoder and decoder designs used in both one-step-ahead and multi-horizon time-series forecasting - 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 This article is part of the theme issue 'Machine learning for weather and climate modelling'.&quot;,&quot;issue&quot;:&quot;2194&quot;,&quot;volume&quot;:&quot;379&quot;,&quot;container-title-short&quot;:&quot;&quot;},&quot;isTemporary&quot;:false}]},{&quot;citationID&quot;:&quot;MENDELEY_CITATION_286160be-6f9d-4ad5-9b90-39fe9876764a&quot;,&quot;properties&quot;:{&quot;noteIndex&quot;:0},&quot;isEdited&quot;:false,&quot;manualOverride&quot;:{&quot;isManuallyOverridden&quot;:false,&quot;citeprocText&quot;:&quot;[12], [13]&quot;,&quot;manualOverrideText&quot;:&quot;&quot;},&quot;citationTag&quot;:&quot;MENDELEY_CITATION_v3_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&quot;,&quot;citationItems&quot;:[{&quot;id&quot;:&quot;fac921fe-3aa3-3f14-acfb-d6f39fb7df10&quot;,&quot;itemData&quot;:{&quot;type&quot;:&quot;article&quot;,&quot;id&quot;:&quot;fac921fe-3aa3-3f14-acfb-d6f39fb7df10&quot;,&quot;title&quot;:&quot;Deep Neural Networks as Scientific Models&quot;,&quot;author&quot;:[{&quot;family&quot;:&quot;Cichy&quot;,&quot;given&quot;:&quot;Radoslaw M.&quot;,&quot;parse-names&quot;:false,&quot;dropping-particle&quot;:&quot;&quot;,&quot;non-dropping-particle&quot;:&quot;&quot;},{&quot;family&quot;:&quot;Kaiser&quot;,&quot;given&quot;:&quot;Daniel&quot;,&quot;parse-names&quot;:false,&quot;dropping-particle&quot;:&quot;&quot;,&quot;non-dropping-particle&quot;:&quot;&quot;}],&quot;container-title&quot;:&quot;Trends in Cognitive Sciences&quot;,&quot;container-title-short&quot;:&quot;Trends Cogn Sci&quot;,&quot;DOI&quot;:&quot;10.1016/j.tics.2019.01.009&quot;,&quot;ISSN&quot;:&quot;1879307X&quot;,&quot;issued&quot;:{&quot;date-parts&quot;:[[2019]]},&quot;abstract&quot;:&quot;Artificial deep neural networks (DNNs) initially inspired by the brain enable computers to solve cognitive tasks at which humans excel. In the absence of explanations for such cognitive phenomena, in turn cognitive scientists have started using DNNs as models to investigate biological cognition and its neural basis, creating heated debate. Here, we reflect on the case from the perspective of philosophy of science. After putting DNNs as scientific models into context, we discuss how DNNs can fruitfully contribute to cognitive science. We claim that beyond their power to provide predictions and explanations of cognitive phenomena, DNNs have the potential to contribute to an often overlooked but ubiquitous and fundamental use of scientific models: exploration.&quot;,&quot;issue&quot;:&quot;4&quot;,&quot;volume&quot;:&quot;23&quot;},&quot;isTemporary&quot;:false},{&quot;id&quot;:&quot;78b6d384-b3d8-309b-9402-21dc57c9c1d9&quot;,&quot;itemData&quot;:{&quot;type&quot;:&quot;article-journal&quot;,&quot;id&quot;:&quot;78b6d384-b3d8-309b-9402-21dc57c9c1d9&quot;,&quot;title&quot;:&quot;Improved prediction of behavioral and neural similarity spaces using pruned DNNs&quot;,&quot;author&quot;:[{&quot;family&quot;:&quot;Tarigopula&quot;,&quot;given&quot;:&quot;Priya&quot;,&quot;parse-names&quot;:false,&quot;dropping-particle&quot;:&quot;&quot;,&quot;non-dropping-particle&quot;:&quot;&quot;},{&quot;family&quot;:&quot;Fairhall&quot;,&quot;given&quot;:&quot;Scott Laurence&quot;,&quot;parse-names&quot;:false,&quot;dropping-particle&quot;:&quot;&quot;,&quot;non-dropping-particle&quot;:&quot;&quot;},{&quot;family&quot;:&quot;Bavaresco&quot;,&quot;given&quot;:&quot;Anna&quot;,&quot;parse-names&quot;:false,&quot;dropping-particle&quot;:&quot;&quot;,&quot;non-dropping-particle&quot;:&quot;&quot;},{&quot;family&quot;:&quot;Truong&quot;,&quot;given&quot;:&quot;Nhut&quot;,&quot;parse-names&quot;:false,&quot;dropping-particle&quot;:&quot;&quot;,&quot;non-dropping-particle&quot;:&quot;&quot;},{&quot;family&quot;:&quot;Hasson&quot;,&quot;given&quot;:&quot;Uri&quot;,&quot;parse-names&quot;:false,&quot;dropping-particle&quot;:&quot;&quot;,&quot;non-dropping-particle&quot;:&quot;&quot;}],&quot;container-title&quot;:&quot;Neural Networks&quot;,&quot;DOI&quot;:&quot;10.1016/j.neunet.2023.08.049&quot;,&quot;ISSN&quot;:&quot;18792782&quot;,&quot;issued&quot;:{&quot;date-parts&quot;:[[2023]]},&quot;abstract&quot;:&quot;Deep Neural Networks (DNNs) have become an important tool for modeling brain and behavior. One key area of interest has been to apply these networks to model human similarity judgements. Several previous works have used the embeddings from the penultimate layer of vision DNNs and showed that a reweighting of these features improves the fit between human similarity judgments and DNNs. These studies underline the idea that these embeddings form a good basis set but lack the correct level of salience. Here we re-examined the grounds for this idea and on the contrary, we hypothesized that these embeddings, beyond forming a good basis set, also have the correct level of salience to account for similarity judgments. It is just that the huge dimensional embedding needs to be pruned to select those features relevant for the considered domain for which a similarity space is modeled. In Study 1 we supervised DNN pruning based on a subset of human similarity judgments. We found that pruning: i) improved out-of-sample prediction of human similarity judgments from DNN embeddings, ii) produced better alignment with WordNet hierarchy, and iii) retained much higher classification accuracy than reweighting. Study 2 showed that pruning by neurobiological data is highly effective in improving out-of-sample prediction of brain-derived representational dissimilarity matrices from DNN embeddings, at times fleshing out isomorphisms not otherwise observable. Using pruned DNNs, image-level heatmaps can be produced to identify image sections whose features load on dimensions coded by a brain area. Pruning supervised by human brain/behavior therefore effectively identifies alignable dimensions of knowledge between DNNs and humans and constitutes an effective method for understanding the organization of knowledge in neural networks.&quot;,&quot;volume&quot;:&quot;168&quot;,&quot;container-title-short&quot;:&quot;&quot;},&quot;isTemporary&quot;:false}]},{&quot;citationID&quot;:&quot;MENDELEY_CITATION_e34e18ba-4da0-4198-b4d5-3affdbae77b0&quot;,&quot;properties&quot;:{&quot;noteIndex&quot;:0},&quot;isEdited&quot;:false,&quot;manualOverride&quot;:{&quot;isManuallyOverridden&quot;:false,&quot;citeprocText&quot;:&quot;[11]&quot;,&quot;manualOverrideText&quot;:&quot;&quot;},&quot;citationTag&quot;:&quot;MENDELEY_CITATION_v3_eyJjaXRhdGlvbklEIjoiTUVOREVMRVlfQ0lUQVRJT05fZTM0ZTE4YmEtNGRhMC00MTk4LWI0ZDUtM2FmZmRiYWU3N2Iw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quot;,&quot;citationItems&quot;:[{&quot;id&quot;:&quot;cc516813-17a2-36f8-8cc4-79b21d26c56e&quot;,&quot;itemData&quot;:{&quot;type&quot;:&quot;article&quot;,&quot;id&quot;:&quot;cc516813-17a2-36f8-8cc4-79b21d26c56e&quot;,&quot;title&quot;:&quot;Time-series forecasting with deep learning: A survey&quot;,&quot;author&quot;:[{&quot;family&quot;:&quot;Lim&quot;,&quot;given&quot;:&quot;Bryan&quot;,&quot;parse-names&quot;:false,&quot;dropping-particle&quot;:&quot;&quot;,&quot;non-dropping-particle&quot;:&quot;&quot;},{&quot;family&quot;:&quot;Zohren&quot;,&quot;given&quot;:&quot;Stefan&quot;,&quot;parse-names&quot;:false,&quot;dropping-particle&quot;:&quot;&quot;,&quot;non-dropping-particle&quot;:&quot;&quot;}],&quot;container-title&quot;:&quot;Philosophical Transactions of the Royal Society A: Mathematical, Physical and Engineering Sciences&quot;,&quot;DOI&quot;:&quot;10.1098/rsta.2020.0209&quot;,&quot;ISSN&quot;:&quot;1364503X&quot;,&quot;issued&quot;:{&quot;date-parts&quot;:[[2021]]},&quot;abstract&quot;:&quot;Numerous deep learning architectures have been developed to accommodate the diversity of time-series datasets across different domains. In this article, we survey common encoder and decoder designs used in both one-step-ahead and multi-horizon time-series forecasting - 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 This article is part of the theme issue 'Machine learning for weather and climate modelling'.&quot;,&quot;issue&quot;:&quot;2194&quot;,&quot;volume&quot;:&quot;379&quot;,&quot;container-title-short&quot;:&quot;&quot;},&quot;isTemporary&quot;:false}]},{&quot;citationID&quot;:&quot;MENDELEY_CITATION_056be27c-f635-4a6e-8ccb-08d9a46edaa3&quot;,&quot;properties&quot;:{&quot;noteIndex&quot;:0},&quot;isEdited&quot;:false,&quot;manualOverride&quot;:{&quot;isManuallyOverridden&quot;:false,&quot;citeprocText&quot;:&quot;[11]&quot;,&quot;manualOverrideText&quot;:&quot;&quot;},&quot;citationTag&quot;:&quot;MENDELEY_CITATION_v3_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&quot;,&quot;citationItems&quot;:[{&quot;id&quot;:&quot;cc516813-17a2-36f8-8cc4-79b21d26c56e&quot;,&quot;itemData&quot;:{&quot;type&quot;:&quot;article&quot;,&quot;id&quot;:&quot;cc516813-17a2-36f8-8cc4-79b21d26c56e&quot;,&quot;title&quot;:&quot;Time-series forecasting with deep learning: A survey&quot;,&quot;author&quot;:[{&quot;family&quot;:&quot;Lim&quot;,&quot;given&quot;:&quot;Bryan&quot;,&quot;parse-names&quot;:false,&quot;dropping-particle&quot;:&quot;&quot;,&quot;non-dropping-particle&quot;:&quot;&quot;},{&quot;family&quot;:&quot;Zohren&quot;,&quot;given&quot;:&quot;Stefan&quot;,&quot;parse-names&quot;:false,&quot;dropping-particle&quot;:&quot;&quot;,&quot;non-dropping-particle&quot;:&quot;&quot;}],&quot;container-title&quot;:&quot;Philosophical Transactions of the Royal Society A: Mathematical, Physical and Engineering Sciences&quot;,&quot;DOI&quot;:&quot;10.1098/rsta.2020.0209&quot;,&quot;ISSN&quot;:&quot;1364503X&quot;,&quot;issued&quot;:{&quot;date-parts&quot;:[[2021]]},&quot;abstract&quot;:&quot;Numerous deep learning architectures have been developed to accommodate the diversity of time-series datasets across different domains. In this article, we survey common encoder and decoder designs used in both one-step-ahead and multi-horizon time-series forecasting - 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 This article is part of the theme issue 'Machine learning for weather and climate modelling'.&quot;,&quot;issue&quot;:&quot;2194&quot;,&quot;volume&quot;:&quot;379&quot;,&quot;container-title-short&quot;:&quot;&quot;},&quot;isTemporary&quot;:false}]},{&quot;citationID&quot;:&quot;MENDELEY_CITATION_67eb1dc4-baff-48d8-8e79-d8ecef27b28f&quot;,&quot;properties&quot;:{&quot;noteIndex&quot;:0},&quot;isEdited&quot;:false,&quot;manualOverride&quot;:{&quot;isManuallyOverridden&quot;:false,&quot;citeprocText&quot;:&quot;[14]&quot;,&quot;manualOverrideText&quot;:&quot;&quot;},&quot;citationTag&quot;:&quot;MENDELEY_CITATION_v3_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&quot;,&quot;citationItems&quot;:[{&quot;id&quot;:&quot;6def4864-3d59-36da-be8c-5dc004eea0ca&quot;,&quot;itemData&quot;:{&quot;type&quot;:&quot;article-journal&quot;,&quot;id&quot;:&quot;6def4864-3d59-36da-be8c-5dc004eea0ca&quot;,&quot;title&quot;:&quot;A Deep Learning-Based Phishing Detection System Using CNN, LSTM, and LSTM-CNN&quot;,&quot;author&quot;:[{&quot;family&quot;:&quot;Alshingiti&quot;,&quot;given&quot;:&quot;Zainab&quot;,&quot;parse-names&quot;:false,&quot;dropping-particle&quot;:&quot;&quot;,&quot;non-dropping-particle&quot;:&quot;&quot;},{&quot;family&quot;:&quot;Alaqel&quot;,&quot;given&quot;:&quot;Rabeah&quot;,&quot;parse-names&quot;:false,&quot;dropping-particle&quot;:&quot;&quot;,&quot;non-dropping-particle&quot;:&quot;&quot;},{&quot;family&quot;:&quot;Al-Muhtadi&quot;,&quot;given&quot;:&quot;Jalal&quot;,&quot;parse-names&quot;:false,&quot;dropping-particle&quot;:&quot;&quot;,&quot;non-dropping-particle&quot;:&quot;&quot;},{&quot;family&quot;:&quot;Haq&quot;,&quot;given&quot;:&quot;Qazi Emad Ul&quot;,&quot;parse-names&quot;:false,&quot;dropping-particle&quot;:&quot;&quot;,&quot;non-dropping-particle&quot;:&quot;&quot;},{&quot;family&quot;:&quot;Saleem&quot;,&quot;given&quot;:&quot;Kashif&quot;,&quot;parse-names&quot;:false,&quot;dropping-particle&quot;:&quot;&quot;,&quot;non-dropping-particle&quot;:&quot;&quot;},{&quot;family&quot;:&quot;Faheem&quot;,&quot;given&quot;:&quot;Muhammad Hamza&quot;,&quot;parse-names&quot;:false,&quot;dropping-particle&quot;:&quot;&quot;,&quot;non-dropping-particle&quot;:&quot;&quot;}],&quot;container-title&quot;:&quot;Electronics (Switzerland)&quot;,&quot;DOI&quot;:&quot;10.3390/electronics12010232&quot;,&quot;ISSN&quot;:&quot;20799292&quot;,&quot;issued&quot;:{&quot;date-parts&quot;:[[2023]]},&quot;abstract&quot;:&quot;In terms of the Internet and communication, security is the fundamental challenging aspect. There are numerous ways to harm the security of internet users; the most common is phishing, which is a type of attack that aims to steal or misuse a user’s personal information, including account information, identity, passwords, and credit card details. Phishers gather information about the users through mimicking original websites that are indistinguishable to the eye. Sensitive information about the users may be accessed and they might be subject to financial harm or identity theft. Therefore, there is a strong need to develop a system that efficiently detects phishing websites. Three distinct deep learning-based techniques are proposed in this paper to identify phishing websites, including long short-term memory (LSTM) and convolutional neural network (CNN) for comparison, and lastly an LSTM–CNN-based approach. Experimental findings demonstrate the accuracy of the suggested techniques, i.e., 99.2%, 97.6%, and 96.8% for CNN, LSTM–CNN, and LSTM, respectively. The proposed phishing detection method demonstrated by the CNN-based system is superior.&quot;,&quot;issue&quot;:&quot;1&quot;,&quot;volume&quot;:&quot;12&quot;,&quot;container-title-short&quot;:&quot;&quot;},&quot;isTemporary&quot;:false}]},{&quot;citationID&quot;:&quot;MENDELEY_CITATION_bb86d4bd-59cf-41ac-aa29-c878c0b8c2f3&quot;,&quot;properties&quot;:{&quot;noteIndex&quot;:0},&quot;isEdited&quot;:false,&quot;manualOverride&quot;:{&quot;isManuallyOverridden&quot;:false,&quot;citeprocText&quot;:&quot;[8]&quot;,&quot;manualOverrideText&quot;:&quot;&quot;},&quot;citationTag&quot;:&quot;MENDELEY_CITATION_v3_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&quot;,&quot;citationItems&quot;:[{&quot;id&quot;:&quot;c2361c9f-a4d4-377f-a17d-35807913d16c&quot;,&quot;itemData&quot;:{&quot;type&quot;:&quot;article-journal&quot;,&quot;id&quot;:&quot;c2361c9f-a4d4-377f-a17d-35807913d16c&quot;,&quot;title&quot;:&quot;Fundamentals of Recurrent Neural Network (RNN) and Long Short-Term Memory (LSTM) network&quot;,&quot;author&quot;:[{&quot;family&quot;:&quot;Sherstinsky&quot;,&quot;given&quot;:&quot;Alex&quot;,&quot;parse-names&quot;:false,&quot;dropping-particle&quot;:&quot;&quot;,&quot;non-dropping-particle&quot;:&quot;&quot;}],&quot;container-title&quot;:&quot;Physica D: Nonlinear Phenomena&quot;,&quot;container-title-short&quot;:&quot;Physica D&quot;,&quot;DOI&quot;:&quot;10.1016/j.physd.2019.132306&quot;,&quot;ISSN&quot;:&quot;01672789&quot;,&quot;issued&quot;:{&quot;date-parts&quot;:[[2020]]},&quot;abstract&quot;:&quot;Because of their effectiveness in broad practical applications, LSTM networks have received a wealth of coverage in scientific journals, technical blogs, and implementation guides. However, in most articles, the inference formulas for the LSTM network and its parent, RNN, are stated axiomatically, while the training formulas are omitted altogether. In addition, the technique of “unrolling” an RNN is routinely presented without justification throughout the literature. The goal of this tutorial is to explain the essential RNN and LSTM fundamentals in a single document. Drawing from concepts in Signal Processing, we formally derive the canonical RNN formulation from differential equations. We then propose and prove a precise statement, which yields the RNN unrolling technique. We also review the difficulties with training the standard RNN and address them by transforming the RNN into the “Vanilla LSTM”1 network through a series of logical arguments. We provide all equations pertaining to the LSTM system together with detailed descriptions of its constituent entities. Albeit unconventional, our choice of notation and the method for presenting the LSTM system emphasizes ease of understanding. As part of the analysis, we identify new opportunities to enrich the LSTM system and incorporate these extensions into the Vanilla LSTM network, producing the most general LSTM variant to date. The target reader has already been exposed to RNNs and LSTM networks through numerous available resources and is open to an alternative pedagogical approach. A Machine Learning practitioner seeking guidance for implementing our new augmented LSTM model in software for experimentation and research will find the insights and derivations in this treatise valuable as well.&quot;,&quot;volume&quot;:&quot;404&quot;},&quot;isTemporary&quot;:false}]},{&quot;citationID&quot;:&quot;MENDELEY_CITATION_d4bcd531-c038-45c7-8fbd-5de47b901c4e&quot;,&quot;properties&quot;:{&quot;noteIndex&quot;:0},&quot;isEdited&quot;:false,&quot;manualOverride&quot;:{&quot;isManuallyOverridden&quot;:false,&quot;citeprocText&quot;:&quot;[15]&quot;,&quot;manualOverrideText&quot;:&quot;&quot;},&quot;citationTag&quot;:&quot;MENDELEY_CITATION_v3_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&quot;,&quot;citationItems&quot;:[{&quot;id&quot;:&quot;78280b28-e9ac-3fcd-9cb1-6109ca37e640&quot;,&quot;itemData&quot;:{&quot;type&quot;:&quot;article-journal&quot;,&quot;id&quot;:&quot;78280b28-e9ac-3fcd-9cb1-6109ca37e640&quot;,&quot;title&quot;:&quot;Attention-Based Models for Multivariate Time Series Forecasting: Multi-step Solar Irradiation Prediction&quot;,&quot;author&quot;:[{&quot;family&quot;:&quot;Sakib&quot;,&quot;given&quot;:&quot;Sadman&quot;,&quot;parse-names&quot;:false,&quot;dropping-particle&quot;:&quot;&quot;,&quot;non-dropping-particle&quot;:&quot;&quot;},{&quot;family&quot;:&quot;Mahadi&quot;,&quot;given&quot;:&quot;Mahin K.&quot;,&quot;parse-names&quot;:false,&quot;dropping-particle&quot;:&quot;&quot;,&quot;non-dropping-particle&quot;:&quot;&quot;},{&quot;family&quot;:&quot;Abir&quot;,&quot;given&quot;:&quot;Samiur R.&quot;,&quot;parse-names&quot;:false,&quot;dropping-particle&quot;:&quot;&quot;,&quot;non-dropping-particle&quot;:&quot;&quot;},{&quot;family&quot;:&quot;Moon&quot;,&quot;given&quot;:&quot;Al Muzadded&quot;,&quot;parse-names&quot;:false,&quot;dropping-particle&quot;:&quot;&quot;,&quot;non-dropping-particle&quot;:&quot;&quot;},{&quot;family&quot;:&quot;Shafiullah&quot;,&quot;given&quot;:&quot;Ahmad&quot;,&quot;parse-names&quot;:false,&quot;dropping-particle&quot;:&quot;&quot;,&quot;non-dropping-particle&quot;:&quot;&quot;},{&quot;family&quot;:&quot;Ali&quot;,&quot;given&quot;:&quot;Sanjida&quot;,&quot;parse-names&quot;:false,&quot;dropping-particle&quot;:&quot;&quot;,&quot;non-dropping-particle&quot;:&quot;&quot;},{&quot;family&quot;:&quot;Faisal&quot;,&quot;given&quot;:&quot;Fahim&quot;,&quot;parse-names&quot;:false,&quot;dropping-particle&quot;:&quot;&quot;,&quot;non-dropping-particle&quot;:&quot;&quot;},{&quot;family&quot;:&quot;Nishat&quot;,&quot;given&quot;:&quot;Mirza M.&quot;,&quot;parse-names&quot;:false,&quot;dropping-particle&quot;:&quot;&quot;,&quot;non-dropping-particle&quot;:&quot;&quot;}],&quot;container-title&quot;:&quot;Heliyon&quot;,&quot;container-title-short&quot;:&quot;Heliyon&quot;,&quot;DOI&quot;:&quot;10.1016/j.heliyon.2024.e27795&quot;,&quot;ISSN&quot;:&quot;24058440&quot;,&quot;issued&quot;:{&quot;date-parts&quot;:[[2024]]},&quot;abstract&quot;:&quot;Bangladesh's subtropical climate with an abundance of sunlight throughout the greater portion of the year results in increased effectiveness of solar panels. Solar irradiance forecasting is an essential aspect of grid-connected photovoltaic systems to efficiently manage solar power's variation and uncertainty and to assist in balancing power supply and demand. This is why it is essential to forecast solar irradiation accurately. Many meteorological factors influence solar irradiation, which has a high degree of fluctuation and uncertainty. Predicting solar irradiance multiple steps ahead makes it difficult for forecasting models to capture long-term sequential relationships. Attention-based models are widely used in the field of Natural Language Processing for their ability to learn long-term dependencies within sequential data. In this paper, our aim is to present an attention-based model framework for multivariate time series forecasting. Using data from two different locations in Bangladesh with a resolution of 30 min, the Attention-based encoder-decoder, Transformer, and Temporal Fusion Transformer (TFT) models are trained and tested to predict over 24 steps ahead and compared with other forecasting models. According to our findings, adding the attention mechanism significantly increased prediction accuracy and TFT has shown to be more precise than the rest of the algorithms in terms of accuracy and robustness. The obtained mean square error (MSE), the mean absolute error (MAE), and the coefficient of determination (R2) values for TFT are 0.151, 0.212, and 0.815, respectively. In comparison to the benchmark and sequential models (including the Naive, MLP, and Encoder-Decoder models), TFT has a reduction in the MSE and MAE of 8.4–47.9% and 6.1–22.3%, respectively, while R2 is raised by 2.13–26.16%. The ability to incorporate long-distance dependency increases the predictive power of attention models.&quot;,&quot;issue&quot;:&quot;6&quot;,&quot;volume&quot;:&quot;10&quot;},&quot;isTemporary&quot;:false}]},{&quot;citationID&quot;:&quot;MENDELEY_CITATION_ab0904e1-c7ff-43b8-9ff4-8492e755f448&quot;,&quot;properties&quot;:{&quot;noteIndex&quot;:0},&quot;isEdited&quot;:false,&quot;manualOverride&quot;:{&quot;isManuallyOverridden&quot;:false,&quot;citeprocText&quot;:&quot;[16], [17]&quot;,&quot;manualOverrideText&quot;:&quot;&quot;},&quot;citationTag&quot;:&quot;MENDELEY_CITATION_v3_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&quot;,&quot;citationItems&quot;:[{&quot;id&quot;:&quot;319887ad-3afd-3b5e-911b-2243aa4f0723&quot;,&quot;itemData&quot;:{&quot;type&quot;:&quot;article-journal&quot;,&quot;id&quot;:&quot;319887ad-3afd-3b5e-911b-2243aa4f0723&quot;,&quot;title&quot;:&quot;A Practical Guide to Wavelet Analysis&quot;,&quot;author&quot;:[{&quot;family&quot;:&quot;Torrence&quot;,&quot;given&quot;:&quot;Christopher&quot;,&quot;parse-names&quot;:false,&quot;dropping-particle&quot;:&quot;&quot;,&quot;non-dropping-particle&quot;:&quot;&quot;},{&quot;family&quot;:&quot;Compo&quot;,&quot;given&quot;:&quot;Gilbert P.&quot;,&quot;parse-names&quot;:false,&quot;dropping-particle&quot;:&quot;&quot;,&quot;non-dropping-particle&quot;:&quot;&quot;}],&quot;container-title&quot;:&quot;Bulletin of the American Meteorological Society&quot;,&quot;container-title-short&quot;:&quot;Bull Am Meteorol Soc&quot;,&quot;DOI&quot;:&quot;10.1175/1520-0477(1998)079&lt;0061:APGTWA&gt;2.0.CO;2&quot;,&quot;ISSN&quot;:&quot;00030007&quot;,&quot;issued&quot;:{&quot;date-parts&quot;:[[1998]]},&quot;abstract&quot;:&quot;A practical step-by-step guide to wavelet analysis is given, with examples taken from time series of the El NiñoSouthem Oscillation (ENSO). The guide includes a comparison to the windowed Fourier transform, the choice of an appropriate wavelet basis function, edge effects due to finite-length time series, and the relationship between wavelet scale and Fourier frequency. New statistical significance tests for wavelet power spectra are developed by deriving theoretical wavelet spectra for white and red noise processes and using these to establish significance levels and confidence intervals. It is shown that smoothing in time or scale can be used to increase the confidence of the wavelet spectrum. Empirical formulas are given for the effect of smoothing on significance levels and confidence intervals. Extensions to wavelet analysis such as filtering, the power Hovmöller, cross-wavelet spectra, and coherence are described. The statistical significance tests are used to give a quantitative measure of changes in ENSO variance on interdecadal timescales. Using new datasets that extend back to 1871, the Niño3 sea surface temperature and the Southern Oscillation index show significantly higher power during 1880-1920 and 1960-90, and lower power during 1920-60, as well as a possible 15-yr modulation of variance. The power Hovmöller of sea level pressure shows significant variations in 2-8-yr wavelet power in both longitude and time.&quot;,&quot;issue&quot;:&quot;1&quot;,&quot;volume&quot;:&quot;79&quot;},&quot;isTemporary&quot;:false},{&quot;id&quot;:&quot;22470561-f8d2-3c7b-8d48-25f300279611&quot;,&quot;itemData&quot;:{&quot;type&quot;:&quot;article-journal&quot;,&quot;id&quot;:&quot;22470561-f8d2-3c7b-8d48-25f300279611&quot;,&quot;title&quot;:&quot;A Review of Wavelet Analysis and Its Applications: Challenges and Opportunities&quot;,&quot;author&quot;:[{&quot;family&quot;:&quot;Guo&quot;,&quot;given&quot;:&quot;Tiantian&quot;,&quot;parse-names&quot;:false,&quot;dropping-particle&quot;:&quot;&quot;,&quot;non-dropping-particle&quot;:&quot;&quot;},{&quot;family&quot;:&quot;Zhang&quot;,&quot;given&quot;:&quot;Tongpo&quot;,&quot;parse-names&quot;:false,&quot;dropping-particle&quot;:&quot;&quot;,&quot;non-dropping-particle&quot;:&quot;&quot;},{&quot;family&quot;:&quot;Lim&quot;,&quot;given&quot;:&quot;Enggee&quot;,&quot;parse-names&quot;:false,&quot;dropping-particle&quot;:&quot;&quot;,&quot;non-dropping-particle&quot;:&quot;&quot;},{&quot;family&quot;:&quot;Lopez-Benitez&quot;,&quot;given&quot;:&quot;Miguel&quot;,&quot;parse-names&quot;:false,&quot;dropping-particle&quot;:&quot;&quot;,&quot;non-dropping-particle&quot;:&quot;&quot;},{&quot;family&quot;:&quot;Ma&quot;,&quot;given&quot;:&quot;Fei&quot;,&quot;parse-names&quot;:false,&quot;dropping-particle&quot;:&quot;&quot;,&quot;non-dropping-particle&quot;:&quot;&quot;},{&quot;family&quot;:&quot;Yu&quot;,&quot;given&quot;:&quot;Limin&quot;,&quot;parse-names&quot;:false,&quot;dropping-particle&quot;:&quot;&quot;,&quot;non-dropping-particle&quot;:&quot;&quot;}],&quot;container-title&quot;:&quot;IEEE Access&quot;,&quot;DOI&quot;:&quot;10.1109/ACCESS.2022.3179517&quot;,&quot;ISSN&quot;:&quot;21693536&quot;,&quot;issued&quot;:{&quot;date-parts&quot;:[[2022]]},&quot;abstract&quot;:&quot;As a general and rigid mathematical tool, wavelet theory has found many applications and is constantly developing. This article reviews the development history of wavelet theory, from the construction method to the discussion of wavelet properties. Then it focuses on the design and expansion of wavelet transform. The main models and algorithms of wavelet transform are discussed. The construction of rational wavelet transform (RWT) is provided by examples emphasizing the advantages of RWT over traditional wavelet transform through a review of the literature. The combination of wavelet theory and neural networks is one of the key points of the review. The review covers the evolution of Wavelet Neural Network (WNN), the system architecture and algorithm implementation. The review of the literature indicates the advantages and a clear trend of fast development in WNN that can be combined with existing neural network algorithms. This article also introduces the categories of wavelet-based applications. The advantages of wavelet analysis are summarized in terms of application scenarios with a comparison of results. Through the review, new research challenges and gaps have been clarified, which will serve as a guide for potential wavelet-based applications and new system designs.&quot;,&quot;volume&quot;:&quot;10&quot;,&quot;container-title-short&quot;:&quot;&quot;},&quot;isTemporary&quot;:false}]},{&quot;citationID&quot;:&quot;MENDELEY_CITATION_b3cd8a52-976a-44eb-944b-24e957240aae&quot;,&quot;properties&quot;:{&quot;noteIndex&quot;:0},&quot;isEdited&quot;:false,&quot;manualOverride&quot;:{&quot;isManuallyOverridden&quot;:false,&quot;citeprocText&quot;:&quot;[18], [19]&quot;,&quot;manualOverrideText&quot;:&quot;&quot;},&quot;citationTag&quot;:&quot;MENDELEY_CITATION_v3_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&quot;,&quot;citationItems&quot;:[{&quot;id&quot;:&quot;6c987ea1-d2cd-32ea-bd9d-1cc3555cc60e&quot;,&quot;itemData&quot;:{&quot;type&quot;:&quot;chapter&quot;,&quot;id&quot;:&quot;6c987ea1-d2cd-32ea-bd9d-1cc3555cc60e&quot;,&quot;title&quot;:&quot;Fourier Transform&quot;,&quot;author&quot;:[{&quot;family&quot;:&quot;Arrigo&quot;,&quot;given&quot;:&quot;Daniel&quot;,&quot;parse-names&quot;:false,&quot;dropping-particle&quot;:&quot;&quot;,&quot;non-dropping-particle&quot;:&quot;&quot;}],&quot;container-title&quot;:&quot;Synthesis Lectures on Mathematics and Statistics&quot;,&quot;DOI&quot;:&quot;10.1007/978-3-031-22087-6_6&quot;,&quot;ISSN&quot;:&quot;19381751&quot;,&quot;issued&quot;:{&quot;date-parts&quot;:[[2023]]},&quot;abstract&quot;:&quot;Separation of variables is a powerful technique for solving some partial differential equations on finite domains. When the domain become infinite (or semi infinite) this technique doesn’t work and we need a new technique—the Fourier transform. The Fourier transform can be seen as a generalization of the Fourier series when the length of the interval becomes infinite.&quot;,&quot;container-title-short&quot;:&quot;&quot;},&quot;isTemporary&quot;:false},{&quot;id&quot;:&quot;d8575f34-215a-380c-9bb5-a6ae23e41ebc&quot;,&quot;itemData&quot;:{&quot;type&quot;:&quot;article-journal&quot;,&quot;id&quot;:&quot;d8575f34-215a-380c-9bb5-a6ae23e41ebc&quot;,&quot;title&quot;:&quot;Fourier Analysis and Its Application&quot;,&quot;author&quot;:[{&quot;family&quot;:&quot;Zhao&quot;,&quot;given&quot;:&quot;Zinan&quot;,&quot;parse-names&quot;:false,&quot;dropping-particle&quot;:&quot;&quot;,&quot;non-dropping-particle&quot;:&quot;&quot;}],&quot;container-title&quot;:&quot;Highlights in Science, Engineering and Technology&quot;,&quot;DOI&quot;:&quot;10.54097/hset.v38i.5943&quot;,&quot;ISSN&quot;:&quot;2791-0210&quot;,&quot;issued&quot;:{&quot;date-parts&quot;:[[2023]]},&quot;abstract&quot;:&quot;In this article, mathematicianswill give a general summary of Fourier analysis and some of its applications. The Fourier transform will be organized in a developing order, the discrete Fourier transform, Fourier transform on the unit circle and Fourier transform on the real line. Some theorems about the convergence of Fourier series in different forms will be proved in detail. Finally, an estimation of the upper bound of Fourier transform will be discussed. Mathematicianscan prove that it is controlled by the 1-norm of the derivative of f.&quot;,&quot;volume&quot;:&quot;38&quot;,&quot;container-title-short&quot;:&quot;&quot;},&quot;isTemporary&quot;:false}]},{&quot;citationID&quot;:&quot;MENDELEY_CITATION_ad0dcf63-0ddf-4690-922b-12683f64695e&quot;,&quot;properties&quot;:{&quot;noteIndex&quot;:0},&quot;isEdited&quot;:false,&quot;manualOverride&quot;:{&quot;isManuallyOverridden&quot;:false,&quot;citeprocText&quot;:&quot;[20]&quot;,&quot;manualOverrideText&quot;:&quot;&quot;},&quot;citationItems&quot;:[{&quot;id&quot;:&quot;4115870d-ebbf-3bae-925a-d076b7d3c15b&quot;,&quot;itemData&quot;:{&quot;type&quot;:&quot;article-journal&quot;,&quot;id&quot;:&quot;4115870d-ebbf-3bae-925a-d076b7d3c15b&quot;,&quot;title&quot;:&quot;La transformada  wavelet&quot;,&quot;author&quot;:[{&quot;family&quot;:&quot;Montoya&quot;,&quot;given&quot;:&quot;Jesús Rubén Azor&quot;,&quot;parse-names&quot;:false,&quot;dropping-particle&quot;:&quot;&quot;,&quot;non-dropping-particle&quot;:&quot;&quot;}],&quot;container-title&quot;:&quot;Revista de la Universidad de Mendoza&quot;,&quot;ISSN&quot;:&quot;950-624-073-6&quot;,&quot;issued&quot;:{&quot;date-parts&quot;:[[2001]]},&quot;abstract&quot;:&quot;La Teoría de los Wavelets es una rama de la matemática relati­vamente nueva, la cual ha encontrado aplicaciones muy rápidamente en un gran número de disciplinas incluyendo la Física, Análisis Numéri­co, Procesamiento de Señal, Probabilidad y Estadística.La utilidad de la transformada Wavelet es debida al hecho de que puede ser usada para aproximar funciones/señales de acuerdo a escala resolución usando un conjunto de funciones base llamadas wavelets. Los Wavelets permiten representaciones de funciones en las cual se retiene tanto la escala como la información espacial. Muchas funciones pueden ser aproximadas con gran exactitud usando sólo un pequeño número de coeficientes wavelet.La Transformada Wavelet también puede ser usada para repre­sentar económicamente, características de interés localizadas en una señal, lo cual la convierte en un candidato ideal para la extracción de características en contextos de clasificación.La Transformada Wavelet no es estrictamente un método esta­dístico de reconocimiento de patrones, sino que es un método de pre ­procesamiento que permite que los datos sean expresados más sucin­tamente.&quot;,&quot;container-title-short&quot;:&quot;&quot;},&quot;isTemporary&quot;:false}],&quot;citationTag&quot;:&quot;MENDELEY_CITATION_v3_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&quot;},{&quot;citationID&quot;:&quot;MENDELEY_CITATION_cbf256fa-1c6e-48b8-bcca-44d2d3117b51&quot;,&quot;properties&quot;:{&quot;noteIndex&quot;:0},&quot;isEdited&quot;:false,&quot;manualOverride&quot;:{&quot;isManuallyOverridden&quot;:false,&quot;citeprocText&quot;:&quot;[21]&quot;,&quot;manualOverrideText&quot;:&quot;&quot;},&quot;citationTag&quot;:&quot;MENDELEY_CITATION_v3_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&quot;,&quot;citationItems&quot;:[{&quot;id&quot;:&quot;8cd6428f-839b-3820-a6f0-07fec70c6db1&quot;,&quot;itemData&quot;:{&quot;type&quot;:&quot;article-journal&quot;,&quot;id&quot;:&quot;8cd6428f-839b-3820-a6f0-07fec70c6db1&quot;,&quot;title&quot;:&quot;Del análisis de Fourier a las Wavelets - Transformada continua wavelet (CWT)&quot;,&quot;author&quot;:[{&quot;family&quot;:&quot;Cortés&quot;,&quot;given&quot;:&quot;J A&quot;,&quot;parse-names&quot;:false,&quot;dropping-particle&quot;:&quot;&quot;,&quot;non-dropping-particle&quot;:&quot;&quot;},{&quot;family&quot;:&quot;Cano-Garzón&quot;,&quot;given&quot;:&quot;H B&quot;,&quot;parse-names&quot;:false,&quot;dropping-particle&quot;:&quot;&quot;,&quot;non-dropping-particle&quot;:&quot;&quot;},{&quot;family&quot;:&quot;Chaves&quot;,&quot;given&quot;:&quot;J A&quot;,&quot;parse-names&quot;:false,&quot;dropping-particle&quot;:&quot;&quot;,&quot;non-dropping-particle&quot;:&quot;&quot;}],&quot;container-title&quot;:&quot;Scientia et Technica&quot;,&quot;issued&quot;:{&quot;date-parts&quot;:[[2007]]},&quot;abstract&quot;:&quot;On a par with the technological advances mathematical tools have been developed that respond better to the daily necessities of the humanity; so it is the case of the communication processes (Transmission/Reception of signals) that with the passage of time have evolved from leaning in techniques like the Transformed of Fourier with their usual limitations, to calculation strategies which they offer greater advantages like the Transformed Wavelet. This document presents a simple way the basic characteristics of the Wavelets and their applications to engineering, illustrated through some implemented basic examples through Matlab 7.0.&quot;,&quot;issue&quot;:&quot;37&quot;,&quot;volume&quot;:&quot;XIII&quot;,&quot;container-title-short&quot;:&quot;&quot;},&quot;isTemporary&quot;:false}]},{&quot;citationID&quot;:&quot;MENDELEY_CITATION_2aa8ff03-c48b-4498-89ad-2db026ac599a&quot;,&quot;properties&quot;:{&quot;noteIndex&quot;:0},&quot;isEdited&quot;:false,&quot;manualOverride&quot;:{&quot;isManuallyOverridden&quot;:false,&quot;citeprocText&quot;:&quot;[22]&quot;,&quot;manualOverrideText&quot;:&quot;&quot;},&quot;citationTag&quot;:&quot;MENDELEY_CITATION_v3_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&quot;,&quot;citationItems&quot;:[{&quot;id&quot;:&quot;2a9b6135-12b6-3c6b-afc6-92c2869308ab&quot;,&quot;itemData&quot;:{&quot;type&quot;:&quot;article-journal&quot;,&quot;id&quot;:&quot;2a9b6135-12b6-3c6b-afc6-92c2869308ab&quot;,&quot;title&quot;:&quot;El uso de la transformada wavelet discreta en la reconstrucción de señales senosoidales&quot;,&quot;author&quot;:[{&quot;family&quot;:&quot;Nieto&quot;,&quot;given&quot;:&quot;Natalia&quot;,&quot;parse-names&quot;:false,&quot;dropping-particle&quot;:&quot;&quot;,&quot;non-dropping-particle&quot;:&quot;&quot;},{&quot;family&quot;:&quot;Orozco&quot;,&quot;given&quot;:&quot;Diana&quot;,&quot;parse-names&quot;:false,&quot;dropping-particle&quot;:&quot;&quot;,&quot;non-dropping-particle&quot;:&quot;&quot;}],&quot;container-title&quot;:&quot;Scientia Et Technica&quot;,&quot;issued&quot;:{&quot;date-parts&quot;:[[2008]]},&quot;abstract&quot;:&quot;This article introduce a brief explanation of the basics Wavelet’s theory and one of the applications in signals reconstruction. Initially a comparation with Fourier Analysis is made and the importance and necessity of the Wavelet Transform is justify. Then the continuos Wavelet transform is mathematically introduce , the time and frecuency parameters are discretize getting the discrete Wavelet transform, at last is explained the way that a sinusoidal signal can be decomposed and represented using the scale and Wavelet coefficient using as a basis function the Mother Wavelet Haar.&quot;,&quot;issue&quot;:&quot;38&quot;,&quot;volume&quot;:&quot;1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MarcadorDePosición1</b:Tag>
    <b:SourceType>Book</b:SourceType>
    <b:Guid>{B05257E9-F486-4139-BB32-604C3C20C3F2}</b:Guid>
    <b:RefOrder>1</b:RefOrder>
  </b:Source>
</b:Sources>
</file>

<file path=customXml/itemProps1.xml><?xml version="1.0" encoding="utf-8"?>
<ds:datastoreItem xmlns:ds="http://schemas.openxmlformats.org/officeDocument/2006/customXml" ds:itemID="{54FF92D1-9271-42E6-8668-1454DE9EE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14347</Words>
  <Characters>81782</Characters>
  <Application>Microsoft Office Word</Application>
  <DocSecurity>4</DocSecurity>
  <Lines>681</Lines>
  <Paragraphs>191</Paragraphs>
  <ScaleCrop>false</ScaleCrop>
  <Company/>
  <LinksUpToDate>false</LinksUpToDate>
  <CharactersWithSpaces>95938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cp:keywords/>
  <dc:description/>
  <cp:lastModifiedBy>Usuario invitado</cp:lastModifiedBy>
  <cp:revision>1147</cp:revision>
  <cp:lastPrinted>2022-04-12T13:19:00Z</cp:lastPrinted>
  <dcterms:created xsi:type="dcterms:W3CDTF">2024-06-12T02:21:00Z</dcterms:created>
  <dcterms:modified xsi:type="dcterms:W3CDTF">2024-06-18T09:23:00Z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